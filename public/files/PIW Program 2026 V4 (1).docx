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3E1CA83A" w:rsidP="7A826EBB" w:rsidRDefault="3E1CA83A" w14:paraId="2648FCEF" w14:textId="361B54DD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ind w:left="-2" w:hanging="0"/>
        <w:rPr>
          <w:b w:val="1"/>
          <w:bCs w:val="1"/>
          <w:color w:val="000000" w:themeColor="text1" w:themeTint="FF" w:themeShade="FF"/>
          <w:sz w:val="24"/>
          <w:szCs w:val="24"/>
        </w:rPr>
      </w:pPr>
    </w:p>
    <w:p w:rsidRPr="00E372AA" w:rsidR="005940AF" w:rsidP="5763EBA3" w:rsidRDefault="42DACCEF" w14:paraId="4D4B88E6" w14:textId="74D6678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hanging="2"/>
        <w:rPr>
          <w:b/>
          <w:bCs/>
          <w:color w:val="000000"/>
          <w:sz w:val="24"/>
          <w:szCs w:val="24"/>
        </w:rPr>
      </w:pPr>
      <w:r w:rsidRPr="5763EBA3">
        <w:rPr>
          <w:b/>
          <w:bCs/>
          <w:color w:val="000000" w:themeColor="text1"/>
          <w:sz w:val="24"/>
          <w:szCs w:val="24"/>
        </w:rPr>
        <w:t xml:space="preserve"> </w:t>
      </w:r>
      <w:r w:rsidRPr="5763EBA3" w:rsidR="157EFA41">
        <w:rPr>
          <w:b/>
          <w:bCs/>
          <w:color w:val="000000" w:themeColor="text1"/>
          <w:sz w:val="24"/>
          <w:szCs w:val="24"/>
        </w:rPr>
        <w:t xml:space="preserve">Day 1 </w:t>
      </w:r>
    </w:p>
    <w:tbl>
      <w:tblPr>
        <w:tblpPr w:leftFromText="180" w:rightFromText="180" w:vertAnchor="page" w:horzAnchor="margin" w:tblpY="2476"/>
        <w:tblW w:w="9351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000" w:firstRow="0" w:lastRow="0" w:firstColumn="0" w:lastColumn="0" w:noHBand="0" w:noVBand="0"/>
      </w:tblPr>
      <w:tblGrid>
        <w:gridCol w:w="2263"/>
        <w:gridCol w:w="3544"/>
        <w:gridCol w:w="3544"/>
      </w:tblGrid>
      <w:tr w:rsidRPr="00E372AA" w:rsidR="00203B99" w:rsidTr="7A826EBB" w14:paraId="7B6E0813" w14:textId="77777777">
        <w:trPr>
          <w:trHeight w:val="300"/>
        </w:trPr>
        <w:tc>
          <w:tcPr>
            <w:tcW w:w="2263" w:type="dxa"/>
            <w:tcMar/>
          </w:tcPr>
          <w:p w:rsidRPr="00E372AA" w:rsidR="00203B99" w:rsidP="0E792681" w:rsidRDefault="547D95D4" w14:paraId="333C3113" w14:textId="77777777">
            <w:pPr>
              <w:spacing w:after="0" w:line="240" w:lineRule="auto"/>
              <w:ind w:left="0" w:hanging="2"/>
              <w:textDirection w:val="lrTb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 xml:space="preserve">Time </w:t>
            </w:r>
          </w:p>
        </w:tc>
        <w:tc>
          <w:tcPr>
            <w:tcW w:w="7088" w:type="dxa"/>
            <w:gridSpan w:val="2"/>
            <w:tcMar/>
          </w:tcPr>
          <w:p w:rsidRPr="00E372AA" w:rsidR="00203B99" w:rsidP="0E792681" w:rsidRDefault="547D95D4" w14:paraId="27337075" w14:textId="77777777">
            <w:pPr>
              <w:spacing w:after="0" w:line="240" w:lineRule="auto"/>
              <w:ind w:left="0" w:hanging="2"/>
              <w:textDirection w:val="lrTb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 xml:space="preserve">Event </w:t>
            </w:r>
          </w:p>
        </w:tc>
      </w:tr>
      <w:tr w:rsidRPr="00E372AA" w:rsidR="00203B99" w:rsidTr="7A826EBB" w14:paraId="385C4B69" w14:textId="77777777">
        <w:trPr>
          <w:trHeight w:val="300"/>
        </w:trPr>
        <w:tc>
          <w:tcPr>
            <w:tcW w:w="2263" w:type="dxa"/>
            <w:tcMar/>
          </w:tcPr>
          <w:p w:rsidRPr="00E372AA" w:rsidR="00203B99" w:rsidP="0E792681" w:rsidRDefault="547D95D4" w14:paraId="4738BD5C" w14:textId="4A380CE0">
            <w:pPr>
              <w:spacing w:after="0" w:line="240" w:lineRule="auto"/>
              <w:ind w:left="0" w:hanging="2"/>
              <w:textDirection w:val="lrTb"/>
              <w:rPr>
                <w:sz w:val="24"/>
                <w:szCs w:val="24"/>
              </w:rPr>
            </w:pPr>
            <w:r w:rsidRPr="2324063E">
              <w:rPr>
                <w:sz w:val="24"/>
                <w:szCs w:val="24"/>
              </w:rPr>
              <w:t xml:space="preserve">8.30 AM- </w:t>
            </w:r>
            <w:r w:rsidRPr="2324063E" w:rsidR="3C120388">
              <w:rPr>
                <w:sz w:val="24"/>
                <w:szCs w:val="24"/>
              </w:rPr>
              <w:t>9</w:t>
            </w:r>
            <w:r w:rsidRPr="2324063E">
              <w:rPr>
                <w:sz w:val="24"/>
                <w:szCs w:val="24"/>
              </w:rPr>
              <w:t>:</w:t>
            </w:r>
            <w:r w:rsidRPr="2324063E" w:rsidR="779ABCA8">
              <w:rPr>
                <w:sz w:val="24"/>
                <w:szCs w:val="24"/>
              </w:rPr>
              <w:t>3</w:t>
            </w:r>
            <w:r w:rsidRPr="2324063E">
              <w:rPr>
                <w:sz w:val="24"/>
                <w:szCs w:val="24"/>
              </w:rPr>
              <w:t>0 AM</w:t>
            </w:r>
          </w:p>
        </w:tc>
        <w:tc>
          <w:tcPr>
            <w:tcW w:w="7088" w:type="dxa"/>
            <w:gridSpan w:val="2"/>
            <w:tcMar/>
          </w:tcPr>
          <w:p w:rsidRPr="00E372AA" w:rsidR="00203B99" w:rsidP="0E792681" w:rsidRDefault="547D95D4" w14:paraId="66C54105" w14:textId="77777777">
            <w:pPr>
              <w:spacing w:after="0" w:line="240" w:lineRule="auto"/>
              <w:ind w:left="0" w:hanging="2"/>
              <w:textDirection w:val="lrTb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 xml:space="preserve">Arrival, Registration, and Setting up </w:t>
            </w:r>
          </w:p>
        </w:tc>
      </w:tr>
      <w:tr w:rsidR="2324063E" w:rsidTr="7A826EBB" w14:paraId="52E4EFE9" w14:textId="77777777">
        <w:trPr>
          <w:trHeight w:val="300"/>
        </w:trPr>
        <w:tc>
          <w:tcPr>
            <w:tcW w:w="2263" w:type="dxa"/>
            <w:tcMar/>
          </w:tcPr>
          <w:p w:rsidR="2324063E" w:rsidP="2324063E" w:rsidRDefault="2324063E" w14:paraId="136AA11B" w14:textId="343364C2">
            <w:pPr>
              <w:spacing w:line="240" w:lineRule="auto"/>
              <w:ind w:left="0" w:hanging="2"/>
              <w:textDirection w:val="lrTb"/>
              <w:rPr>
                <w:sz w:val="24"/>
                <w:szCs w:val="24"/>
              </w:rPr>
            </w:pPr>
          </w:p>
        </w:tc>
        <w:tc>
          <w:tcPr>
            <w:tcW w:w="7088" w:type="dxa"/>
            <w:gridSpan w:val="2"/>
            <w:tcMar/>
          </w:tcPr>
          <w:p w:rsidR="2324063E" w:rsidP="2324063E" w:rsidRDefault="2324063E" w14:paraId="7871ED5B" w14:textId="390CD71C">
            <w:pPr>
              <w:spacing w:line="240" w:lineRule="auto"/>
              <w:ind w:left="0" w:hanging="2"/>
              <w:textDirection w:val="lrTb"/>
              <w:rPr>
                <w:b/>
                <w:bCs/>
                <w:sz w:val="24"/>
                <w:szCs w:val="24"/>
              </w:rPr>
            </w:pPr>
          </w:p>
        </w:tc>
      </w:tr>
      <w:tr w:rsidRPr="00E372AA" w:rsidR="00113B0C" w:rsidTr="7A826EBB" w14:paraId="2A8AC409" w14:textId="77777777">
        <w:trPr>
          <w:trHeight w:val="300"/>
        </w:trPr>
        <w:tc>
          <w:tcPr>
            <w:tcW w:w="2263" w:type="dxa"/>
            <w:tcMar/>
          </w:tcPr>
          <w:p w:rsidRPr="00E372AA" w:rsidR="00113B0C" w:rsidP="0E792681" w:rsidRDefault="5A922003" w14:paraId="28B221EA" w14:textId="519C4F7B">
            <w:pPr>
              <w:spacing w:after="0" w:line="240" w:lineRule="auto"/>
              <w:ind w:left="0" w:hanging="2"/>
              <w:textDirection w:val="lrTb"/>
              <w:rPr>
                <w:sz w:val="24"/>
                <w:szCs w:val="24"/>
              </w:rPr>
            </w:pPr>
            <w:r w:rsidRPr="2324063E">
              <w:rPr>
                <w:sz w:val="24"/>
                <w:szCs w:val="24"/>
              </w:rPr>
              <w:t>9</w:t>
            </w:r>
            <w:r w:rsidRPr="2324063E" w:rsidR="68D0E7C2">
              <w:rPr>
                <w:sz w:val="24"/>
                <w:szCs w:val="24"/>
              </w:rPr>
              <w:t>:</w:t>
            </w:r>
            <w:r w:rsidRPr="2324063E" w:rsidR="43CCA75E">
              <w:rPr>
                <w:sz w:val="24"/>
                <w:szCs w:val="24"/>
              </w:rPr>
              <w:t>3</w:t>
            </w:r>
            <w:r w:rsidRPr="2324063E" w:rsidR="68D0E7C2">
              <w:rPr>
                <w:sz w:val="24"/>
                <w:szCs w:val="24"/>
              </w:rPr>
              <w:t xml:space="preserve">0 </w:t>
            </w:r>
            <w:r w:rsidRPr="2324063E" w:rsidR="3E034103">
              <w:rPr>
                <w:sz w:val="24"/>
                <w:szCs w:val="24"/>
              </w:rPr>
              <w:t>AM</w:t>
            </w:r>
            <w:r w:rsidRPr="2324063E" w:rsidR="68D0E7C2">
              <w:rPr>
                <w:sz w:val="24"/>
                <w:szCs w:val="24"/>
              </w:rPr>
              <w:t xml:space="preserve"> – 1</w:t>
            </w:r>
            <w:r w:rsidRPr="2324063E" w:rsidR="057C1B1F">
              <w:rPr>
                <w:sz w:val="24"/>
                <w:szCs w:val="24"/>
              </w:rPr>
              <w:t>0</w:t>
            </w:r>
            <w:r w:rsidRPr="2324063E" w:rsidR="68D0E7C2">
              <w:rPr>
                <w:sz w:val="24"/>
                <w:szCs w:val="24"/>
              </w:rPr>
              <w:t>:30</w:t>
            </w:r>
            <w:r w:rsidRPr="2324063E" w:rsidR="03A4200F">
              <w:rPr>
                <w:sz w:val="24"/>
                <w:szCs w:val="24"/>
              </w:rPr>
              <w:t xml:space="preserve"> </w:t>
            </w:r>
            <w:r w:rsidRPr="2324063E" w:rsidR="38C9100B">
              <w:rPr>
                <w:sz w:val="24"/>
                <w:szCs w:val="24"/>
              </w:rPr>
              <w:t xml:space="preserve">AM </w:t>
            </w:r>
          </w:p>
        </w:tc>
        <w:tc>
          <w:tcPr>
            <w:tcW w:w="7088" w:type="dxa"/>
            <w:gridSpan w:val="2"/>
            <w:tcMar/>
          </w:tcPr>
          <w:p w:rsidRPr="00113B0C" w:rsidR="00113B0C" w:rsidP="0E792681" w:rsidRDefault="2F030BAE" w14:paraId="6EE8F3DC" w14:textId="2F36693B">
            <w:pPr>
              <w:spacing w:after="0" w:line="240" w:lineRule="auto"/>
              <w:ind w:left="0" w:hanging="2"/>
              <w:textDirection w:val="lrTb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>Plenary 1</w:t>
            </w:r>
          </w:p>
          <w:p w:rsidRPr="00E372AA" w:rsidR="00113B0C" w:rsidP="0E792681" w:rsidRDefault="2F030BAE" w14:paraId="2CEA5BE8" w14:textId="213EB379">
            <w:pPr>
              <w:spacing w:after="0" w:line="240" w:lineRule="auto"/>
              <w:ind w:left="0" w:hanging="2"/>
              <w:textDirection w:val="lrTb"/>
              <w:rPr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>T</w:t>
            </w:r>
            <w:r w:rsidRPr="0E792681" w:rsidR="03D37309">
              <w:rPr>
                <w:b/>
                <w:bCs/>
                <w:sz w:val="24"/>
                <w:szCs w:val="24"/>
              </w:rPr>
              <w:t>opic</w:t>
            </w:r>
            <w:r w:rsidRPr="0E792681">
              <w:rPr>
                <w:sz w:val="24"/>
                <w:szCs w:val="24"/>
              </w:rPr>
              <w:t>: This Is Pwani: 10 Years Through Art</w:t>
            </w:r>
          </w:p>
          <w:p w:rsidRPr="00E372AA" w:rsidR="00113B0C" w:rsidP="0E792681" w:rsidRDefault="1AB0FE29" w14:paraId="2D9510C5" w14:textId="7382417F">
            <w:pPr>
              <w:spacing w:after="0" w:line="240" w:lineRule="auto"/>
              <w:ind w:left="0" w:hanging="2"/>
              <w:textDirection w:val="lrTb"/>
              <w:rPr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>Venue</w:t>
            </w:r>
            <w:r w:rsidRPr="0E792681">
              <w:rPr>
                <w:sz w:val="24"/>
                <w:szCs w:val="24"/>
              </w:rPr>
              <w:t xml:space="preserve">: </w:t>
            </w:r>
            <w:r w:rsidRPr="0E792681" w:rsidR="28C6F29D">
              <w:rPr>
                <w:sz w:val="24"/>
                <w:szCs w:val="24"/>
              </w:rPr>
              <w:t>Main Arena</w:t>
            </w:r>
          </w:p>
          <w:p w:rsidRPr="00E372AA" w:rsidR="00113B0C" w:rsidP="0E792681" w:rsidRDefault="08A64D7D" w14:paraId="5D8B4E9E" w14:textId="5B659F58">
            <w:pPr>
              <w:pStyle w:val="Heading1"/>
              <w:spacing w:before="0" w:after="0" w:line="276" w:lineRule="auto"/>
              <w:ind w:left="0" w:hanging="2"/>
              <w:textDirection w:val="lrTb"/>
              <w:rPr>
                <w:sz w:val="24"/>
                <w:szCs w:val="24"/>
                <w:lang w:val="en-GB"/>
              </w:rPr>
            </w:pPr>
            <w:r w:rsidRPr="0E792681">
              <w:rPr>
                <w:sz w:val="24"/>
                <w:szCs w:val="24"/>
                <w:lang w:val="en-GB"/>
              </w:rPr>
              <w:t>Moderator:</w:t>
            </w:r>
          </w:p>
          <w:p w:rsidRPr="00E372AA" w:rsidR="00113B0C" w:rsidP="00ED5329" w:rsidRDefault="7213F6A0" w14:paraId="5E8F0A73" w14:textId="451FC98E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0" w:hanging="2"/>
              <w:textDirection w:val="lrTb"/>
              <w:rPr>
                <w:sz w:val="24"/>
                <w:szCs w:val="24"/>
              </w:rPr>
            </w:pPr>
            <w:r w:rsidRPr="5763EBA3">
              <w:rPr>
                <w:sz w:val="24"/>
                <w:szCs w:val="24"/>
              </w:rPr>
              <w:t>Tony Omuga</w:t>
            </w:r>
            <w:proofErr w:type="spellStart"/>
          </w:p>
          <w:p w:rsidRPr="00E372AA" w:rsidR="00113B0C" w:rsidP="00ED5329" w:rsidRDefault="097D87EB" w14:paraId="4C568655" w14:textId="7E1E942D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0" w:hanging="2"/>
              <w:textDirection w:val="lrTb"/>
              <w:rPr>
                <w:sz w:val="24"/>
                <w:szCs w:val="24"/>
              </w:rPr>
            </w:pPr>
            <w:r w:rsidRPr="5763EBA3">
              <w:rPr>
                <w:sz w:val="24"/>
                <w:szCs w:val="24"/>
              </w:rPr>
              <w:t xml:space="preserve">Bahati Ngazi </w:t>
            </w:r>
          </w:p>
          <w:p w:rsidRPr="00E372AA" w:rsidR="00113B0C" w:rsidP="5763EBA3" w:rsidRDefault="00113B0C" w14:paraId="54CBD3D7" w14:textId="51F35451">
            <w:pPr>
              <w:pStyle w:val="ListParagraph"/>
              <w:spacing w:after="0" w:line="240" w:lineRule="auto"/>
              <w:ind w:left="0" w:hanging="2"/>
              <w:textDirection w:val="lrTb"/>
              <w:rPr>
                <w:sz w:val="24"/>
                <w:szCs w:val="24"/>
              </w:rPr>
            </w:pPr>
          </w:p>
        </w:tc>
      </w:tr>
      <w:tr w:rsidR="5763EBA3" w:rsidTr="7A826EBB" w14:paraId="555BFE74" w14:textId="77777777">
        <w:trPr>
          <w:trHeight w:val="300"/>
        </w:trPr>
        <w:tc>
          <w:tcPr>
            <w:tcW w:w="2263" w:type="dxa"/>
            <w:tcMar/>
          </w:tcPr>
          <w:p w:rsidR="56FAC3D9" w:rsidP="5763EBA3" w:rsidRDefault="56FAC3D9" w14:paraId="04AE020E" w14:textId="6D54ACB4">
            <w:pPr>
              <w:spacing w:line="240" w:lineRule="auto"/>
              <w:ind w:left="0" w:hanging="2"/>
              <w:textDirection w:val="lrTb"/>
            </w:pPr>
            <w:r w:rsidRPr="7A826EBB" w:rsidR="4704A43D">
              <w:rPr>
                <w:sz w:val="24"/>
                <w:szCs w:val="24"/>
              </w:rPr>
              <w:t>10:30</w:t>
            </w:r>
            <w:r w:rsidRPr="7A826EBB" w:rsidR="2DC1DCAC">
              <w:rPr>
                <w:sz w:val="24"/>
                <w:szCs w:val="24"/>
              </w:rPr>
              <w:t xml:space="preserve"> </w:t>
            </w:r>
            <w:r w:rsidRPr="7A826EBB" w:rsidR="63B3C227">
              <w:rPr>
                <w:sz w:val="24"/>
                <w:szCs w:val="24"/>
              </w:rPr>
              <w:t>AM –</w:t>
            </w:r>
            <w:r w:rsidRPr="7A826EBB" w:rsidR="4704A43D">
              <w:rPr>
                <w:sz w:val="24"/>
                <w:szCs w:val="24"/>
              </w:rPr>
              <w:t>11:</w:t>
            </w:r>
            <w:r w:rsidRPr="7A826EBB" w:rsidR="03F7D79E">
              <w:rPr>
                <w:sz w:val="24"/>
                <w:szCs w:val="24"/>
              </w:rPr>
              <w:t>45</w:t>
            </w:r>
            <w:r w:rsidRPr="7A826EBB" w:rsidR="3C5FAF25">
              <w:rPr>
                <w:sz w:val="24"/>
                <w:szCs w:val="24"/>
              </w:rPr>
              <w:t xml:space="preserve"> AM</w:t>
            </w:r>
          </w:p>
        </w:tc>
        <w:tc>
          <w:tcPr>
            <w:tcW w:w="3544" w:type="dxa"/>
            <w:tcMar/>
          </w:tcPr>
          <w:p w:rsidR="277DE50A" w:rsidP="2324063E" w:rsidRDefault="26FB2FB2" w14:paraId="1B9DD526" w14:textId="76709F24">
            <w:pPr>
              <w:pStyle w:val="Heading1"/>
              <w:spacing w:before="0" w:after="0" w:line="276" w:lineRule="auto"/>
              <w:ind w:left="0" w:hanging="2"/>
              <w:textDirection w:val="lrTb"/>
              <w:rPr>
                <w:sz w:val="24"/>
                <w:szCs w:val="24"/>
                <w:lang w:val="en-GB"/>
              </w:rPr>
            </w:pPr>
            <w:r w:rsidRPr="2324063E">
              <w:rPr>
                <w:sz w:val="24"/>
                <w:szCs w:val="24"/>
              </w:rPr>
              <w:t>Plenary 2</w:t>
            </w:r>
          </w:p>
          <w:p w:rsidR="277DE50A" w:rsidP="2324063E" w:rsidRDefault="26FB2FB2" w14:paraId="531EA12E" w14:textId="698201E7">
            <w:pPr>
              <w:pStyle w:val="Heading1"/>
              <w:spacing w:before="0" w:after="0" w:line="276" w:lineRule="auto"/>
              <w:ind w:left="0" w:hanging="2"/>
              <w:textDirection w:val="lrTb"/>
              <w:rPr>
                <w:b w:val="0"/>
                <w:sz w:val="24"/>
                <w:szCs w:val="24"/>
              </w:rPr>
            </w:pPr>
            <w:r w:rsidRPr="2324063E">
              <w:rPr>
                <w:sz w:val="24"/>
                <w:szCs w:val="24"/>
                <w:lang w:val="en-GB"/>
              </w:rPr>
              <w:t xml:space="preserve">Topic: </w:t>
            </w:r>
            <w:r w:rsidRPr="2324063E">
              <w:rPr>
                <w:b w:val="0"/>
                <w:sz w:val="24"/>
                <w:szCs w:val="24"/>
                <w:lang w:val="en-GB"/>
              </w:rPr>
              <w:t>The Coast We Inherited to the Coast We Are Building: 10 Years of Agency, Safe Spaces, Livelihoods</w:t>
            </w:r>
            <w:r w:rsidRPr="2324063E">
              <w:rPr>
                <w:b w:val="0"/>
                <w:sz w:val="24"/>
                <w:szCs w:val="24"/>
              </w:rPr>
              <w:t>.</w:t>
            </w:r>
          </w:p>
          <w:p w:rsidR="277DE50A" w:rsidP="2324063E" w:rsidRDefault="26FB2FB2" w14:paraId="338130D0" w14:textId="66A4930E">
            <w:pPr>
              <w:spacing w:line="240" w:lineRule="auto"/>
              <w:ind w:left="0" w:hanging="2"/>
              <w:textDirection w:val="lrTb"/>
              <w:rPr>
                <w:sz w:val="24"/>
                <w:szCs w:val="24"/>
              </w:rPr>
            </w:pPr>
            <w:r w:rsidRPr="2324063E">
              <w:rPr>
                <w:b/>
                <w:bCs/>
                <w:sz w:val="24"/>
                <w:szCs w:val="24"/>
              </w:rPr>
              <w:t>Venue</w:t>
            </w:r>
            <w:r w:rsidRPr="2324063E">
              <w:rPr>
                <w:sz w:val="24"/>
                <w:szCs w:val="24"/>
              </w:rPr>
              <w:t>: Main Arena</w:t>
            </w:r>
          </w:p>
          <w:p w:rsidR="277DE50A" w:rsidP="2324063E" w:rsidRDefault="26FB2FB2" w14:paraId="4036A802" w14:textId="77777777">
            <w:pPr>
              <w:pStyle w:val="Heading1"/>
              <w:spacing w:before="0" w:after="0" w:line="276" w:lineRule="auto"/>
              <w:ind w:left="0" w:hanging="2"/>
              <w:textDirection w:val="lrTb"/>
              <w:rPr>
                <w:sz w:val="24"/>
                <w:szCs w:val="24"/>
                <w:lang w:val="en-GB"/>
              </w:rPr>
            </w:pPr>
            <w:r w:rsidRPr="2324063E">
              <w:rPr>
                <w:sz w:val="24"/>
                <w:szCs w:val="24"/>
                <w:lang w:val="en-GB"/>
              </w:rPr>
              <w:t xml:space="preserve">Moderator: </w:t>
            </w:r>
          </w:p>
          <w:p w:rsidR="277DE50A" w:rsidP="2324063E" w:rsidRDefault="26FB2FB2" w14:paraId="2EE2E1FA" w14:textId="01399144">
            <w:pPr>
              <w:pStyle w:val="ListParagraph"/>
              <w:spacing w:after="0" w:line="276" w:lineRule="auto"/>
              <w:ind w:left="0" w:hanging="2"/>
              <w:textDirection w:val="lrTb"/>
            </w:pPr>
            <w:r w:rsidRPr="2324063E">
              <w:rPr>
                <w:sz w:val="24"/>
                <w:szCs w:val="24"/>
                <w:lang w:val="en-GB" w:eastAsia="zh-CN"/>
              </w:rPr>
              <w:t>Ms. Balqees Yasin</w:t>
            </w:r>
            <w:r w:rsidRPr="2324063E" w:rsidR="57BE11DF">
              <w:rPr>
                <w:sz w:val="24"/>
                <w:szCs w:val="24"/>
                <w:lang w:val="en-GB" w:eastAsia="zh-CN"/>
              </w:rPr>
              <w:t xml:space="preserve">, </w:t>
            </w:r>
            <w:r w:rsidRPr="2324063E" w:rsidR="57BE11DF">
              <w:rPr>
                <w:i/>
                <w:iCs/>
                <w:sz w:val="24"/>
                <w:szCs w:val="24"/>
                <w:lang w:val="en-GB" w:eastAsia="zh-CN"/>
              </w:rPr>
              <w:t>Development Practitioner</w:t>
            </w:r>
          </w:p>
          <w:p w:rsidR="32E2078A" w:rsidP="7A826EBB" w:rsidRDefault="32E2078A" w14:paraId="1C659DF6" w14:textId="1EA04FB8">
            <w:pPr>
              <w:pStyle w:val="Heading1"/>
              <w:spacing w:before="0" w:after="0" w:line="276" w:lineRule="auto"/>
              <w:ind w:left="0" w:hanging="2"/>
            </w:pPr>
            <w:r w:rsidRPr="7A826EBB" w:rsidR="32E2078A">
              <w:rPr>
                <w:sz w:val="24"/>
                <w:szCs w:val="24"/>
                <w:lang w:val="en-GB"/>
              </w:rPr>
              <w:t>Keynote Address:</w:t>
            </w:r>
          </w:p>
          <w:p w:rsidR="2D25FCD1" w:rsidP="7A826EBB" w:rsidRDefault="2D25FCD1" w14:paraId="158A0369" w14:textId="1450944C">
            <w:pPr>
              <w:pStyle w:val="Heading1"/>
              <w:spacing w:before="0" w:after="0" w:line="276" w:lineRule="auto"/>
              <w:ind w:left="0" w:hanging="2"/>
            </w:pPr>
            <w:r w:rsidRPr="7A826EBB" w:rsidR="2D25FCD1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7A826EBB" w:rsidR="32E2078A">
              <w:rPr>
                <w:b w:val="0"/>
                <w:bCs w:val="0"/>
                <w:sz w:val="24"/>
                <w:szCs w:val="24"/>
              </w:rPr>
              <w:t>Dr. Sam Ikwaye</w:t>
            </w:r>
            <w:r w:rsidRPr="7A826EBB" w:rsidR="6596C973">
              <w:rPr>
                <w:b w:val="0"/>
                <w:bCs w:val="0"/>
                <w:sz w:val="24"/>
                <w:szCs w:val="24"/>
              </w:rPr>
              <w:t xml:space="preserve">, </w:t>
            </w:r>
            <w:r w:rsidRPr="7A826EBB" w:rsidR="6596C973">
              <w:rPr>
                <w:b w:val="0"/>
                <w:bCs w:val="0"/>
                <w:i w:val="1"/>
                <w:iCs w:val="1"/>
                <w:sz w:val="24"/>
                <w:szCs w:val="24"/>
              </w:rPr>
              <w:t xml:space="preserve">Chairperson, Mombasa Tourism Council </w:t>
            </w:r>
          </w:p>
          <w:p w:rsidR="25601481" w:rsidP="7A826EBB" w:rsidRDefault="25601481" w14:paraId="228E5CDC" w14:textId="5B9FB1B8">
            <w:pPr>
              <w:pStyle w:val="Heading1"/>
              <w:spacing w:before="0" w:after="0" w:line="276" w:lineRule="auto"/>
              <w:ind w:left="0" w:hanging="2"/>
              <w:rPr>
                <w:b w:val="0"/>
                <w:bCs w:val="0"/>
                <w:i w:val="1"/>
                <w:iCs w:val="1"/>
                <w:sz w:val="24"/>
                <w:szCs w:val="24"/>
              </w:rPr>
            </w:pPr>
            <w:r w:rsidRPr="7A826EBB" w:rsidR="25601481">
              <w:rPr>
                <w:b w:val="0"/>
                <w:bCs w:val="0"/>
                <w:sz w:val="24"/>
                <w:szCs w:val="24"/>
              </w:rPr>
              <w:t>Al</w:t>
            </w:r>
            <w:r w:rsidRPr="7A826EBB" w:rsidR="25601481">
              <w:rPr>
                <w:b w:val="0"/>
                <w:bCs w:val="0"/>
                <w:sz w:val="24"/>
                <w:szCs w:val="24"/>
              </w:rPr>
              <w:t xml:space="preserve">ice Gugelev, </w:t>
            </w:r>
            <w:r w:rsidRPr="7A826EBB" w:rsidR="25601481">
              <w:rPr>
                <w:b w:val="0"/>
                <w:bCs w:val="0"/>
                <w:i w:val="1"/>
                <w:iCs w:val="1"/>
                <w:sz w:val="24"/>
                <w:szCs w:val="24"/>
              </w:rPr>
              <w:t>CEO</w:t>
            </w:r>
            <w:r w:rsidRPr="7A826EBB" w:rsidR="60B40B24">
              <w:rPr>
                <w:b w:val="0"/>
                <w:bCs w:val="0"/>
                <w:i w:val="1"/>
                <w:iCs w:val="1"/>
                <w:sz w:val="24"/>
                <w:szCs w:val="24"/>
              </w:rPr>
              <w:t>,</w:t>
            </w:r>
            <w:r w:rsidRPr="7A826EBB" w:rsidR="25601481">
              <w:rPr>
                <w:b w:val="0"/>
                <w:bCs w:val="0"/>
                <w:i w:val="1"/>
                <w:iCs w:val="1"/>
                <w:sz w:val="24"/>
                <w:szCs w:val="24"/>
              </w:rPr>
              <w:t xml:space="preserve"> GDI Africa</w:t>
            </w:r>
          </w:p>
          <w:p w:rsidR="277DE50A" w:rsidP="2324063E" w:rsidRDefault="26FB2FB2" w14:paraId="32CECEBE" w14:textId="3549FAE9">
            <w:pPr>
              <w:pStyle w:val="Heading1"/>
              <w:spacing w:before="0" w:after="0" w:line="276" w:lineRule="auto"/>
              <w:ind w:left="0" w:hanging="2"/>
              <w:textDirection w:val="lrTb"/>
              <w:rPr>
                <w:b w:val="0"/>
                <w:sz w:val="24"/>
                <w:szCs w:val="24"/>
                <w:lang w:val="en-GB"/>
              </w:rPr>
            </w:pPr>
            <w:r w:rsidRPr="2324063E">
              <w:rPr>
                <w:sz w:val="24"/>
                <w:szCs w:val="24"/>
                <w:lang w:val="en-GB"/>
              </w:rPr>
              <w:t>Partners:</w:t>
            </w:r>
            <w:r w:rsidRPr="2324063E">
              <w:rPr>
                <w:b w:val="0"/>
                <w:sz w:val="24"/>
                <w:szCs w:val="24"/>
                <w:lang w:val="en-GB"/>
              </w:rPr>
              <w:t xml:space="preserve"> </w:t>
            </w:r>
          </w:p>
          <w:p w:rsidR="277DE50A" w:rsidP="7A826EBB" w:rsidRDefault="26FB2FB2" w14:paraId="559D26BE" w14:textId="4FE86AED">
            <w:pPr>
              <w:pStyle w:val="Heading1"/>
              <w:numPr>
                <w:ilvl w:val="0"/>
                <w:numId w:val="32"/>
              </w:numPr>
              <w:spacing w:before="0" w:after="0" w:line="276" w:lineRule="auto"/>
              <w:ind/>
              <w:textDirection w:val="lrTb"/>
              <w:rPr>
                <w:b w:val="0"/>
                <w:bCs w:val="0"/>
                <w:sz w:val="24"/>
                <w:szCs w:val="24"/>
              </w:rPr>
            </w:pPr>
            <w:r w:rsidRPr="7A826EBB" w:rsidR="1AFAF04C">
              <w:rPr>
                <w:b w:val="0"/>
                <w:bCs w:val="0"/>
                <w:sz w:val="24"/>
                <w:szCs w:val="24"/>
                <w:lang w:val="en-GB"/>
              </w:rPr>
              <w:t>Dr.</w:t>
            </w:r>
            <w:r w:rsidRPr="7A826EBB" w:rsidR="32E2078A">
              <w:rPr>
                <w:b w:val="0"/>
                <w:bCs w:val="0"/>
                <w:sz w:val="24"/>
                <w:szCs w:val="24"/>
                <w:lang w:val="en-GB"/>
              </w:rPr>
              <w:t xml:space="preserve"> Madiha Salim, Dean</w:t>
            </w:r>
            <w:r w:rsidRPr="7A826EBB" w:rsidR="7BA8F5C0">
              <w:rPr>
                <w:b w:val="0"/>
                <w:bCs w:val="0"/>
                <w:sz w:val="24"/>
                <w:szCs w:val="24"/>
                <w:lang w:val="en-GB"/>
              </w:rPr>
              <w:t>,</w:t>
            </w:r>
            <w:r w:rsidRPr="7A826EBB" w:rsidR="32E2078A">
              <w:rPr>
                <w:b w:val="0"/>
                <w:bCs w:val="0"/>
                <w:sz w:val="24"/>
                <w:szCs w:val="24"/>
                <w:lang w:val="en-GB"/>
              </w:rPr>
              <w:t xml:space="preserve"> </w:t>
            </w:r>
            <w:r w:rsidRPr="7A826EBB" w:rsidR="32E2078A">
              <w:rPr>
                <w:b w:val="0"/>
                <w:bCs w:val="0"/>
                <w:i w:val="1"/>
                <w:iCs w:val="1"/>
                <w:sz w:val="24"/>
                <w:szCs w:val="24"/>
                <w:lang w:val="en-GB"/>
              </w:rPr>
              <w:t>Faculty o</w:t>
            </w:r>
            <w:r w:rsidRPr="7A826EBB" w:rsidR="32E2078A">
              <w:rPr>
                <w:b w:val="0"/>
                <w:bCs w:val="0"/>
                <w:i w:val="1"/>
                <w:iCs w:val="1"/>
                <w:sz w:val="24"/>
                <w:szCs w:val="24"/>
                <w:lang w:val="en-GB"/>
              </w:rPr>
              <w:t xml:space="preserve">f </w:t>
            </w:r>
            <w:r w:rsidRPr="7A826EBB" w:rsidR="24058ED1">
              <w:rPr>
                <w:b w:val="0"/>
                <w:bCs w:val="0"/>
                <w:i w:val="1"/>
                <w:iCs w:val="1"/>
                <w:sz w:val="24"/>
                <w:szCs w:val="24"/>
                <w:lang w:val="en-GB"/>
              </w:rPr>
              <w:t>Humanities, T</w:t>
            </w:r>
            <w:r w:rsidRPr="7A826EBB" w:rsidR="24058ED1">
              <w:rPr>
                <w:b w:val="0"/>
                <w:bCs w:val="0"/>
                <w:i w:val="1"/>
                <w:iCs w:val="1"/>
                <w:sz w:val="24"/>
                <w:szCs w:val="24"/>
                <w:lang w:val="en-GB"/>
              </w:rPr>
              <w:t>echnical</w:t>
            </w:r>
            <w:r w:rsidRPr="7A826EBB" w:rsidR="32E2078A">
              <w:rPr>
                <w:b w:val="0"/>
                <w:bCs w:val="0"/>
                <w:i w:val="1"/>
                <w:iCs w:val="1"/>
                <w:sz w:val="24"/>
                <w:szCs w:val="24"/>
                <w:lang w:val="en-GB"/>
              </w:rPr>
              <w:t xml:space="preserve"> University of Mombasa </w:t>
            </w:r>
          </w:p>
          <w:p w:rsidR="277DE50A" w:rsidP="7A826EBB" w:rsidRDefault="26FB2FB2" w14:paraId="01AF0832" w14:textId="28DB1D90">
            <w:pPr>
              <w:pStyle w:val="Heading1"/>
              <w:numPr>
                <w:ilvl w:val="0"/>
                <w:numId w:val="32"/>
              </w:numPr>
              <w:spacing w:before="0" w:after="0" w:line="276" w:lineRule="auto"/>
              <w:ind/>
              <w:textDirection w:val="lrTb"/>
              <w:rPr>
                <w:b w:val="0"/>
                <w:bCs w:val="0"/>
                <w:sz w:val="24"/>
                <w:szCs w:val="24"/>
              </w:rPr>
            </w:pPr>
            <w:r w:rsidRPr="7A826EBB" w:rsidR="32E2078A">
              <w:rPr>
                <w:b w:val="0"/>
                <w:bCs w:val="0"/>
                <w:sz w:val="24"/>
                <w:szCs w:val="24"/>
              </w:rPr>
              <w:t>Ma</w:t>
            </w:r>
            <w:r w:rsidRPr="7A826EBB" w:rsidR="32E2078A">
              <w:rPr>
                <w:b w:val="0"/>
                <w:bCs w:val="0"/>
                <w:sz w:val="24"/>
                <w:szCs w:val="24"/>
              </w:rPr>
              <w:t>rgaret Phombea</w:t>
            </w:r>
            <w:r w:rsidRPr="7A826EBB" w:rsidR="57B8775B">
              <w:rPr>
                <w:b w:val="0"/>
                <w:bCs w:val="0"/>
                <w:sz w:val="24"/>
                <w:szCs w:val="24"/>
              </w:rPr>
              <w:t xml:space="preserve">, </w:t>
            </w:r>
            <w:r w:rsidRPr="7A826EBB" w:rsidR="57B8775B">
              <w:rPr>
                <w:b w:val="0"/>
                <w:bCs w:val="0"/>
                <w:i w:val="1"/>
                <w:iCs w:val="1"/>
                <w:sz w:val="24"/>
                <w:szCs w:val="24"/>
              </w:rPr>
              <w:t>Clinical Officer, Kilifi County</w:t>
            </w:r>
          </w:p>
          <w:p w:rsidR="277DE50A" w:rsidP="00ED5329" w:rsidRDefault="26FB2FB2" w14:paraId="49403E59" w14:textId="687D2904">
            <w:pPr>
              <w:pStyle w:val="Heading1"/>
              <w:numPr>
                <w:ilvl w:val="0"/>
                <w:numId w:val="32"/>
              </w:numPr>
              <w:spacing w:before="0" w:after="0" w:line="276" w:lineRule="auto"/>
              <w:ind w:leftChars="0" w:firstLineChars="0"/>
              <w:textDirection w:val="lrTb"/>
              <w:rPr>
                <w:b w:val="0"/>
                <w:i/>
                <w:iCs/>
                <w:sz w:val="24"/>
                <w:szCs w:val="24"/>
                <w:lang w:val="en-GB"/>
              </w:rPr>
            </w:pPr>
            <w:r w:rsidRPr="2324063E">
              <w:rPr>
                <w:b w:val="0"/>
                <w:sz w:val="24"/>
                <w:szCs w:val="24"/>
                <w:lang w:val="en-GB"/>
              </w:rPr>
              <w:t>Sh. Alawy Abzein</w:t>
            </w:r>
            <w:r w:rsidRPr="2324063E" w:rsidR="11A6EC07">
              <w:rPr>
                <w:b w:val="0"/>
                <w:sz w:val="24"/>
                <w:szCs w:val="24"/>
                <w:lang w:val="en-GB"/>
              </w:rPr>
              <w:t xml:space="preserve">, </w:t>
            </w:r>
            <w:r w:rsidRPr="2324063E" w:rsidR="11A6EC07">
              <w:rPr>
                <w:b w:val="0"/>
                <w:i/>
                <w:iCs/>
                <w:sz w:val="24"/>
                <w:szCs w:val="24"/>
                <w:lang w:val="en-GB"/>
              </w:rPr>
              <w:t>Swa</w:t>
            </w:r>
            <w:r w:rsidRPr="2324063E" w:rsidR="1238D203">
              <w:rPr>
                <w:b w:val="0"/>
                <w:i/>
                <w:iCs/>
                <w:sz w:val="24"/>
                <w:szCs w:val="24"/>
                <w:lang w:val="en-GB"/>
              </w:rPr>
              <w:t>hili Culture Advisor</w:t>
            </w:r>
          </w:p>
          <w:p w:rsidR="277DE50A" w:rsidP="2324063E" w:rsidRDefault="277DE50A" w14:paraId="3565E9CE" w14:textId="1E705DD5">
            <w:pPr>
              <w:spacing w:line="240" w:lineRule="auto"/>
              <w:ind w:left="0" w:hanging="2"/>
              <w:textDirection w:val="lrTb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3544" w:type="dxa"/>
            <w:vMerge w:val="restart"/>
            <w:tcMar/>
          </w:tcPr>
          <w:p w:rsidR="5763EBA3" w:rsidP="7A826EBB" w:rsidRDefault="68ABBAB5" w14:paraId="79221A7B" w14:textId="1CC82989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 w:hanging="2"/>
              <w:jc w:val="left"/>
            </w:pPr>
            <w:r w:rsidRPr="7A826EBB" w:rsidR="09251FA7">
              <w:rPr>
                <w:b w:val="1"/>
                <w:bCs w:val="1"/>
                <w:sz w:val="24"/>
                <w:szCs w:val="24"/>
              </w:rPr>
              <w:t xml:space="preserve">Launch Event 1 </w:t>
            </w:r>
            <w:r w:rsidRPr="7A826EBB" w:rsidR="4EBDD8B9">
              <w:rPr>
                <w:b w:val="1"/>
                <w:bCs w:val="1"/>
                <w:sz w:val="24"/>
                <w:szCs w:val="24"/>
              </w:rPr>
              <w:t xml:space="preserve">(10:30- </w:t>
            </w:r>
            <w:r w:rsidRPr="7A826EBB" w:rsidR="33DB677A">
              <w:rPr>
                <w:b w:val="1"/>
                <w:bCs w:val="1"/>
                <w:sz w:val="24"/>
                <w:szCs w:val="24"/>
              </w:rPr>
              <w:t>1:00 pm</w:t>
            </w:r>
            <w:r w:rsidRPr="7A826EBB" w:rsidR="4EBDD8B9">
              <w:rPr>
                <w:b w:val="1"/>
                <w:bCs w:val="1"/>
                <w:sz w:val="24"/>
                <w:szCs w:val="24"/>
              </w:rPr>
              <w:t>)</w:t>
            </w:r>
          </w:p>
          <w:p w:rsidR="5763EBA3" w:rsidP="7A826EBB" w:rsidRDefault="68ABBAB5" w14:paraId="0B2C90F9" w14:textId="1478AE27">
            <w:pPr>
              <w:spacing w:after="0" w:line="240" w:lineRule="auto"/>
              <w:ind w:left="0" w:hanging="2"/>
              <w:textDirection w:val="lrTb"/>
              <w:rPr>
                <w:color w:val="1F1F1F"/>
                <w:sz w:val="24"/>
                <w:szCs w:val="24"/>
              </w:rPr>
            </w:pPr>
            <w:r w:rsidRPr="7A826EBB" w:rsidR="09251FA7">
              <w:rPr>
                <w:sz w:val="24"/>
                <w:szCs w:val="24"/>
              </w:rPr>
              <w:t>Launch of Swahili Library</w:t>
            </w:r>
          </w:p>
          <w:p w:rsidR="5763EBA3" w:rsidP="2324063E" w:rsidRDefault="68ABBAB5" w14:paraId="59694D8C" w14:textId="1B302039">
            <w:pPr>
              <w:spacing w:after="0" w:line="240" w:lineRule="auto"/>
              <w:ind w:left="0" w:hanging="2"/>
              <w:textDirection w:val="lrTb"/>
            </w:pPr>
            <w:r w:rsidRPr="2324063E">
              <w:rPr>
                <w:b/>
                <w:bCs/>
                <w:sz w:val="24"/>
                <w:szCs w:val="24"/>
              </w:rPr>
              <w:t>Venue</w:t>
            </w:r>
            <w:r w:rsidRPr="2324063E">
              <w:rPr>
                <w:sz w:val="24"/>
                <w:szCs w:val="24"/>
              </w:rPr>
              <w:t>: Swahili Culture</w:t>
            </w:r>
          </w:p>
          <w:p w:rsidR="5763EBA3" w:rsidP="2324063E" w:rsidRDefault="68ABBAB5" w14:paraId="41C49328" w14:textId="5B659F58">
            <w:pPr>
              <w:pStyle w:val="Heading1"/>
              <w:spacing w:before="0" w:after="0" w:line="276" w:lineRule="auto"/>
              <w:ind w:left="0" w:hanging="2"/>
              <w:textDirection w:val="lrTb"/>
              <w:rPr>
                <w:sz w:val="24"/>
                <w:szCs w:val="24"/>
                <w:lang w:val="en-GB"/>
              </w:rPr>
            </w:pPr>
            <w:r w:rsidRPr="2324063E">
              <w:rPr>
                <w:sz w:val="24"/>
                <w:szCs w:val="24"/>
                <w:lang w:val="en-GB"/>
              </w:rPr>
              <w:t>Moderator:</w:t>
            </w:r>
          </w:p>
          <w:p w:rsidR="5763EBA3" w:rsidP="2324063E" w:rsidRDefault="5763EBA3" w14:paraId="54F5B76E" w14:textId="41A8168C">
            <w:pPr>
              <w:spacing w:after="0" w:line="240" w:lineRule="auto"/>
              <w:ind w:left="0" w:hanging="2"/>
              <w:textDirection w:val="lrTb"/>
              <w:rPr>
                <w:sz w:val="24"/>
                <w:szCs w:val="24"/>
              </w:rPr>
            </w:pPr>
          </w:p>
          <w:p w:rsidR="5763EBA3" w:rsidP="2324063E" w:rsidRDefault="68ABBAB5" w14:paraId="4D876D95" w14:textId="2799BEB6">
            <w:pPr>
              <w:spacing w:after="0" w:line="240" w:lineRule="auto"/>
              <w:ind w:left="0" w:hanging="2"/>
              <w:textDirection w:val="lrTb"/>
              <w:rPr>
                <w:b/>
                <w:bCs/>
                <w:sz w:val="24"/>
                <w:szCs w:val="24"/>
              </w:rPr>
            </w:pPr>
            <w:r w:rsidRPr="2324063E">
              <w:rPr>
                <w:b/>
                <w:bCs/>
                <w:sz w:val="24"/>
                <w:szCs w:val="24"/>
              </w:rPr>
              <w:t xml:space="preserve">Partners: </w:t>
            </w:r>
          </w:p>
          <w:p w:rsidR="5763EBA3" w:rsidP="7A826EBB" w:rsidRDefault="68ABBAB5" w14:paraId="5D79FCF4" w14:textId="186F70E1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/>
              <w:textDirection w:val="lrTb"/>
              <w:rPr>
                <w:i w:val="1"/>
                <w:iCs w:val="1"/>
                <w:sz w:val="24"/>
                <w:szCs w:val="24"/>
              </w:rPr>
            </w:pPr>
            <w:r w:rsidRPr="7A826EBB" w:rsidR="09251FA7">
              <w:rPr>
                <w:sz w:val="24"/>
                <w:szCs w:val="24"/>
              </w:rPr>
              <w:t>H.</w:t>
            </w:r>
            <w:r w:rsidRPr="7A826EBB" w:rsidR="09251FA7">
              <w:rPr>
                <w:sz w:val="24"/>
                <w:szCs w:val="24"/>
              </w:rPr>
              <w:t xml:space="preserve">E. Sultan Hajiyev, </w:t>
            </w:r>
            <w:r w:rsidRPr="7A826EBB" w:rsidR="09251FA7">
              <w:rPr>
                <w:i w:val="1"/>
                <w:iCs w:val="1"/>
                <w:sz w:val="24"/>
                <w:szCs w:val="24"/>
              </w:rPr>
              <w:t>Ambassador Extraordinary and Plenipotentiary of Azerbaijan to Kenya</w:t>
            </w:r>
          </w:p>
          <w:p w:rsidR="5763EBA3" w:rsidP="7A826EBB" w:rsidRDefault="68ABBAB5" w14:paraId="69B249DB" w14:textId="55CFF09C">
            <w:pPr>
              <w:pStyle w:val="ListParagraph"/>
              <w:numPr>
                <w:ilvl w:val="0"/>
                <w:numId w:val="8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i w:val="1"/>
                <w:iCs w:val="1"/>
                <w:sz w:val="24"/>
                <w:szCs w:val="24"/>
              </w:rPr>
            </w:pPr>
            <w:r w:rsidRPr="7A826EBB" w:rsidR="129D1679">
              <w:rPr>
                <w:i w:val="1"/>
                <w:iCs w:val="1"/>
                <w:sz w:val="24"/>
                <w:szCs w:val="24"/>
              </w:rPr>
              <w:t>Na</w:t>
            </w:r>
            <w:r w:rsidRPr="7A826EBB" w:rsidR="129D1679">
              <w:rPr>
                <w:i w:val="1"/>
                <w:iCs w:val="1"/>
                <w:sz w:val="24"/>
                <w:szCs w:val="24"/>
              </w:rPr>
              <w:t xml:space="preserve">tional </w:t>
            </w:r>
            <w:r w:rsidRPr="7A826EBB" w:rsidR="09251FA7">
              <w:rPr>
                <w:i w:val="1"/>
                <w:iCs w:val="1"/>
                <w:sz w:val="24"/>
                <w:szCs w:val="24"/>
              </w:rPr>
              <w:t>Museums of Kenya</w:t>
            </w:r>
          </w:p>
          <w:p w:rsidR="5763EBA3" w:rsidP="5763EBA3" w:rsidRDefault="5763EBA3" w14:paraId="62E38F18" w14:textId="75E5AAED">
            <w:pPr>
              <w:ind w:left="0" w:hanging="2"/>
              <w:textDirection w:val="lrTb"/>
              <w:rPr>
                <w:b/>
                <w:bCs/>
                <w:sz w:val="24"/>
                <w:szCs w:val="24"/>
              </w:rPr>
            </w:pPr>
          </w:p>
        </w:tc>
      </w:tr>
      <w:tr w:rsidRPr="00E372AA" w:rsidR="00113B0C" w:rsidTr="7A826EBB" w14:paraId="7D98372A" w14:textId="77777777">
        <w:trPr>
          <w:trHeight w:val="300"/>
        </w:trPr>
        <w:tc>
          <w:tcPr>
            <w:tcW w:w="2263" w:type="dxa"/>
            <w:tcMar/>
          </w:tcPr>
          <w:p w:rsidRPr="00E372AA" w:rsidR="00113B0C" w:rsidP="0E792681" w:rsidRDefault="68D0E7C2" w14:paraId="400804F4" w14:textId="6C3ADACB">
            <w:pPr>
              <w:spacing w:after="0" w:line="240" w:lineRule="auto"/>
              <w:ind w:left="0" w:hanging="2"/>
              <w:textDirection w:val="lrTb"/>
              <w:rPr>
                <w:sz w:val="24"/>
                <w:szCs w:val="24"/>
              </w:rPr>
            </w:pPr>
            <w:r w:rsidRPr="7A826EBB" w:rsidR="1BABE893">
              <w:rPr>
                <w:sz w:val="24"/>
                <w:szCs w:val="24"/>
              </w:rPr>
              <w:t>11:</w:t>
            </w:r>
            <w:r w:rsidRPr="7A826EBB" w:rsidR="6E1C04A1">
              <w:rPr>
                <w:sz w:val="24"/>
                <w:szCs w:val="24"/>
              </w:rPr>
              <w:t>45</w:t>
            </w:r>
            <w:r w:rsidRPr="7A826EBB" w:rsidR="1BABE893">
              <w:rPr>
                <w:sz w:val="24"/>
                <w:szCs w:val="24"/>
              </w:rPr>
              <w:t xml:space="preserve"> am–1:00 pm</w:t>
            </w:r>
          </w:p>
        </w:tc>
        <w:tc>
          <w:tcPr>
            <w:tcW w:w="3544" w:type="dxa"/>
            <w:tcMar/>
          </w:tcPr>
          <w:p w:rsidR="4F567995" w:rsidP="7A826EBB" w:rsidRDefault="4F567995" w14:paraId="3D4BDB8D" w14:textId="7157ED8C">
            <w:pPr>
              <w:spacing w:line="240" w:lineRule="auto"/>
              <w:ind w:left="0" w:hanging="2"/>
              <w:textDirection w:val="lrTb"/>
              <w:rPr>
                <w:b w:val="1"/>
                <w:bCs w:val="1"/>
                <w:sz w:val="24"/>
                <w:szCs w:val="24"/>
              </w:rPr>
            </w:pPr>
            <w:r w:rsidRPr="7A826EBB" w:rsidR="5F8732E6">
              <w:rPr>
                <w:b w:val="1"/>
                <w:bCs w:val="1"/>
                <w:sz w:val="24"/>
                <w:szCs w:val="24"/>
              </w:rPr>
              <w:t>Fireside Chat</w:t>
            </w:r>
            <w:r w:rsidRPr="7A826EBB" w:rsidR="27691579">
              <w:rPr>
                <w:b w:val="1"/>
                <w:bCs w:val="1"/>
                <w:sz w:val="24"/>
                <w:szCs w:val="24"/>
              </w:rPr>
              <w:t xml:space="preserve"> 1</w:t>
            </w:r>
          </w:p>
          <w:p w:rsidR="4F567995" w:rsidP="2324063E" w:rsidRDefault="4F567995" w14:paraId="00939AA6" w14:textId="781A883E">
            <w:pPr>
              <w:spacing w:line="240" w:lineRule="auto"/>
              <w:ind w:left="0" w:hanging="2"/>
              <w:textDirection w:val="lrTb"/>
              <w:rPr>
                <w:sz w:val="24"/>
                <w:szCs w:val="24"/>
              </w:rPr>
            </w:pPr>
            <w:r w:rsidRPr="2324063E">
              <w:rPr>
                <w:b/>
                <w:bCs/>
                <w:sz w:val="24"/>
                <w:szCs w:val="24"/>
              </w:rPr>
              <w:t xml:space="preserve">Topic: </w:t>
            </w:r>
            <w:r w:rsidRPr="2324063E">
              <w:rPr>
                <w:color w:val="000000" w:themeColor="text1"/>
                <w:sz w:val="24"/>
                <w:szCs w:val="24"/>
              </w:rPr>
              <w:t>The Coast We Have: Unlocking Our Resources, Creating Our Future.</w:t>
            </w:r>
          </w:p>
          <w:p w:rsidR="4F567995" w:rsidP="2324063E" w:rsidRDefault="4F567995" w14:paraId="18DECD49" w14:textId="0ED10013">
            <w:pPr>
              <w:spacing w:line="240" w:lineRule="auto"/>
              <w:ind w:left="0" w:hanging="2"/>
              <w:textDirection w:val="lrTb"/>
            </w:pPr>
            <w:r w:rsidRPr="2324063E">
              <w:rPr>
                <w:b/>
                <w:bCs/>
                <w:sz w:val="24"/>
                <w:szCs w:val="24"/>
              </w:rPr>
              <w:t xml:space="preserve">Moderator: </w:t>
            </w:r>
            <w:r w:rsidRPr="2324063E">
              <w:rPr>
                <w:sz w:val="24"/>
                <w:szCs w:val="24"/>
              </w:rPr>
              <w:t>M’mbetsa Ngome</w:t>
            </w:r>
            <w:r w:rsidRPr="2324063E" w:rsidR="19C3A2D3">
              <w:rPr>
                <w:sz w:val="24"/>
                <w:szCs w:val="24"/>
              </w:rPr>
              <w:t xml:space="preserve">, </w:t>
            </w:r>
            <w:r w:rsidRPr="2324063E" w:rsidR="19C3A2D3">
              <w:rPr>
                <w:i/>
                <w:iCs/>
                <w:sz w:val="24"/>
                <w:szCs w:val="24"/>
              </w:rPr>
              <w:t xml:space="preserve">Assistant Program Manager, Swahilipot Hub Foundation </w:t>
            </w:r>
          </w:p>
          <w:p w:rsidR="4F567995" w:rsidP="2324063E" w:rsidRDefault="4F567995" w14:paraId="69EF19A8" w14:textId="038F1B95">
            <w:pPr>
              <w:spacing w:line="240" w:lineRule="auto"/>
              <w:ind w:left="0" w:hanging="2"/>
              <w:textDirection w:val="lrTb"/>
            </w:pPr>
            <w:r w:rsidRPr="2324063E">
              <w:rPr>
                <w:b/>
                <w:bCs/>
                <w:sz w:val="24"/>
                <w:szCs w:val="24"/>
              </w:rPr>
              <w:t>Panelists:</w:t>
            </w:r>
          </w:p>
          <w:p w:rsidR="4F567995" w:rsidP="7A826EBB" w:rsidRDefault="4F567995" w14:paraId="0815ACA1" w14:textId="60D2D008">
            <w:pPr>
              <w:pStyle w:val="ListParagraph"/>
              <w:numPr>
                <w:ilvl w:val="0"/>
                <w:numId w:val="7"/>
              </w:numPr>
              <w:spacing w:line="240" w:lineRule="auto"/>
              <w:ind/>
              <w:textDirection w:val="lrTb"/>
              <w:rPr>
                <w:sz w:val="24"/>
                <w:szCs w:val="24"/>
              </w:rPr>
            </w:pPr>
            <w:r w:rsidRPr="7A826EBB" w:rsidR="5F8732E6">
              <w:rPr>
                <w:sz w:val="24"/>
                <w:szCs w:val="24"/>
              </w:rPr>
              <w:t>Dr. Mwanasiti</w:t>
            </w:r>
            <w:r w:rsidRPr="7A826EBB" w:rsidR="06A7498D">
              <w:rPr>
                <w:sz w:val="24"/>
                <w:szCs w:val="24"/>
              </w:rPr>
              <w:t xml:space="preserve"> Mohamed</w:t>
            </w:r>
            <w:r w:rsidRPr="7A826EBB" w:rsidR="5F8732E6">
              <w:rPr>
                <w:sz w:val="24"/>
                <w:szCs w:val="24"/>
              </w:rPr>
              <w:t xml:space="preserve"> Bendera, </w:t>
            </w:r>
            <w:r w:rsidRPr="7A826EBB" w:rsidR="5F8732E6">
              <w:rPr>
                <w:i w:val="1"/>
                <w:iCs w:val="1"/>
                <w:sz w:val="24"/>
                <w:szCs w:val="24"/>
              </w:rPr>
              <w:t>Ag. Managing Director, CDA.</w:t>
            </w:r>
          </w:p>
          <w:p w:rsidR="4F567995" w:rsidP="7A826EBB" w:rsidRDefault="4F567995" w14:paraId="6006DCF9" w14:textId="47DC493F">
            <w:pPr>
              <w:pStyle w:val="ListParagraph"/>
              <w:numPr>
                <w:ilvl w:val="0"/>
                <w:numId w:val="7"/>
              </w:numPr>
              <w:spacing w:line="240" w:lineRule="auto"/>
              <w:ind/>
              <w:textDirection w:val="lrTb"/>
              <w:rPr>
                <w:sz w:val="24"/>
                <w:szCs w:val="24"/>
              </w:rPr>
            </w:pPr>
            <w:r w:rsidRPr="7A826EBB" w:rsidR="5F8732E6">
              <w:rPr>
                <w:sz w:val="24"/>
                <w:szCs w:val="24"/>
              </w:rPr>
              <w:t xml:space="preserve">Mr. Jamal Abdallah Kidiogo, </w:t>
            </w:r>
            <w:r w:rsidRPr="7A826EBB" w:rsidR="5F8732E6">
              <w:rPr>
                <w:i w:val="1"/>
                <w:iCs w:val="1"/>
                <w:sz w:val="24"/>
                <w:szCs w:val="24"/>
              </w:rPr>
              <w:t>Founder</w:t>
            </w:r>
            <w:r w:rsidRPr="7A826EBB" w:rsidR="3C5A1E77">
              <w:rPr>
                <w:i w:val="1"/>
                <w:iCs w:val="1"/>
                <w:sz w:val="24"/>
                <w:szCs w:val="24"/>
              </w:rPr>
              <w:t>,</w:t>
            </w:r>
            <w:r w:rsidRPr="7A826EBB" w:rsidR="5F8732E6">
              <w:rPr>
                <w:i w:val="1"/>
                <w:iCs w:val="1"/>
                <w:sz w:val="24"/>
                <w:szCs w:val="24"/>
              </w:rPr>
              <w:t xml:space="preserve"> Smart Move Community</w:t>
            </w:r>
          </w:p>
          <w:p w:rsidR="2324063E" w:rsidP="2324063E" w:rsidRDefault="2324063E" w14:paraId="26D07C0B" w14:textId="1AC799C8">
            <w:pPr>
              <w:ind w:left="0" w:hanging="2"/>
              <w:textDirection w:val="lrTb"/>
              <w:rPr>
                <w:lang w:val="en-GB"/>
              </w:rPr>
            </w:pPr>
          </w:p>
          <w:p w:rsidRPr="00113B0C" w:rsidR="00113B0C" w:rsidP="0E792681" w:rsidRDefault="00113B0C" w14:paraId="0EB2D4BE" w14:textId="1BC8BB9B">
            <w:pPr>
              <w:pStyle w:val="Heading1"/>
              <w:suppressAutoHyphens w:val="0"/>
              <w:spacing w:before="0" w:after="0" w:line="276" w:lineRule="auto"/>
              <w:ind w:leftChars="0" w:firstLineChars="0"/>
              <w:textDirection w:val="lrTb"/>
              <w:textAlignment w:val="auto"/>
              <w:rPr>
                <w:b w:val="0"/>
                <w:sz w:val="24"/>
                <w:szCs w:val="24"/>
                <w:lang w:val="en-GB"/>
              </w:rPr>
            </w:pPr>
          </w:p>
        </w:tc>
        <w:tc>
          <w:tcPr>
            <w:tcW w:w="3544" w:type="dxa"/>
            <w:vMerge/>
            <w:tcMar/>
          </w:tcPr>
          <w:p w:rsidR="00A77AF7" w:rsidRDefault="00A77AF7" w14:paraId="0EA50068" w14:textId="77777777">
            <w:pPr>
              <w:ind w:left="0" w:hanging="2"/>
              <w:textDirection w:val="lrTb"/>
            </w:pPr>
          </w:p>
        </w:tc>
      </w:tr>
      <w:tr w:rsidRPr="00E372AA" w:rsidR="00113B0C" w:rsidTr="7A826EBB" w14:paraId="379239F5" w14:textId="77777777">
        <w:trPr>
          <w:trHeight w:val="300"/>
        </w:trPr>
        <w:tc>
          <w:tcPr>
            <w:tcW w:w="2263" w:type="dxa"/>
            <w:tcMar/>
          </w:tcPr>
          <w:p w:rsidRPr="00E372AA" w:rsidR="00113B0C" w:rsidP="0E792681" w:rsidRDefault="68D0E7C2" w14:paraId="714A6EF0" w14:textId="77777777">
            <w:pPr>
              <w:spacing w:after="0" w:line="240" w:lineRule="auto"/>
              <w:ind w:left="0" w:hanging="2"/>
              <w:textDirection w:val="lrTb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>1:00 PM - 1:45 PM</w:t>
            </w:r>
          </w:p>
        </w:tc>
        <w:tc>
          <w:tcPr>
            <w:tcW w:w="7088" w:type="dxa"/>
            <w:gridSpan w:val="2"/>
            <w:tcMar/>
          </w:tcPr>
          <w:p w:rsidRPr="00E372AA" w:rsidR="00113B0C" w:rsidP="0E792681" w:rsidRDefault="2F030BAE" w14:paraId="4F8EE273" w14:textId="4D415433">
            <w:pPr>
              <w:spacing w:after="0" w:line="240" w:lineRule="auto"/>
              <w:ind w:left="0" w:hanging="2"/>
              <w:textDirection w:val="lrTb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 xml:space="preserve">Lunch Break </w:t>
            </w:r>
          </w:p>
        </w:tc>
      </w:tr>
      <w:tr w:rsidRPr="00E372AA" w:rsidR="00113B0C" w:rsidTr="7A826EBB" w14:paraId="00967DA3" w14:textId="77777777">
        <w:trPr>
          <w:trHeight w:val="300"/>
        </w:trPr>
        <w:tc>
          <w:tcPr>
            <w:tcW w:w="2263" w:type="dxa"/>
            <w:tcMar/>
          </w:tcPr>
          <w:p w:rsidRPr="00E372AA" w:rsidR="00113B0C" w:rsidP="0E792681" w:rsidRDefault="2E5F0892" w14:paraId="2305F612" w14:textId="18BA76B9">
            <w:pPr>
              <w:spacing w:after="0" w:line="240" w:lineRule="auto"/>
              <w:ind w:left="0" w:hanging="2"/>
              <w:textDirection w:val="lrTb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>1</w:t>
            </w:r>
            <w:r w:rsidRPr="0E792681" w:rsidR="68D0E7C2">
              <w:rPr>
                <w:sz w:val="24"/>
                <w:szCs w:val="24"/>
              </w:rPr>
              <w:t>:</w:t>
            </w:r>
            <w:r w:rsidRPr="0E792681" w:rsidR="1F34A612">
              <w:rPr>
                <w:sz w:val="24"/>
                <w:szCs w:val="24"/>
              </w:rPr>
              <w:t>4</w:t>
            </w:r>
            <w:r w:rsidRPr="0E792681" w:rsidR="68D0E7C2">
              <w:rPr>
                <w:sz w:val="24"/>
                <w:szCs w:val="24"/>
              </w:rPr>
              <w:t xml:space="preserve">5 PM- 3:30 PM </w:t>
            </w:r>
          </w:p>
        </w:tc>
        <w:tc>
          <w:tcPr>
            <w:tcW w:w="7088" w:type="dxa"/>
            <w:gridSpan w:val="2"/>
            <w:tcMar/>
          </w:tcPr>
          <w:p w:rsidRPr="00695D44" w:rsidR="00113B0C" w:rsidP="7A826EBB" w:rsidRDefault="1253FFE1" w14:paraId="7EF7A1D2" w14:textId="144FBFBA">
            <w:pPr>
              <w:pStyle w:val="Heading1"/>
              <w:spacing w:before="0" w:line="276" w:lineRule="auto"/>
              <w:ind w:left="0" w:hanging="2"/>
              <w:textDirection w:val="lrTb"/>
              <w:rPr>
                <w:rFonts w:ascii="Calibri" w:hAnsi="Calibri" w:eastAsia="Calibri" w:cs="Calibri"/>
                <w:sz w:val="24"/>
                <w:szCs w:val="24"/>
                <w:lang w:val="en-GB"/>
              </w:rPr>
            </w:pPr>
            <w:r w:rsidRPr="7A826EBB" w:rsidR="637FA288">
              <w:rPr>
                <w:rFonts w:ascii="Calibri" w:hAnsi="Calibri" w:eastAsia="Calibri" w:cs="Calibri"/>
                <w:sz w:val="24"/>
                <w:szCs w:val="24"/>
                <w:lang w:val="en-GB"/>
              </w:rPr>
              <w:t>Plenary</w:t>
            </w:r>
            <w:r w:rsidRPr="7A826EBB" w:rsidR="41017648">
              <w:rPr>
                <w:rFonts w:ascii="Calibri" w:hAnsi="Calibri" w:eastAsia="Calibri" w:cs="Calibri"/>
                <w:sz w:val="24"/>
                <w:szCs w:val="24"/>
                <w:lang w:val="en-GB"/>
              </w:rPr>
              <w:t xml:space="preserve"> 3</w:t>
            </w:r>
          </w:p>
          <w:p w:rsidRPr="00113B0C" w:rsidR="00113B0C" w:rsidP="7A826EBB" w:rsidRDefault="1B99D68D" w14:paraId="1322266B" w14:textId="6326A51F">
            <w:pPr>
              <w:ind w:left="0" w:hanging="2"/>
              <w:textDirection w:val="lrTb"/>
              <w:rPr>
                <w:rFonts w:ascii="Calibri" w:hAnsi="Calibri" w:eastAsia="Calibri" w:cs="Calibri"/>
                <w:sz w:val="24"/>
                <w:szCs w:val="24"/>
                <w:lang w:val="en-GB"/>
              </w:rPr>
            </w:pPr>
            <w:r w:rsidRPr="7A826EBB" w:rsidR="43B82392">
              <w:rPr>
                <w:rFonts w:ascii="Calibri" w:hAnsi="Calibri" w:eastAsia="Calibri" w:cs="Calibri"/>
                <w:b w:val="1"/>
                <w:bCs w:val="1"/>
                <w:sz w:val="24"/>
                <w:szCs w:val="24"/>
                <w:lang w:val="en-GB"/>
              </w:rPr>
              <w:t>Topic:</w:t>
            </w:r>
            <w:r w:rsidRPr="7A826EBB" w:rsidR="43B82392">
              <w:rPr>
                <w:rFonts w:ascii="Calibri" w:hAnsi="Calibri" w:eastAsia="Calibri" w:cs="Calibri"/>
                <w:sz w:val="24"/>
                <w:szCs w:val="24"/>
                <w:lang w:val="en-GB"/>
              </w:rPr>
              <w:t xml:space="preserve"> The </w:t>
            </w:r>
            <w:r w:rsidRPr="7A826EBB" w:rsidR="420B8AF3">
              <w:rPr>
                <w:rFonts w:ascii="Calibri" w:hAnsi="Calibri" w:eastAsia="Calibri" w:cs="Calibri"/>
                <w:sz w:val="24"/>
                <w:szCs w:val="24"/>
                <w:lang w:val="en-GB"/>
              </w:rPr>
              <w:t>10-year</w:t>
            </w:r>
            <w:r w:rsidRPr="7A826EBB" w:rsidR="44254934">
              <w:rPr>
                <w:rFonts w:ascii="Calibri" w:hAnsi="Calibri" w:eastAsia="Calibri" w:cs="Calibri"/>
                <w:sz w:val="24"/>
                <w:szCs w:val="24"/>
                <w:lang w:val="en-GB"/>
              </w:rPr>
              <w:t xml:space="preserve"> </w:t>
            </w:r>
            <w:r w:rsidRPr="7A826EBB" w:rsidR="43B82392">
              <w:rPr>
                <w:rFonts w:ascii="Calibri" w:hAnsi="Calibri" w:eastAsia="Calibri" w:cs="Calibri"/>
                <w:sz w:val="24"/>
                <w:szCs w:val="24"/>
                <w:lang w:val="en-GB"/>
              </w:rPr>
              <w:t>journey</w:t>
            </w:r>
            <w:r w:rsidRPr="7A826EBB" w:rsidR="741C6261">
              <w:rPr>
                <w:rFonts w:ascii="Calibri" w:hAnsi="Calibri" w:eastAsia="Calibri" w:cs="Calibri"/>
                <w:sz w:val="24"/>
                <w:szCs w:val="24"/>
                <w:lang w:val="en-GB"/>
              </w:rPr>
              <w:t xml:space="preserve">: </w:t>
            </w:r>
            <w:r w:rsidRPr="7A826EBB" w:rsidR="3373AD7F">
              <w:rPr>
                <w:rFonts w:ascii="Calibri" w:hAnsi="Calibri" w:eastAsia="Calibri" w:cs="Calibri"/>
                <w:sz w:val="24"/>
                <w:szCs w:val="24"/>
                <w:lang w:val="en-GB"/>
              </w:rPr>
              <w:t>H</w:t>
            </w:r>
            <w:r w:rsidRPr="7A826EBB" w:rsidR="43B82392">
              <w:rPr>
                <w:rFonts w:ascii="Calibri" w:hAnsi="Calibri" w:eastAsia="Calibri" w:cs="Calibri"/>
                <w:sz w:val="24"/>
                <w:szCs w:val="24"/>
                <w:lang w:val="en-GB"/>
              </w:rPr>
              <w:t>ow</w:t>
            </w:r>
            <w:r w:rsidRPr="7A826EBB" w:rsidR="08A7181B">
              <w:rPr>
                <w:rFonts w:ascii="Calibri" w:hAnsi="Calibri" w:eastAsia="Calibri" w:cs="Calibri"/>
                <w:sz w:val="24"/>
                <w:szCs w:val="24"/>
                <w:lang w:val="en-GB"/>
              </w:rPr>
              <w:t xml:space="preserve"> the Swahilipot journey transformation</w:t>
            </w:r>
            <w:r w:rsidRPr="7A826EBB" w:rsidR="43B82392">
              <w:rPr>
                <w:rFonts w:ascii="Calibri" w:hAnsi="Calibri" w:eastAsia="Calibri" w:cs="Calibri"/>
                <w:sz w:val="24"/>
                <w:szCs w:val="24"/>
                <w:lang w:val="en-GB"/>
              </w:rPr>
              <w:t xml:space="preserve"> was built from the ground up</w:t>
            </w:r>
          </w:p>
          <w:p w:rsidR="6C61F090" w:rsidP="7A826EBB" w:rsidRDefault="6C61F090" w14:paraId="58C8C9BC" w14:textId="26A4B23D">
            <w:pPr>
              <w:ind w:left="0" w:hanging="2"/>
              <w:textDirection w:val="lrTb"/>
              <w:rPr>
                <w:rFonts w:ascii="Calibri" w:hAnsi="Calibri" w:eastAsia="Calibri" w:cs="Calibri"/>
                <w:sz w:val="24"/>
                <w:szCs w:val="24"/>
                <w:lang w:val="en-GB"/>
              </w:rPr>
            </w:pPr>
            <w:r w:rsidRPr="7A826EBB" w:rsidR="2C93F86A">
              <w:rPr>
                <w:rFonts w:ascii="Calibri" w:hAnsi="Calibri" w:eastAsia="Calibri" w:cs="Calibri"/>
                <w:b w:val="1"/>
                <w:bCs w:val="1"/>
                <w:sz w:val="24"/>
                <w:szCs w:val="24"/>
                <w:lang w:val="en-GB"/>
              </w:rPr>
              <w:t>Venue</w:t>
            </w:r>
            <w:r w:rsidRPr="7A826EBB" w:rsidR="2C93F86A">
              <w:rPr>
                <w:rFonts w:ascii="Calibri" w:hAnsi="Calibri" w:eastAsia="Calibri" w:cs="Calibri"/>
                <w:sz w:val="24"/>
                <w:szCs w:val="24"/>
                <w:lang w:val="en-GB"/>
              </w:rPr>
              <w:t>: Main Arena</w:t>
            </w:r>
          </w:p>
          <w:p w:rsidRPr="00113B0C" w:rsidR="00113B0C" w:rsidP="7A826EBB" w:rsidRDefault="12AB9BC0" w14:paraId="7F4C0399" w14:textId="493E4D7B">
            <w:pPr>
              <w:pStyle w:val="Heading1"/>
              <w:spacing w:before="0" w:after="0" w:line="276" w:lineRule="auto"/>
              <w:ind w:left="0" w:hanging="2"/>
              <w:textDirection w:val="lrTb"/>
              <w:rPr>
                <w:rFonts w:ascii="Calibri" w:hAnsi="Calibri" w:eastAsia="Calibri" w:cs="Calibri"/>
                <w:b w:val="0"/>
                <w:bCs w:val="0"/>
                <w:i w:val="1"/>
                <w:iCs w:val="1"/>
                <w:sz w:val="24"/>
                <w:szCs w:val="24"/>
                <w:lang w:val="en-GB"/>
              </w:rPr>
            </w:pPr>
            <w:r w:rsidRPr="7A826EBB" w:rsidR="7223F4CD">
              <w:rPr>
                <w:rFonts w:ascii="Calibri" w:hAnsi="Calibri" w:eastAsia="Calibri" w:cs="Calibri"/>
                <w:sz w:val="24"/>
                <w:szCs w:val="24"/>
                <w:lang w:val="en-GB"/>
              </w:rPr>
              <w:t xml:space="preserve">Moderator: </w:t>
            </w:r>
            <w:r w:rsidRPr="7A826EBB" w:rsidR="7C5839AF">
              <w:rPr>
                <w:rFonts w:ascii="Calibri" w:hAnsi="Calibri" w:eastAsia="Calibri" w:cs="Calibri"/>
                <w:b w:val="0"/>
                <w:bCs w:val="0"/>
                <w:sz w:val="24"/>
                <w:szCs w:val="24"/>
                <w:lang w:val="en-GB"/>
              </w:rPr>
              <w:t>Ohms Law Montana</w:t>
            </w:r>
            <w:r w:rsidRPr="7A826EBB" w:rsidR="72B15051">
              <w:rPr>
                <w:rFonts w:ascii="Calibri" w:hAnsi="Calibri" w:eastAsia="Calibri" w:cs="Calibri"/>
                <w:b w:val="0"/>
                <w:bCs w:val="0"/>
                <w:sz w:val="24"/>
                <w:szCs w:val="24"/>
                <w:lang w:val="en-GB"/>
              </w:rPr>
              <w:t xml:space="preserve">, </w:t>
            </w:r>
            <w:r w:rsidRPr="7A826EBB" w:rsidR="72B15051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sz w:val="24"/>
                <w:szCs w:val="24"/>
                <w:lang w:val="en-GB"/>
              </w:rPr>
              <w:t xml:space="preserve">Poet, Rapper. </w:t>
            </w:r>
          </w:p>
          <w:p w:rsidRPr="00113B0C" w:rsidR="00113B0C" w:rsidP="7A826EBB" w:rsidRDefault="00113B0C" w14:paraId="3CB33FD9" w14:textId="47926FE6">
            <w:pPr>
              <w:ind w:left="0" w:hanging="2"/>
              <w:textDirection w:val="lrTb"/>
              <w:rPr>
                <w:rFonts w:ascii="Calibri" w:hAnsi="Calibri" w:eastAsia="Calibri" w:cs="Calibri"/>
                <w:sz w:val="24"/>
                <w:szCs w:val="24"/>
                <w:lang w:val="en-GB"/>
              </w:rPr>
            </w:pPr>
          </w:p>
          <w:p w:rsidRPr="00113B0C" w:rsidR="00113B0C" w:rsidP="7A826EBB" w:rsidRDefault="12AB9BC0" w14:paraId="63C655FD" w14:textId="17F3DD08">
            <w:pPr>
              <w:pStyle w:val="Heading1"/>
              <w:spacing w:before="0" w:after="0" w:line="276" w:lineRule="auto"/>
              <w:ind w:left="0" w:hanging="2"/>
              <w:textDirection w:val="lrTb"/>
              <w:rPr>
                <w:rFonts w:ascii="Calibri" w:hAnsi="Calibri" w:eastAsia="Calibri" w:cs="Calibri"/>
                <w:sz w:val="24"/>
                <w:szCs w:val="24"/>
                <w:lang w:val="en-GB"/>
              </w:rPr>
            </w:pPr>
            <w:r w:rsidRPr="7A826EBB" w:rsidR="7223F4CD">
              <w:rPr>
                <w:rFonts w:ascii="Calibri" w:hAnsi="Calibri" w:eastAsia="Calibri" w:cs="Calibri"/>
                <w:sz w:val="24"/>
                <w:szCs w:val="24"/>
                <w:lang w:val="en-GB"/>
              </w:rPr>
              <w:t>Keynote Address:</w:t>
            </w:r>
          </w:p>
          <w:p w:rsidR="36ED8F76" w:rsidP="7A826EBB" w:rsidRDefault="04077155" w14:paraId="487BE56B" w14:textId="194105C5">
            <w:pPr>
              <w:pStyle w:val="ListParagraph"/>
              <w:numPr>
                <w:ilvl w:val="0"/>
                <w:numId w:val="19"/>
              </w:numPr>
              <w:ind/>
              <w:textDirection w:val="lrTb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7A826EBB" w:rsidR="75A3219C">
              <w:rPr>
                <w:rFonts w:ascii="Calibri" w:hAnsi="Calibri" w:eastAsia="Calibri" w:cs="Calibri"/>
                <w:sz w:val="24"/>
                <w:szCs w:val="24"/>
              </w:rPr>
              <w:t>Mr. At</w:t>
            </w:r>
            <w:r w:rsidRPr="7A826EBB" w:rsidR="75A3219C">
              <w:rPr>
                <w:rFonts w:ascii="Calibri" w:hAnsi="Calibri" w:eastAsia="Calibri" w:cs="Calibri"/>
                <w:sz w:val="24"/>
                <w:szCs w:val="24"/>
              </w:rPr>
              <w:t xml:space="preserve">rash Ali, Senior </w:t>
            </w:r>
            <w:r w:rsidRPr="7A826EBB" w:rsidR="75A3219C">
              <w:rPr>
                <w:rFonts w:ascii="Calibri" w:hAnsi="Calibri" w:eastAsia="Calibri" w:cs="Calibri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Advisor, Conrad N. Hilton Foundation</w:t>
            </w:r>
          </w:p>
          <w:p w:rsidR="36ED8F76" w:rsidP="7A826EBB" w:rsidRDefault="04077155" w14:paraId="254EEB82" w14:textId="49CABF01">
            <w:pPr>
              <w:pStyle w:val="ListParagraph"/>
              <w:numPr>
                <w:ilvl w:val="0"/>
                <w:numId w:val="19"/>
              </w:numPr>
              <w:ind/>
              <w:textDirection w:val="lrTb"/>
              <w:rPr>
                <w:rFonts w:ascii="Calibri" w:hAnsi="Calibri" w:eastAsia="Calibri" w:cs="Calibri"/>
                <w:i w:val="1"/>
                <w:iCs w:val="1"/>
                <w:sz w:val="24"/>
                <w:szCs w:val="24"/>
              </w:rPr>
            </w:pPr>
            <w:r w:rsidRPr="7A826EBB" w:rsidR="0B74D113">
              <w:rPr>
                <w:rFonts w:ascii="Calibri" w:hAnsi="Calibri" w:eastAsia="Calibri" w:cs="Calibri"/>
                <w:sz w:val="24"/>
                <w:szCs w:val="24"/>
              </w:rPr>
              <w:t>Mr. Alvin Kayonga</w:t>
            </w:r>
            <w:r w:rsidRPr="7A826EBB" w:rsidR="3AD11FA9">
              <w:rPr>
                <w:rFonts w:ascii="Calibri" w:hAnsi="Calibri" w:eastAsia="Calibri" w:cs="Calibri"/>
                <w:sz w:val="24"/>
                <w:szCs w:val="24"/>
              </w:rPr>
              <w:t xml:space="preserve">, </w:t>
            </w:r>
            <w:r w:rsidRPr="7A826EBB" w:rsidR="3AD11FA9">
              <w:rPr>
                <w:rFonts w:ascii="Calibri" w:hAnsi="Calibri" w:eastAsia="Calibri" w:cs="Calibri"/>
                <w:i w:val="1"/>
                <w:iCs w:val="1"/>
                <w:noProof w:val="0"/>
                <w:sz w:val="24"/>
                <w:szCs w:val="24"/>
                <w:lang w:val="en-US"/>
              </w:rPr>
              <w:t>Africa Regional Lead (GOYN), Global Development Incubator Africa</w:t>
            </w:r>
          </w:p>
          <w:p w:rsidR="36ED8F76" w:rsidP="7A826EBB" w:rsidRDefault="04077155" w14:paraId="16C0F084" w14:textId="4896CCDA">
            <w:pPr>
              <w:pStyle w:val="ListParagraph"/>
              <w:numPr>
                <w:ilvl w:val="0"/>
                <w:numId w:val="19"/>
              </w:numPr>
              <w:ind/>
              <w:textDirection w:val="lrTb"/>
              <w:rPr>
                <w:rFonts w:ascii="Calibri" w:hAnsi="Calibri" w:eastAsia="Calibri" w:cs="Calibri"/>
                <w:i w:val="1"/>
                <w:iCs w:val="1"/>
                <w:sz w:val="24"/>
                <w:szCs w:val="24"/>
              </w:rPr>
            </w:pPr>
            <w:r w:rsidRPr="7A826EBB" w:rsidR="7A4CF4CB">
              <w:rPr>
                <w:rFonts w:ascii="Calibri" w:hAnsi="Calibri" w:eastAsia="Calibri" w:cs="Calibri"/>
                <w:sz w:val="24"/>
                <w:szCs w:val="24"/>
              </w:rPr>
              <w:t xml:space="preserve">Prof. Jostinah Wawasi </w:t>
            </w:r>
            <w:r w:rsidRPr="7A826EBB" w:rsidR="7A4CF4CB">
              <w:rPr>
                <w:rFonts w:ascii="Calibri" w:hAnsi="Calibri" w:eastAsia="Calibri" w:cs="Calibri"/>
                <w:sz w:val="24"/>
                <w:szCs w:val="24"/>
              </w:rPr>
              <w:t>Mwang’ombe</w:t>
            </w:r>
            <w:r w:rsidRPr="7A826EBB" w:rsidR="253E19CA"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  <w:r w:rsidRPr="7A826EBB" w:rsidR="785D96E0">
              <w:rPr>
                <w:rFonts w:ascii="Calibri" w:hAnsi="Calibri" w:eastAsia="Calibri" w:cs="Calibri"/>
                <w:i w:val="1"/>
                <w:iCs w:val="1"/>
                <w:sz w:val="24"/>
                <w:szCs w:val="24"/>
              </w:rPr>
              <w:t>|</w:t>
            </w:r>
            <w:r w:rsidRPr="7A826EBB" w:rsidR="253E19CA">
              <w:rPr>
                <w:rFonts w:ascii="Calibri" w:hAnsi="Calibri" w:eastAsia="Calibri" w:cs="Calibri"/>
                <w:i w:val="1"/>
                <w:iCs w:val="1"/>
                <w:sz w:val="24"/>
                <w:szCs w:val="24"/>
              </w:rPr>
              <w:t>SSP</w:t>
            </w:r>
            <w:r w:rsidRPr="7A826EBB" w:rsidR="5A24ED2C">
              <w:rPr>
                <w:rFonts w:ascii="Calibri" w:hAnsi="Calibri" w:eastAsia="Calibri" w:cs="Calibri"/>
                <w:i w:val="1"/>
                <w:iCs w:val="1"/>
                <w:sz w:val="24"/>
                <w:szCs w:val="24"/>
              </w:rPr>
              <w:t>|</w:t>
            </w:r>
            <w:r w:rsidRPr="7A826EBB" w:rsidR="253E19CA">
              <w:rPr>
                <w:rFonts w:ascii="Calibri" w:hAnsi="Calibri" w:eastAsia="Calibri" w:cs="Calibri"/>
                <w:i w:val="1"/>
                <w:iCs w:val="1"/>
                <w:sz w:val="24"/>
                <w:szCs w:val="24"/>
              </w:rPr>
              <w:t>OGW</w:t>
            </w:r>
            <w:r w:rsidRPr="7A826EBB" w:rsidR="4E113009">
              <w:rPr>
                <w:rFonts w:ascii="Calibri" w:hAnsi="Calibri" w:eastAsia="Calibri" w:cs="Calibri"/>
                <w:i w:val="1"/>
                <w:iCs w:val="1"/>
                <w:sz w:val="24"/>
                <w:szCs w:val="24"/>
              </w:rPr>
              <w:t>|</w:t>
            </w:r>
            <w:r w:rsidRPr="7A826EBB" w:rsidR="253E19CA">
              <w:rPr>
                <w:rFonts w:ascii="Calibri" w:hAnsi="Calibri" w:eastAsia="Calibri" w:cs="Calibri"/>
                <w:i w:val="1"/>
                <w:iCs w:val="1"/>
                <w:sz w:val="24"/>
                <w:szCs w:val="24"/>
              </w:rPr>
              <w:t>Phd.con</w:t>
            </w:r>
          </w:p>
          <w:p w:rsidRPr="00113B0C" w:rsidR="00113B0C" w:rsidP="7A826EBB" w:rsidRDefault="336D290E" w14:paraId="5B5CD274" w14:textId="06A428CA">
            <w:pPr>
              <w:pStyle w:val="Heading1"/>
              <w:spacing w:before="0" w:after="0" w:line="276" w:lineRule="auto"/>
              <w:ind w:left="0" w:hanging="2"/>
              <w:textDirection w:val="lrTb"/>
              <w:rPr>
                <w:rFonts w:ascii="Calibri" w:hAnsi="Calibri" w:eastAsia="Calibri" w:cs="Calibri"/>
                <w:sz w:val="24"/>
                <w:szCs w:val="24"/>
                <w:lang w:val="en-GB"/>
              </w:rPr>
            </w:pPr>
            <w:r w:rsidRPr="7A826EBB" w:rsidR="2BBAF93F">
              <w:rPr>
                <w:rFonts w:ascii="Calibri" w:hAnsi="Calibri" w:eastAsia="Calibri" w:cs="Calibri"/>
                <w:sz w:val="24"/>
                <w:szCs w:val="24"/>
                <w:lang w:val="en-GB"/>
              </w:rPr>
              <w:t>Pa</w:t>
            </w:r>
            <w:r w:rsidRPr="7A826EBB" w:rsidR="56F1BA17">
              <w:rPr>
                <w:rFonts w:ascii="Calibri" w:hAnsi="Calibri" w:eastAsia="Calibri" w:cs="Calibri"/>
                <w:sz w:val="24"/>
                <w:szCs w:val="24"/>
                <w:lang w:val="en-GB"/>
              </w:rPr>
              <w:t>rtners</w:t>
            </w:r>
            <w:r w:rsidRPr="7A826EBB" w:rsidR="2BBAF93F">
              <w:rPr>
                <w:rFonts w:ascii="Calibri" w:hAnsi="Calibri" w:eastAsia="Calibri" w:cs="Calibri"/>
                <w:sz w:val="24"/>
                <w:szCs w:val="24"/>
                <w:lang w:val="en-GB"/>
              </w:rPr>
              <w:t>:</w:t>
            </w:r>
          </w:p>
          <w:p w:rsidRPr="00113B0C" w:rsidR="00113B0C" w:rsidP="7A826EBB" w:rsidRDefault="3D22131E" w14:paraId="78B1BC5E" w14:textId="7C83CDA6">
            <w:pPr>
              <w:pStyle w:val="ListParagraph"/>
              <w:numPr>
                <w:ilvl w:val="0"/>
                <w:numId w:val="22"/>
              </w:numPr>
              <w:spacing w:line="257" w:lineRule="auto"/>
              <w:ind/>
              <w:textDirection w:val="lrTb"/>
              <w:rPr>
                <w:rFonts w:ascii="Calibri" w:hAnsi="Calibri" w:eastAsia="Calibri" w:cs="Calibri"/>
                <w:i w:val="1"/>
                <w:iCs w:val="1"/>
                <w:sz w:val="24"/>
                <w:szCs w:val="24"/>
                <w:lang w:val="en-GB"/>
              </w:rPr>
            </w:pPr>
            <w:r w:rsidRPr="7A826EBB" w:rsidR="046541A6">
              <w:rPr>
                <w:rFonts w:ascii="Calibri" w:hAnsi="Calibri" w:eastAsia="Calibri" w:cs="Calibri"/>
                <w:sz w:val="24"/>
                <w:szCs w:val="24"/>
                <w:lang w:val="en-GB"/>
              </w:rPr>
              <w:t>Rajab Salim</w:t>
            </w:r>
            <w:r w:rsidRPr="7A826EBB" w:rsidR="79C10AA6">
              <w:rPr>
                <w:rFonts w:ascii="Calibri" w:hAnsi="Calibri" w:eastAsia="Calibri" w:cs="Calibri"/>
                <w:sz w:val="24"/>
                <w:szCs w:val="24"/>
                <w:lang w:val="en-GB"/>
              </w:rPr>
              <w:t xml:space="preserve">, </w:t>
            </w:r>
            <w:r w:rsidRPr="7A826EBB" w:rsidR="77960BE1">
              <w:rPr>
                <w:rFonts w:ascii="Calibri" w:hAnsi="Calibri" w:eastAsia="Calibri" w:cs="Calibri"/>
                <w:i w:val="1"/>
                <w:iCs w:val="1"/>
                <w:sz w:val="24"/>
                <w:szCs w:val="24"/>
                <w:lang w:val="en-GB"/>
              </w:rPr>
              <w:t>Community &amp; Operations Associate, Baraza Media Lab</w:t>
            </w:r>
          </w:p>
          <w:p w:rsidRPr="00113B0C" w:rsidR="00113B0C" w:rsidP="7A826EBB" w:rsidRDefault="3D22131E" w14:paraId="4D888776" w14:textId="23CA396A">
            <w:pPr>
              <w:pStyle w:val="ListParagraph"/>
              <w:numPr>
                <w:ilvl w:val="0"/>
                <w:numId w:val="22"/>
              </w:numPr>
              <w:spacing w:line="257" w:lineRule="auto"/>
              <w:ind/>
              <w:textDirection w:val="lrTb"/>
              <w:rPr>
                <w:rFonts w:ascii="Calibri" w:hAnsi="Calibri" w:eastAsia="Calibri" w:cs="Calibri"/>
                <w:i w:val="1"/>
                <w:iCs w:val="1"/>
                <w:sz w:val="24"/>
                <w:szCs w:val="24"/>
                <w:lang w:val="en-GB"/>
              </w:rPr>
            </w:pPr>
            <w:r w:rsidRPr="7A826EBB" w:rsidR="046541A6">
              <w:rPr>
                <w:rFonts w:ascii="Calibri" w:hAnsi="Calibri" w:eastAsia="Calibri" w:cs="Calibri"/>
                <w:sz w:val="24"/>
                <w:szCs w:val="24"/>
                <w:lang w:val="en-GB"/>
              </w:rPr>
              <w:t>Joab</w:t>
            </w:r>
            <w:r w:rsidRPr="7A826EBB" w:rsidR="2CDE8CB7">
              <w:rPr>
                <w:rFonts w:ascii="Calibri" w:hAnsi="Calibri" w:eastAsia="Calibri" w:cs="Calibri"/>
                <w:sz w:val="24"/>
                <w:szCs w:val="24"/>
                <w:lang w:val="en-GB"/>
              </w:rPr>
              <w:t xml:space="preserve"> </w:t>
            </w:r>
            <w:r w:rsidRPr="7A826EBB" w:rsidR="0AB611C4">
              <w:rPr>
                <w:rFonts w:ascii="Calibri" w:hAnsi="Calibri" w:eastAsia="Calibri" w:cs="Calibri"/>
                <w:sz w:val="24"/>
                <w:szCs w:val="24"/>
                <w:lang w:val="en-GB"/>
              </w:rPr>
              <w:t xml:space="preserve">Kose, </w:t>
            </w:r>
            <w:r w:rsidRPr="7A826EBB" w:rsidR="0AB611C4">
              <w:rPr>
                <w:rFonts w:ascii="Calibri" w:hAnsi="Calibri" w:eastAsia="Calibri" w:cs="Calibri"/>
                <w:i w:val="1"/>
                <w:iCs w:val="1"/>
                <w:sz w:val="24"/>
                <w:szCs w:val="24"/>
                <w:lang w:val="en-GB"/>
              </w:rPr>
              <w:t>Head of Technology</w:t>
            </w:r>
            <w:r w:rsidRPr="7A826EBB" w:rsidR="202B01DA">
              <w:rPr>
                <w:rFonts w:ascii="Calibri" w:hAnsi="Calibri" w:eastAsia="Calibri" w:cs="Calibri"/>
                <w:i w:val="1"/>
                <w:iCs w:val="1"/>
                <w:sz w:val="24"/>
                <w:szCs w:val="24"/>
                <w:lang w:val="en-GB"/>
              </w:rPr>
              <w:t>,</w:t>
            </w:r>
            <w:r w:rsidRPr="7A826EBB" w:rsidR="0AB611C4">
              <w:rPr>
                <w:rFonts w:ascii="Calibri" w:hAnsi="Calibri" w:eastAsia="Calibri" w:cs="Calibri"/>
                <w:i w:val="1"/>
                <w:iCs w:val="1"/>
                <w:sz w:val="24"/>
                <w:szCs w:val="24"/>
                <w:lang w:val="en-GB"/>
              </w:rPr>
              <w:t xml:space="preserve"> Swahilipot</w:t>
            </w:r>
          </w:p>
          <w:p w:rsidRPr="00113B0C" w:rsidR="00113B0C" w:rsidP="7A826EBB" w:rsidRDefault="3D22131E" w14:paraId="4B3D0FDD" w14:textId="024C7D12">
            <w:pPr>
              <w:pStyle w:val="ListParagraph"/>
              <w:numPr>
                <w:ilvl w:val="0"/>
                <w:numId w:val="22"/>
              </w:numPr>
              <w:spacing w:line="257" w:lineRule="auto"/>
              <w:ind/>
              <w:textDirection w:val="lrTb"/>
              <w:rPr>
                <w:rFonts w:ascii="Calibri" w:hAnsi="Calibri" w:eastAsia="Calibri" w:cs="Calibri"/>
                <w:i w:val="1"/>
                <w:iCs w:val="1"/>
                <w:sz w:val="24"/>
                <w:szCs w:val="24"/>
                <w:lang w:val="en-GB"/>
              </w:rPr>
            </w:pPr>
            <w:r w:rsidRPr="7A826EBB" w:rsidR="568970F5">
              <w:rPr>
                <w:rFonts w:ascii="Calibri" w:hAnsi="Calibri" w:eastAsia="Calibri" w:cs="Calibri"/>
                <w:sz w:val="24"/>
                <w:szCs w:val="24"/>
                <w:lang w:val="en-GB"/>
              </w:rPr>
              <w:t>Arafa Mohammed</w:t>
            </w:r>
            <w:r w:rsidRPr="7A826EBB" w:rsidR="047FCA68">
              <w:rPr>
                <w:rFonts w:ascii="Calibri" w:hAnsi="Calibri" w:eastAsia="Calibri" w:cs="Calibri"/>
                <w:sz w:val="24"/>
                <w:szCs w:val="24"/>
                <w:lang w:val="en-GB"/>
              </w:rPr>
              <w:t xml:space="preserve">, </w:t>
            </w:r>
            <w:r w:rsidRPr="7A826EBB" w:rsidR="047FCA68">
              <w:rPr>
                <w:rFonts w:ascii="Calibri" w:hAnsi="Calibri" w:eastAsia="Calibri" w:cs="Calibri"/>
                <w:i w:val="1"/>
                <w:iCs w:val="1"/>
                <w:sz w:val="24"/>
                <w:szCs w:val="24"/>
                <w:lang w:val="en-GB"/>
              </w:rPr>
              <w:t>Assistant Project Associate, Kilifi</w:t>
            </w:r>
          </w:p>
        </w:tc>
      </w:tr>
      <w:tr w:rsidRPr="00E372AA" w:rsidR="00113B0C" w:rsidTr="7A826EBB" w14:paraId="4B9830AA" w14:textId="77777777">
        <w:trPr>
          <w:trHeight w:val="300"/>
        </w:trPr>
        <w:tc>
          <w:tcPr>
            <w:tcW w:w="2263" w:type="dxa"/>
            <w:tcMar/>
          </w:tcPr>
          <w:p w:rsidRPr="00E372AA" w:rsidR="00113B0C" w:rsidP="0E792681" w:rsidRDefault="5D46253C" w14:paraId="285E7C5B" w14:textId="434BDBE4">
            <w:pPr>
              <w:spacing w:after="0" w:line="240" w:lineRule="auto"/>
              <w:ind w:left="0" w:hanging="2"/>
              <w:textDirection w:val="lrTb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 xml:space="preserve"> </w:t>
            </w:r>
            <w:r w:rsidRPr="0E792681" w:rsidR="68D0E7C2">
              <w:rPr>
                <w:sz w:val="24"/>
                <w:szCs w:val="24"/>
              </w:rPr>
              <w:t xml:space="preserve">3:30 PM- 5:00 PM </w:t>
            </w:r>
          </w:p>
        </w:tc>
        <w:tc>
          <w:tcPr>
            <w:tcW w:w="7088" w:type="dxa"/>
            <w:gridSpan w:val="2"/>
            <w:tcMar/>
          </w:tcPr>
          <w:p w:rsidR="6D551D2A" w:rsidP="0E792681" w:rsidRDefault="711200A2" w14:paraId="78693125" w14:textId="3412C879">
            <w:pPr>
              <w:spacing w:after="0" w:line="240" w:lineRule="auto"/>
              <w:ind w:left="0" w:hanging="2"/>
              <w:textDirection w:val="lrTb"/>
              <w:rPr>
                <w:b/>
                <w:bCs/>
                <w:sz w:val="24"/>
                <w:szCs w:val="24"/>
                <w:lang w:val="en-GB"/>
              </w:rPr>
            </w:pPr>
            <w:r w:rsidRPr="0E792681">
              <w:rPr>
                <w:b/>
                <w:bCs/>
                <w:sz w:val="24"/>
                <w:szCs w:val="24"/>
                <w:lang w:val="en-GB"/>
              </w:rPr>
              <w:t xml:space="preserve">Plenary </w:t>
            </w:r>
            <w:r w:rsidRPr="0E792681" w:rsidR="01BC006A">
              <w:rPr>
                <w:b/>
                <w:bCs/>
                <w:sz w:val="24"/>
                <w:szCs w:val="24"/>
                <w:lang w:val="en-GB"/>
              </w:rPr>
              <w:t>4</w:t>
            </w:r>
          </w:p>
          <w:p w:rsidR="6D551D2A" w:rsidP="0E792681" w:rsidRDefault="0CA3330B" w14:paraId="69490A8A" w14:textId="1F9C5E2B">
            <w:pPr>
              <w:spacing w:after="0" w:line="240" w:lineRule="auto"/>
              <w:ind w:left="0" w:hanging="2"/>
              <w:textDirection w:val="lrTb"/>
              <w:rPr>
                <w:sz w:val="24"/>
                <w:szCs w:val="24"/>
                <w:lang w:val="en-GB"/>
              </w:rPr>
            </w:pPr>
            <w:r w:rsidRPr="2579728A">
              <w:rPr>
                <w:b/>
                <w:bCs/>
                <w:sz w:val="24"/>
                <w:szCs w:val="24"/>
                <w:lang w:val="en-GB" w:eastAsia="zh-CN"/>
              </w:rPr>
              <w:t>Topic</w:t>
            </w:r>
            <w:r w:rsidRPr="2579728A">
              <w:rPr>
                <w:sz w:val="24"/>
                <w:szCs w:val="24"/>
                <w:lang w:val="en-GB" w:eastAsia="zh-CN"/>
              </w:rPr>
              <w:t xml:space="preserve">: </w:t>
            </w:r>
            <w:r w:rsidRPr="2579728A" w:rsidR="4EF3F693">
              <w:rPr>
                <w:sz w:val="24"/>
                <w:szCs w:val="24"/>
                <w:lang w:val="en-GB"/>
              </w:rPr>
              <w:t xml:space="preserve">From Agency to </w:t>
            </w:r>
            <w:r w:rsidRPr="2579728A" w:rsidR="3251802F">
              <w:rPr>
                <w:sz w:val="24"/>
                <w:szCs w:val="24"/>
                <w:lang w:val="en-GB"/>
              </w:rPr>
              <w:t>livelihoods</w:t>
            </w:r>
            <w:r w:rsidRPr="2579728A" w:rsidR="4EF3F693">
              <w:rPr>
                <w:sz w:val="24"/>
                <w:szCs w:val="24"/>
                <w:lang w:val="en-GB"/>
              </w:rPr>
              <w:t>: Empowering Young People to Shape Their Economic Futures</w:t>
            </w:r>
            <w:r w:rsidRPr="2579728A" w:rsidR="17D14754">
              <w:rPr>
                <w:sz w:val="24"/>
                <w:szCs w:val="24"/>
                <w:lang w:val="en-GB"/>
              </w:rPr>
              <w:t>.</w:t>
            </w:r>
          </w:p>
          <w:p w:rsidR="37199188" w:rsidP="0E792681" w:rsidRDefault="4BB94FC9" w14:paraId="17885BC6" w14:textId="15024BEF">
            <w:pPr>
              <w:ind w:left="0" w:hanging="2"/>
              <w:textDirection w:val="lrTb"/>
            </w:pPr>
            <w:r w:rsidRPr="5763EBA3">
              <w:rPr>
                <w:b/>
                <w:bCs/>
                <w:sz w:val="24"/>
                <w:szCs w:val="24"/>
                <w:lang w:val="en-GB"/>
              </w:rPr>
              <w:t>Venue</w:t>
            </w:r>
            <w:r w:rsidRPr="5763EBA3">
              <w:rPr>
                <w:sz w:val="24"/>
                <w:szCs w:val="24"/>
                <w:lang w:val="en-GB"/>
              </w:rPr>
              <w:t>: Main Arena</w:t>
            </w:r>
          </w:p>
          <w:p w:rsidR="0569465D" w:rsidP="5763EBA3" w:rsidRDefault="0569465D" w14:paraId="31B30EDC" w14:textId="6750529C">
            <w:pPr>
              <w:ind w:left="0" w:hanging="2"/>
              <w:textDirection w:val="lrTb"/>
            </w:pPr>
            <w:r w:rsidRPr="5763EBA3">
              <w:rPr>
                <w:b/>
                <w:bCs/>
                <w:sz w:val="24"/>
                <w:szCs w:val="24"/>
                <w:lang w:val="en-GB"/>
              </w:rPr>
              <w:t>Moderator</w:t>
            </w:r>
            <w:r w:rsidRPr="5763EBA3">
              <w:rPr>
                <w:sz w:val="24"/>
                <w:szCs w:val="24"/>
                <w:lang w:val="en-GB"/>
              </w:rPr>
              <w:t>: Zipporah Njoki</w:t>
            </w:r>
            <w:r w:rsidRPr="5763EBA3" w:rsidR="169148ED">
              <w:rPr>
                <w:sz w:val="24"/>
                <w:szCs w:val="24"/>
                <w:lang w:val="en-GB"/>
              </w:rPr>
              <w:t xml:space="preserve">, </w:t>
            </w:r>
            <w:r w:rsidRPr="5763EBA3" w:rsidR="169148ED">
              <w:rPr>
                <w:i/>
                <w:iCs/>
                <w:sz w:val="24"/>
                <w:szCs w:val="24"/>
                <w:lang w:val="en-GB"/>
              </w:rPr>
              <w:t>Community Mentor, Swahilipot Hub Foundation</w:t>
            </w:r>
          </w:p>
          <w:p w:rsidR="45C954A3" w:rsidP="0E792681" w:rsidRDefault="45C954A3" w14:paraId="70017289" w14:textId="2843CA0A">
            <w:pPr>
              <w:spacing w:after="0" w:line="240" w:lineRule="auto"/>
              <w:ind w:left="0" w:hanging="2"/>
              <w:textDirection w:val="lrTb"/>
              <w:rPr>
                <w:b/>
                <w:bCs/>
                <w:sz w:val="24"/>
                <w:szCs w:val="24"/>
                <w:lang w:val="en-GB" w:eastAsia="zh-CN"/>
              </w:rPr>
            </w:pPr>
            <w:r w:rsidRPr="0E792681">
              <w:rPr>
                <w:b/>
                <w:bCs/>
                <w:sz w:val="24"/>
                <w:szCs w:val="24"/>
                <w:lang w:val="en-GB" w:eastAsia="zh-CN"/>
              </w:rPr>
              <w:t>Keynote:</w:t>
            </w:r>
          </w:p>
          <w:p w:rsidR="45C954A3" w:rsidP="2324063E" w:rsidRDefault="45C954A3" w14:paraId="4BEE1084" w14:textId="1FED4500">
            <w:pPr>
              <w:pStyle w:val="ListParagraph"/>
              <w:spacing w:after="0" w:line="240" w:lineRule="auto"/>
              <w:ind w:left="0" w:hanging="2"/>
              <w:textDirection w:val="lrTb"/>
              <w:rPr>
                <w:sz w:val="24"/>
                <w:szCs w:val="24"/>
                <w:lang w:val="en-GB" w:eastAsia="zh-CN"/>
              </w:rPr>
            </w:pPr>
            <w:r w:rsidRPr="2324063E">
              <w:rPr>
                <w:sz w:val="24"/>
                <w:szCs w:val="24"/>
                <w:lang w:val="en-GB" w:eastAsia="zh-CN"/>
              </w:rPr>
              <w:t xml:space="preserve">Mahmoud Noor, </w:t>
            </w:r>
            <w:r w:rsidRPr="2324063E">
              <w:rPr>
                <w:i/>
                <w:iCs/>
                <w:sz w:val="24"/>
                <w:szCs w:val="24"/>
                <w:lang w:val="en-GB" w:eastAsia="zh-CN"/>
              </w:rPr>
              <w:t>Chief Mentor, Swahilipot Hub Foundation</w:t>
            </w:r>
          </w:p>
          <w:p w:rsidR="418D3B4B" w:rsidP="0E792681" w:rsidRDefault="418D3B4B" w14:paraId="4F1D41E5" w14:textId="45D47C26">
            <w:pPr>
              <w:ind w:left="0" w:hanging="2"/>
              <w:textDirection w:val="lrTb"/>
              <w:rPr>
                <w:b/>
                <w:bCs/>
                <w:sz w:val="24"/>
                <w:szCs w:val="24"/>
                <w:lang w:val="en-GB"/>
              </w:rPr>
            </w:pPr>
            <w:r w:rsidRPr="0E792681">
              <w:rPr>
                <w:b/>
                <w:bCs/>
                <w:sz w:val="24"/>
                <w:szCs w:val="24"/>
                <w:lang w:val="en-GB"/>
              </w:rPr>
              <w:t>Pa</w:t>
            </w:r>
            <w:r w:rsidRPr="0E792681" w:rsidR="6DEA77F1">
              <w:rPr>
                <w:b/>
                <w:bCs/>
                <w:sz w:val="24"/>
                <w:szCs w:val="24"/>
                <w:lang w:val="en-GB"/>
              </w:rPr>
              <w:t>rtners</w:t>
            </w:r>
            <w:r w:rsidRPr="0E792681">
              <w:rPr>
                <w:b/>
                <w:bCs/>
                <w:sz w:val="24"/>
                <w:szCs w:val="24"/>
                <w:lang w:val="en-GB"/>
              </w:rPr>
              <w:t>:</w:t>
            </w:r>
          </w:p>
          <w:p w:rsidR="0E792681" w:rsidP="7A826EBB" w:rsidRDefault="17952B21" w14:paraId="61D55EB5" w14:textId="6621FCE3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/>
              <w:textDirection w:val="lrTb"/>
              <w:rPr>
                <w:sz w:val="24"/>
                <w:szCs w:val="24"/>
                <w:lang w:val="en-GB"/>
              </w:rPr>
            </w:pPr>
            <w:r w:rsidRPr="7A826EBB" w:rsidR="61AC35F0">
              <w:rPr>
                <w:sz w:val="24"/>
                <w:szCs w:val="24"/>
                <w:lang w:val="en-GB"/>
              </w:rPr>
              <w:t>Ke</w:t>
            </w:r>
            <w:r w:rsidRPr="7A826EBB" w:rsidR="61AC35F0">
              <w:rPr>
                <w:sz w:val="24"/>
                <w:szCs w:val="24"/>
                <w:lang w:val="en-GB"/>
              </w:rPr>
              <w:t>n</w:t>
            </w:r>
            <w:r w:rsidRPr="7A826EBB" w:rsidR="61AC35F0">
              <w:rPr>
                <w:sz w:val="24"/>
                <w:szCs w:val="24"/>
                <w:lang w:val="en-GB"/>
              </w:rPr>
              <w:t xml:space="preserve">nedy </w:t>
            </w:r>
            <w:r w:rsidRPr="7A826EBB" w:rsidR="61AC35F0">
              <w:rPr>
                <w:sz w:val="24"/>
                <w:szCs w:val="24"/>
                <w:lang w:val="en-GB"/>
              </w:rPr>
              <w:t>Omondi</w:t>
            </w:r>
            <w:r w:rsidRPr="7A826EBB" w:rsidR="51A45917">
              <w:rPr>
                <w:sz w:val="24"/>
                <w:szCs w:val="24"/>
                <w:lang w:val="en-GB"/>
              </w:rPr>
              <w:t>,</w:t>
            </w:r>
            <w:r w:rsidRPr="7A826EBB" w:rsidR="51A45917">
              <w:rPr>
                <w:i w:val="1"/>
                <w:iCs w:val="1"/>
                <w:sz w:val="24"/>
                <w:szCs w:val="24"/>
                <w:lang w:val="en-GB"/>
              </w:rPr>
              <w:t xml:space="preserve"> ED </w:t>
            </w:r>
            <w:r w:rsidRPr="7A826EBB" w:rsidR="51A45917">
              <w:rPr>
                <w:i w:val="1"/>
                <w:iCs w:val="1"/>
                <w:sz w:val="24"/>
                <w:szCs w:val="24"/>
                <w:lang w:val="en-GB"/>
              </w:rPr>
              <w:t>M</w:t>
            </w:r>
            <w:r w:rsidRPr="7A826EBB" w:rsidR="51A45917">
              <w:rPr>
                <w:i w:val="1"/>
                <w:iCs w:val="1"/>
                <w:sz w:val="24"/>
                <w:szCs w:val="24"/>
                <w:lang w:val="en-GB"/>
              </w:rPr>
              <w:t>izizi</w:t>
            </w:r>
            <w:r w:rsidRPr="7A826EBB" w:rsidR="51A45917">
              <w:rPr>
                <w:i w:val="1"/>
                <w:iCs w:val="1"/>
                <w:sz w:val="24"/>
                <w:szCs w:val="24"/>
                <w:lang w:val="en-GB"/>
              </w:rPr>
              <w:t xml:space="preserve"> </w:t>
            </w:r>
            <w:r w:rsidRPr="7A826EBB" w:rsidR="51A45917">
              <w:rPr>
                <w:i w:val="1"/>
                <w:iCs w:val="1"/>
                <w:sz w:val="24"/>
                <w:szCs w:val="24"/>
                <w:lang w:val="en-GB"/>
              </w:rPr>
              <w:t>Youth Organization.</w:t>
            </w:r>
          </w:p>
          <w:p w:rsidR="0E792681" w:rsidP="7A826EBB" w:rsidRDefault="17952B21" w14:paraId="161A4A7A" w14:textId="0F642F6E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/>
              <w:textDirection w:val="lrTb"/>
              <w:rPr>
                <w:sz w:val="24"/>
                <w:szCs w:val="24"/>
                <w:lang w:val="en-GB"/>
              </w:rPr>
            </w:pPr>
            <w:r w:rsidRPr="7A826EBB" w:rsidR="186DD70F">
              <w:rPr>
                <w:sz w:val="24"/>
                <w:szCs w:val="24"/>
                <w:lang w:val="en-GB"/>
              </w:rPr>
              <w:t xml:space="preserve">Salome </w:t>
            </w:r>
            <w:r w:rsidRPr="7A826EBB" w:rsidR="186DD70F">
              <w:rPr>
                <w:sz w:val="24"/>
                <w:szCs w:val="24"/>
                <w:lang w:val="en-GB"/>
              </w:rPr>
              <w:t>Mshai</w:t>
            </w:r>
            <w:r w:rsidRPr="7A826EBB" w:rsidR="4DA8F515">
              <w:rPr>
                <w:sz w:val="24"/>
                <w:szCs w:val="24"/>
                <w:lang w:val="en-GB"/>
              </w:rPr>
              <w:t xml:space="preserve">, </w:t>
            </w:r>
            <w:r w:rsidRPr="7A826EBB" w:rsidR="7825C3BC">
              <w:rPr>
                <w:i w:val="1"/>
                <w:iCs w:val="1"/>
                <w:sz w:val="24"/>
                <w:szCs w:val="24"/>
                <w:lang w:val="en-GB"/>
              </w:rPr>
              <w:t>Mentee Likoni</w:t>
            </w:r>
          </w:p>
          <w:p w:rsidR="0E792681" w:rsidP="7A826EBB" w:rsidRDefault="17952B21" w14:paraId="44424625" w14:textId="2510AF0B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/>
              <w:textDirection w:val="lrTb"/>
              <w:rPr>
                <w:sz w:val="24"/>
                <w:szCs w:val="24"/>
                <w:lang w:val="en-GB"/>
              </w:rPr>
            </w:pPr>
            <w:r w:rsidRPr="7A826EBB" w:rsidR="77E8A4CA">
              <w:rPr>
                <w:sz w:val="24"/>
                <w:szCs w:val="24"/>
              </w:rPr>
              <w:t>Mariam Abdalla Ali</w:t>
            </w:r>
            <w:r w:rsidRPr="7A826EBB" w:rsidR="05017F0A">
              <w:rPr>
                <w:sz w:val="24"/>
                <w:szCs w:val="24"/>
              </w:rPr>
              <w:t xml:space="preserve">, </w:t>
            </w:r>
            <w:r w:rsidRPr="7A826EBB" w:rsidR="22EB6EEC">
              <w:rPr>
                <w:i w:val="1"/>
                <w:iCs w:val="1"/>
                <w:sz w:val="24"/>
                <w:szCs w:val="24"/>
              </w:rPr>
              <w:t>Mentee Changamwe</w:t>
            </w:r>
          </w:p>
          <w:p w:rsidR="0E792681" w:rsidP="7A826EBB" w:rsidRDefault="17952B21" w14:paraId="6D8B092D" w14:textId="40CCDAC3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/>
              <w:textDirection w:val="lrTb"/>
              <w:rPr>
                <w:sz w:val="24"/>
                <w:szCs w:val="24"/>
                <w:lang w:val="en-GB"/>
              </w:rPr>
            </w:pPr>
            <w:r w:rsidRPr="7A826EBB" w:rsidR="299A1F40">
              <w:rPr>
                <w:sz w:val="24"/>
                <w:szCs w:val="24"/>
                <w:lang w:val="en-GB"/>
              </w:rPr>
              <w:t xml:space="preserve">Solomon Kyembeni, </w:t>
            </w:r>
            <w:r w:rsidRPr="7A826EBB" w:rsidR="22EB6EEC">
              <w:rPr>
                <w:i w:val="1"/>
                <w:iCs w:val="1"/>
                <w:sz w:val="24"/>
                <w:szCs w:val="24"/>
                <w:lang w:val="en-GB"/>
              </w:rPr>
              <w:t>Mentee Kilifi</w:t>
            </w:r>
          </w:p>
          <w:p w:rsidRPr="00E372AA" w:rsidR="00113B0C" w:rsidP="0E792681" w:rsidRDefault="00113B0C" w14:paraId="48ED1DAC" w14:textId="6094AE37">
            <w:pPr>
              <w:spacing w:after="0" w:line="240" w:lineRule="auto"/>
              <w:ind w:left="0" w:hanging="2"/>
              <w:textDirection w:val="lrTb"/>
              <w:rPr>
                <w:sz w:val="24"/>
                <w:szCs w:val="24"/>
                <w:lang w:val="en-GB" w:eastAsia="zh-CN"/>
              </w:rPr>
            </w:pPr>
          </w:p>
        </w:tc>
      </w:tr>
      <w:tr w:rsidRPr="00E372AA" w:rsidR="00113B0C" w:rsidTr="7A826EBB" w14:paraId="6953107C" w14:textId="77777777">
        <w:trPr>
          <w:trHeight w:val="420"/>
        </w:trPr>
        <w:tc>
          <w:tcPr>
            <w:tcW w:w="9351" w:type="dxa"/>
            <w:gridSpan w:val="3"/>
            <w:tcMar/>
          </w:tcPr>
          <w:p w:rsidRPr="00E372AA" w:rsidR="00113B0C" w:rsidP="0E792681" w:rsidRDefault="68D0E7C2" w14:paraId="7822C7AC" w14:textId="77777777">
            <w:pPr>
              <w:spacing w:after="0" w:line="240" w:lineRule="auto"/>
              <w:ind w:left="0" w:hanging="2"/>
              <w:jc w:val="center"/>
              <w:textDirection w:val="lrTb"/>
              <w:rPr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>End of Day 1</w:t>
            </w:r>
          </w:p>
        </w:tc>
      </w:tr>
    </w:tbl>
    <w:p w:rsidR="43DF1FA7" w:rsidP="0E792681" w:rsidRDefault="43DF1FA7" w14:paraId="3F5F6551" w14:textId="77CF8995">
      <w:pPr>
        <w:ind w:left="0" w:hanging="2"/>
        <w:rPr>
          <w:b/>
          <w:bCs/>
          <w:sz w:val="24"/>
          <w:szCs w:val="24"/>
        </w:rPr>
      </w:pPr>
    </w:p>
    <w:p w:rsidRPr="00E372AA" w:rsidR="00203B99" w:rsidP="0E792681" w:rsidRDefault="547D95D4" w14:paraId="308269AF" w14:textId="1E1CA854">
      <w:pPr>
        <w:ind w:left="0" w:leftChars="0" w:firstLine="0" w:firstLineChars="0"/>
        <w:rPr>
          <w:sz w:val="24"/>
          <w:szCs w:val="24"/>
        </w:rPr>
      </w:pPr>
      <w:r w:rsidRPr="0E792681">
        <w:rPr>
          <w:b/>
          <w:bCs/>
          <w:sz w:val="24"/>
          <w:szCs w:val="24"/>
        </w:rPr>
        <w:t>Day 2:</w:t>
      </w:r>
      <w:r w:rsidRPr="0E792681">
        <w:rPr>
          <w:sz w:val="24"/>
          <w:szCs w:val="24"/>
        </w:rPr>
        <w:t xml:space="preserve"> </w:t>
      </w:r>
    </w:p>
    <w:p w:rsidRPr="00E372AA" w:rsidR="00203B99" w:rsidP="0E792681" w:rsidRDefault="547D95D4" w14:paraId="161D3DD0" w14:textId="4C725117">
      <w:pPr>
        <w:ind w:left="0" w:hanging="2"/>
        <w:rPr>
          <w:sz w:val="24"/>
          <w:szCs w:val="24"/>
        </w:rPr>
      </w:pPr>
      <w:r w:rsidRPr="0E792681">
        <w:rPr>
          <w:b/>
          <w:bCs/>
          <w:sz w:val="24"/>
          <w:szCs w:val="24"/>
        </w:rPr>
        <w:t>Theme</w:t>
      </w:r>
      <w:r w:rsidRPr="0E792681">
        <w:rPr>
          <w:sz w:val="24"/>
          <w:szCs w:val="24"/>
        </w:rPr>
        <w:t xml:space="preserve">: </w:t>
      </w:r>
    </w:p>
    <w:tbl>
      <w:tblPr>
        <w:tblpPr w:leftFromText="180" w:rightFromText="180" w:vertAnchor="page" w:horzAnchor="margin" w:tblpY="2476"/>
        <w:tblW w:w="9889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000" w:firstRow="0" w:lastRow="0" w:firstColumn="0" w:lastColumn="0" w:noHBand="0" w:noVBand="0"/>
      </w:tblPr>
      <w:tblGrid>
        <w:gridCol w:w="2263"/>
        <w:gridCol w:w="1875"/>
        <w:gridCol w:w="2105"/>
        <w:gridCol w:w="1792"/>
        <w:gridCol w:w="1854"/>
      </w:tblGrid>
      <w:tr w:rsidRPr="00E372AA" w:rsidR="00203B99" w:rsidTr="7A826EBB" w14:paraId="7DA6B457" w14:textId="77777777">
        <w:tc>
          <w:tcPr>
            <w:tcW w:w="2263" w:type="dxa"/>
            <w:tcMar/>
          </w:tcPr>
          <w:p w:rsidRPr="00E372AA" w:rsidR="00203B99" w:rsidP="0E792681" w:rsidRDefault="547D95D4" w14:paraId="7AD902DD" w14:textId="77777777">
            <w:pPr>
              <w:spacing w:after="0" w:line="240" w:lineRule="auto"/>
              <w:ind w:left="0" w:hanging="2"/>
              <w:textDirection w:val="lrTb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 xml:space="preserve">Time </w:t>
            </w:r>
          </w:p>
        </w:tc>
        <w:tc>
          <w:tcPr>
            <w:tcW w:w="7626" w:type="dxa"/>
            <w:gridSpan w:val="4"/>
            <w:tcMar/>
          </w:tcPr>
          <w:p w:rsidR="00E103C3" w:rsidP="0E792681" w:rsidRDefault="547D95D4" w14:paraId="3E19F3A7" w14:textId="77777777">
            <w:pPr>
              <w:spacing w:after="0" w:line="240" w:lineRule="auto"/>
              <w:ind w:left="0" w:hanging="2"/>
              <w:textDirection w:val="lrTb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 xml:space="preserve">Event </w:t>
            </w:r>
          </w:p>
        </w:tc>
      </w:tr>
      <w:tr w:rsidRPr="00E372AA" w:rsidR="00203B99" w:rsidTr="7A826EBB" w14:paraId="69014FC1" w14:textId="77777777">
        <w:tc>
          <w:tcPr>
            <w:tcW w:w="2263" w:type="dxa"/>
            <w:tcMar/>
          </w:tcPr>
          <w:p w:rsidRPr="00E372AA" w:rsidR="00203B99" w:rsidP="0E792681" w:rsidRDefault="547D95D4" w14:paraId="7F6175BF" w14:textId="77777777">
            <w:pPr>
              <w:spacing w:after="0" w:line="240" w:lineRule="auto"/>
              <w:ind w:left="0" w:hanging="2"/>
              <w:textDirection w:val="lrTb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>8.30 AM – 9.00 AM</w:t>
            </w:r>
          </w:p>
        </w:tc>
        <w:tc>
          <w:tcPr>
            <w:tcW w:w="7626" w:type="dxa"/>
            <w:gridSpan w:val="4"/>
            <w:tcMar/>
          </w:tcPr>
          <w:p w:rsidR="00E103C3" w:rsidP="0E792681" w:rsidRDefault="547D95D4" w14:paraId="6DFED285" w14:textId="77777777">
            <w:pPr>
              <w:spacing w:after="0" w:line="240" w:lineRule="auto"/>
              <w:ind w:left="0" w:hanging="2"/>
              <w:textDirection w:val="lrTb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>Arrival and Registration</w:t>
            </w:r>
          </w:p>
        </w:tc>
      </w:tr>
      <w:tr w:rsidRPr="00E372AA" w:rsidR="00203B99" w:rsidTr="7A826EBB" w14:paraId="5E022E36" w14:textId="77777777">
        <w:tc>
          <w:tcPr>
            <w:tcW w:w="2263" w:type="dxa"/>
            <w:tcMar/>
          </w:tcPr>
          <w:p w:rsidRPr="00E372AA" w:rsidR="00203B99" w:rsidP="0E792681" w:rsidRDefault="547D95D4" w14:paraId="725D97E5" w14:textId="2DCE8CB5">
            <w:pPr>
              <w:spacing w:after="0" w:line="240" w:lineRule="auto"/>
              <w:ind w:left="0" w:hanging="2"/>
              <w:textDirection w:val="lrTb"/>
              <w:rPr>
                <w:sz w:val="24"/>
                <w:szCs w:val="24"/>
              </w:rPr>
            </w:pPr>
            <w:r w:rsidRPr="2324063E">
              <w:rPr>
                <w:sz w:val="24"/>
                <w:szCs w:val="24"/>
              </w:rPr>
              <w:t>9.00 AM- 1</w:t>
            </w:r>
            <w:r w:rsidRPr="2324063E" w:rsidR="3ACF371A">
              <w:rPr>
                <w:sz w:val="24"/>
                <w:szCs w:val="24"/>
              </w:rPr>
              <w:t>1</w:t>
            </w:r>
            <w:r w:rsidRPr="2324063E">
              <w:rPr>
                <w:sz w:val="24"/>
                <w:szCs w:val="24"/>
              </w:rPr>
              <w:t>:</w:t>
            </w:r>
            <w:r w:rsidRPr="2324063E" w:rsidR="263098DF">
              <w:rPr>
                <w:sz w:val="24"/>
                <w:szCs w:val="24"/>
              </w:rPr>
              <w:t>3</w:t>
            </w:r>
            <w:r w:rsidRPr="2324063E">
              <w:rPr>
                <w:sz w:val="24"/>
                <w:szCs w:val="24"/>
              </w:rPr>
              <w:t>0 AM</w:t>
            </w:r>
          </w:p>
        </w:tc>
        <w:tc>
          <w:tcPr>
            <w:tcW w:w="7626" w:type="dxa"/>
            <w:gridSpan w:val="4"/>
            <w:tcMar/>
          </w:tcPr>
          <w:p w:rsidR="00E103C3" w:rsidP="2324063E" w:rsidRDefault="157EFA41" w14:paraId="7ED87D6C" w14:textId="2CFAD59F">
            <w:pPr>
              <w:spacing w:line="276" w:lineRule="auto"/>
              <w:ind w:left="0" w:hanging="2"/>
              <w:textDirection w:val="lrTb"/>
              <w:rPr>
                <w:sz w:val="24"/>
                <w:szCs w:val="24"/>
              </w:rPr>
            </w:pPr>
            <w:r w:rsidRPr="2324063E">
              <w:rPr>
                <w:b/>
                <w:bCs/>
                <w:sz w:val="24"/>
                <w:szCs w:val="24"/>
              </w:rPr>
              <w:t xml:space="preserve">Plenary 5: </w:t>
            </w:r>
            <w:r w:rsidRPr="2324063E">
              <w:rPr>
                <w:sz w:val="24"/>
                <w:szCs w:val="24"/>
              </w:rPr>
              <w:t>Official Opening Ceremony</w:t>
            </w:r>
          </w:p>
          <w:p w:rsidR="00E103C3" w:rsidP="2324063E" w:rsidRDefault="06FF6619" w14:paraId="4EB1CABA" w14:textId="106BDC2E">
            <w:pPr>
              <w:spacing w:line="276" w:lineRule="auto"/>
              <w:ind w:left="0" w:hanging="2"/>
              <w:textDirection w:val="lrTb"/>
              <w:rPr>
                <w:sz w:val="24"/>
                <w:szCs w:val="24"/>
              </w:rPr>
            </w:pPr>
            <w:r w:rsidRPr="2324063E">
              <w:rPr>
                <w:b/>
                <w:bCs/>
                <w:sz w:val="24"/>
                <w:szCs w:val="24"/>
              </w:rPr>
              <w:t>Venue:</w:t>
            </w:r>
            <w:r w:rsidRPr="2324063E">
              <w:rPr>
                <w:sz w:val="24"/>
                <w:szCs w:val="24"/>
              </w:rPr>
              <w:t xml:space="preserve">  Main Arena</w:t>
            </w:r>
          </w:p>
          <w:p w:rsidR="00E103C3" w:rsidP="2324063E" w:rsidRDefault="06FF6619" w14:paraId="439624D3" w14:textId="54F5E598">
            <w:pPr>
              <w:spacing w:line="276" w:lineRule="auto"/>
              <w:ind w:left="0" w:hanging="2"/>
              <w:textDirection w:val="lrTb"/>
              <w:rPr>
                <w:sz w:val="24"/>
                <w:szCs w:val="24"/>
              </w:rPr>
            </w:pPr>
            <w:r w:rsidRPr="2324063E">
              <w:rPr>
                <w:b/>
                <w:bCs/>
                <w:sz w:val="24"/>
                <w:szCs w:val="24"/>
              </w:rPr>
              <w:t>Moderator</w:t>
            </w:r>
            <w:r w:rsidRPr="2324063E">
              <w:rPr>
                <w:sz w:val="24"/>
                <w:szCs w:val="24"/>
              </w:rPr>
              <w:t>: Sir Michael Onyango</w:t>
            </w:r>
          </w:p>
          <w:p w:rsidR="00E103C3" w:rsidP="2324063E" w:rsidRDefault="7A094F00" w14:paraId="181C28B7" w14:textId="7E6D97C9">
            <w:pPr>
              <w:spacing w:line="276" w:lineRule="auto"/>
              <w:ind w:left="0" w:hanging="2"/>
              <w:textDirection w:val="lrTb"/>
              <w:rPr>
                <w:b/>
                <w:bCs/>
                <w:sz w:val="24"/>
                <w:szCs w:val="24"/>
              </w:rPr>
            </w:pPr>
            <w:r w:rsidRPr="2324063E">
              <w:rPr>
                <w:b/>
                <w:bCs/>
                <w:sz w:val="24"/>
                <w:szCs w:val="24"/>
              </w:rPr>
              <w:t>Welcome</w:t>
            </w:r>
            <w:r w:rsidRPr="2324063E" w:rsidR="06FF6619">
              <w:rPr>
                <w:b/>
                <w:bCs/>
                <w:sz w:val="24"/>
                <w:szCs w:val="24"/>
              </w:rPr>
              <w:t xml:space="preserve"> Remarks: </w:t>
            </w:r>
          </w:p>
          <w:p w:rsidR="00E103C3" w:rsidP="7A826EBB" w:rsidRDefault="06FF6619" w14:paraId="791E2A4E" w14:textId="207024E7">
            <w:pPr>
              <w:pStyle w:val="ListParagraph"/>
              <w:numPr>
                <w:ilvl w:val="0"/>
                <w:numId w:val="4"/>
              </w:numPr>
              <w:spacing w:line="276" w:lineRule="auto"/>
              <w:ind/>
              <w:textDirection w:val="lrTb"/>
              <w:rPr>
                <w:sz w:val="24"/>
                <w:szCs w:val="24"/>
              </w:rPr>
            </w:pPr>
            <w:r w:rsidRPr="7A826EBB" w:rsidR="5DAF2102">
              <w:rPr>
                <w:sz w:val="24"/>
                <w:szCs w:val="24"/>
              </w:rPr>
              <w:t xml:space="preserve">Mr. Mahmoud </w:t>
            </w:r>
            <w:r w:rsidRPr="7A826EBB" w:rsidR="257E033E">
              <w:rPr>
                <w:sz w:val="24"/>
                <w:szCs w:val="24"/>
              </w:rPr>
              <w:t>Noor,</w:t>
            </w:r>
            <w:r w:rsidRPr="7A826EBB" w:rsidR="257E033E">
              <w:rPr>
                <w:sz w:val="24"/>
                <w:szCs w:val="24"/>
              </w:rPr>
              <w:t xml:space="preserve"> </w:t>
            </w:r>
            <w:r w:rsidRPr="7A826EBB" w:rsidR="257E033E">
              <w:rPr>
                <w:i w:val="1"/>
                <w:iCs w:val="1"/>
                <w:sz w:val="24"/>
                <w:szCs w:val="24"/>
              </w:rPr>
              <w:t xml:space="preserve">Chief Mentor, Swahilipot Hub Foundation </w:t>
            </w:r>
          </w:p>
          <w:p w:rsidR="00E103C3" w:rsidP="7A826EBB" w:rsidRDefault="06FF6619" w14:paraId="433360AA" w14:textId="7FAB98D6">
            <w:pPr>
              <w:pStyle w:val="ListParagraph"/>
              <w:numPr>
                <w:ilvl w:val="0"/>
                <w:numId w:val="4"/>
              </w:numPr>
              <w:spacing w:line="276" w:lineRule="auto"/>
              <w:ind/>
              <w:textDirection w:val="lrTb"/>
              <w:rPr>
                <w:sz w:val="24"/>
                <w:szCs w:val="24"/>
              </w:rPr>
            </w:pPr>
            <w:r w:rsidRPr="7A826EBB" w:rsidR="5DAF2102">
              <w:rPr>
                <w:sz w:val="24"/>
                <w:szCs w:val="24"/>
              </w:rPr>
              <w:t>Ms. Kalkidan Mulugeta</w:t>
            </w:r>
            <w:r w:rsidRPr="7A826EBB" w:rsidR="51F2C0F4">
              <w:rPr>
                <w:sz w:val="24"/>
                <w:szCs w:val="24"/>
              </w:rPr>
              <w:t xml:space="preserve">, </w:t>
            </w:r>
            <w:r w:rsidRPr="7A826EBB" w:rsidR="51F2C0F4">
              <w:rPr>
                <w:i w:val="1"/>
                <w:iCs w:val="1"/>
                <w:sz w:val="24"/>
                <w:szCs w:val="24"/>
              </w:rPr>
              <w:t xml:space="preserve">Board Chairperson, Swahilipot Hub Foundation </w:t>
            </w:r>
          </w:p>
          <w:p w:rsidR="00E103C3" w:rsidP="7A826EBB" w:rsidRDefault="06FF6619" w14:paraId="12C704AD" w14:textId="367595B4">
            <w:pPr>
              <w:pStyle w:val="ListParagraph"/>
              <w:numPr>
                <w:ilvl w:val="0"/>
                <w:numId w:val="4"/>
              </w:numPr>
              <w:spacing w:line="276" w:lineRule="auto"/>
              <w:ind/>
              <w:textDirection w:val="lrTb"/>
              <w:rPr>
                <w:sz w:val="24"/>
                <w:szCs w:val="24"/>
              </w:rPr>
            </w:pPr>
            <w:r w:rsidRPr="7A826EBB" w:rsidR="5DAF2102">
              <w:rPr>
                <w:sz w:val="24"/>
                <w:szCs w:val="24"/>
              </w:rPr>
              <w:t>Dr. Kevit Desai</w:t>
            </w:r>
            <w:r w:rsidRPr="7A826EBB" w:rsidR="01564156">
              <w:rPr>
                <w:sz w:val="24"/>
                <w:szCs w:val="24"/>
              </w:rPr>
              <w:t>,</w:t>
            </w:r>
          </w:p>
          <w:p w:rsidR="00E103C3" w:rsidP="2324063E" w:rsidRDefault="06FF6619" w14:paraId="556E458F" w14:textId="6BF8E362">
            <w:pPr>
              <w:spacing w:line="276" w:lineRule="auto"/>
              <w:ind w:left="0" w:hanging="2"/>
              <w:textDirection w:val="lrTb"/>
              <w:rPr>
                <w:b w:val="1"/>
                <w:bCs w:val="1"/>
                <w:sz w:val="24"/>
                <w:szCs w:val="24"/>
              </w:rPr>
            </w:pPr>
            <w:r w:rsidRPr="7A826EBB" w:rsidR="5DAF2102">
              <w:rPr>
                <w:b w:val="1"/>
                <w:bCs w:val="1"/>
                <w:sz w:val="24"/>
                <w:szCs w:val="24"/>
              </w:rPr>
              <w:t xml:space="preserve">Keynote Addresses </w:t>
            </w:r>
          </w:p>
          <w:p w:rsidR="00E103C3" w:rsidP="7A826EBB" w:rsidRDefault="06FF6619" w14:paraId="25901901" w14:textId="31199CFA">
            <w:pPr>
              <w:pStyle w:val="ListParagraph"/>
              <w:numPr>
                <w:ilvl w:val="0"/>
                <w:numId w:val="3"/>
              </w:numPr>
              <w:spacing w:line="276" w:lineRule="auto"/>
              <w:ind/>
              <w:textDirection w:val="lrTb"/>
              <w:rPr>
                <w:sz w:val="24"/>
                <w:szCs w:val="24"/>
              </w:rPr>
            </w:pPr>
            <w:r w:rsidRPr="7A826EBB" w:rsidR="329B12A4">
              <w:rPr>
                <w:sz w:val="24"/>
                <w:szCs w:val="24"/>
              </w:rPr>
              <w:t xml:space="preserve">Rev. Canon Chris Kinyanjui, </w:t>
            </w:r>
            <w:r w:rsidRPr="7A826EBB" w:rsidR="329B12A4">
              <w:rPr>
                <w:i w:val="1"/>
                <w:iCs w:val="1"/>
                <w:sz w:val="24"/>
                <w:szCs w:val="24"/>
              </w:rPr>
              <w:t xml:space="preserve">General Secretary, National Council of Churches of Kenya </w:t>
            </w:r>
          </w:p>
          <w:p w:rsidR="00E103C3" w:rsidP="7A826EBB" w:rsidRDefault="06FF6619" w14:paraId="162D4882" w14:textId="27C6A65E">
            <w:pPr>
              <w:pStyle w:val="ListParagraph"/>
              <w:numPr>
                <w:ilvl w:val="0"/>
                <w:numId w:val="3"/>
              </w:numPr>
              <w:spacing w:line="276" w:lineRule="auto"/>
              <w:ind/>
              <w:textDirection w:val="lrTb"/>
              <w:rPr>
                <w:sz w:val="24"/>
                <w:szCs w:val="24"/>
              </w:rPr>
            </w:pPr>
            <w:r w:rsidRPr="7A826EBB" w:rsidR="5DAF2102">
              <w:rPr>
                <w:sz w:val="24"/>
                <w:szCs w:val="24"/>
              </w:rPr>
              <w:t xml:space="preserve">HE Sultan Hajiyev, </w:t>
            </w:r>
            <w:r w:rsidRPr="7A826EBB" w:rsidR="5DAF2102">
              <w:rPr>
                <w:i w:val="1"/>
                <w:iCs w:val="1"/>
                <w:sz w:val="24"/>
                <w:szCs w:val="24"/>
              </w:rPr>
              <w:t>Ambassador Extraordinary and Plenipotentiary of Azerbaijan to Keny</w:t>
            </w:r>
            <w:r w:rsidRPr="7A826EBB" w:rsidR="5DAF2102">
              <w:rPr>
                <w:sz w:val="24"/>
                <w:szCs w:val="24"/>
              </w:rPr>
              <w:t>a</w:t>
            </w:r>
          </w:p>
          <w:p w:rsidR="00E103C3" w:rsidP="7A826EBB" w:rsidRDefault="06FF6619" w14:paraId="65093DF8" w14:textId="29804772">
            <w:pPr>
              <w:pStyle w:val="ListParagraph"/>
              <w:numPr>
                <w:ilvl w:val="0"/>
                <w:numId w:val="3"/>
              </w:numPr>
              <w:spacing w:line="276" w:lineRule="auto"/>
              <w:ind/>
              <w:textDirection w:val="lrTb"/>
              <w:rPr>
                <w:sz w:val="24"/>
                <w:szCs w:val="24"/>
              </w:rPr>
            </w:pPr>
            <w:r w:rsidRPr="7A826EBB" w:rsidR="5DAF2102">
              <w:rPr>
                <w:sz w:val="24"/>
                <w:szCs w:val="24"/>
              </w:rPr>
              <w:t xml:space="preserve">H.E. Wadid </w:t>
            </w:r>
            <w:r w:rsidRPr="7A826EBB" w:rsidR="5DAF2102">
              <w:rPr>
                <w:sz w:val="24"/>
                <w:szCs w:val="24"/>
              </w:rPr>
              <w:t>Benaabou</w:t>
            </w:r>
            <w:r w:rsidRPr="7A826EBB" w:rsidR="5DAF2102">
              <w:rPr>
                <w:sz w:val="24"/>
                <w:szCs w:val="24"/>
              </w:rPr>
              <w:t xml:space="preserve">, </w:t>
            </w:r>
            <w:r w:rsidRPr="7A826EBB" w:rsidR="5DAF2102">
              <w:rPr>
                <w:i w:val="1"/>
                <w:iCs w:val="1"/>
                <w:sz w:val="24"/>
                <w:szCs w:val="24"/>
              </w:rPr>
              <w:t>Ambassador of France to Kenya</w:t>
            </w:r>
          </w:p>
          <w:p w:rsidR="00E103C3" w:rsidP="7A826EBB" w:rsidRDefault="06FF6619" w14:paraId="69DA9A2F" w14:textId="478A7F39">
            <w:pPr>
              <w:pStyle w:val="ListParagraph"/>
              <w:numPr>
                <w:ilvl w:val="0"/>
                <w:numId w:val="3"/>
              </w:numPr>
              <w:suppressLineNumbers w:val="0"/>
              <w:bidi w:val="0"/>
              <w:spacing w:before="0" w:beforeAutospacing="off" w:after="160" w:afterAutospacing="off" w:line="276" w:lineRule="auto"/>
              <w:ind w:right="0"/>
              <w:jc w:val="left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242424"/>
                <w:sz w:val="21"/>
                <w:szCs w:val="21"/>
                <w:lang w:val="en-US"/>
              </w:rPr>
            </w:pPr>
            <w:r w:rsidRPr="7A826EBB" w:rsidR="1FC67D85">
              <w:rPr>
                <w:b w:val="0"/>
                <w:bCs w:val="0"/>
                <w:color w:val="242424"/>
                <w:sz w:val="24"/>
                <w:szCs w:val="24"/>
              </w:rPr>
              <w:t>H.E.</w:t>
            </w:r>
            <w:r w:rsidRPr="7A826EBB" w:rsidR="50BE1479">
              <w:rPr>
                <w:b w:val="0"/>
                <w:bCs w:val="0"/>
                <w:color w:val="242424"/>
                <w:sz w:val="24"/>
                <w:szCs w:val="24"/>
              </w:rPr>
              <w:t xml:space="preserve"> Henk Jan Bakker, </w:t>
            </w:r>
            <w:r w:rsidRPr="7A826EBB" w:rsidR="50BE1479">
              <w:rPr>
                <w:b w:val="0"/>
                <w:bCs w:val="0"/>
                <w:i w:val="1"/>
                <w:iCs w:val="1"/>
                <w:color w:val="242424"/>
                <w:sz w:val="24"/>
                <w:szCs w:val="24"/>
              </w:rPr>
              <w:t>Ambassador of the Kingdom of the Netherlands to Kenya</w:t>
            </w:r>
            <w:r w:rsidRPr="7A826EBB" w:rsidR="50BE1479">
              <w:rPr>
                <w:b w:val="0"/>
                <w:bCs w:val="0"/>
                <w:color w:val="242424"/>
                <w:sz w:val="24"/>
                <w:szCs w:val="24"/>
              </w:rPr>
              <w:t xml:space="preserve"> </w:t>
            </w:r>
            <w:r w:rsidRPr="7A826EBB" w:rsidR="50BE1479">
              <w:rPr>
                <w:sz w:val="24"/>
                <w:szCs w:val="24"/>
              </w:rPr>
              <w:t xml:space="preserve"> </w:t>
            </w:r>
          </w:p>
          <w:p w:rsidR="00E103C3" w:rsidP="7A826EBB" w:rsidRDefault="06FF6619" w14:paraId="67D29F9A" w14:textId="14FE2579">
            <w:pPr>
              <w:pStyle w:val="ListParagraph"/>
              <w:numPr>
                <w:ilvl w:val="0"/>
                <w:numId w:val="3"/>
              </w:numPr>
              <w:suppressLineNumbers w:val="0"/>
              <w:bidi w:val="0"/>
              <w:spacing w:before="0" w:beforeAutospacing="off" w:after="160" w:afterAutospacing="off" w:line="276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RPr="7A826EBB" w:rsidR="6326D83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1"/>
                <w:szCs w:val="21"/>
                <w:lang w:val="en-US"/>
              </w:rPr>
              <w:t>Mr</w:t>
            </w:r>
            <w:r w:rsidRPr="7A826EBB" w:rsidR="0D0879D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1"/>
                <w:szCs w:val="21"/>
                <w:lang w:val="en-US"/>
              </w:rPr>
              <w:t xml:space="preserve">. </w:t>
            </w:r>
            <w:r w:rsidRPr="7A826EBB" w:rsidR="6326D83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1"/>
                <w:szCs w:val="21"/>
                <w:lang w:val="en-US"/>
              </w:rPr>
              <w:t xml:space="preserve"> </w:t>
            </w:r>
            <w:r w:rsidRPr="7A826EBB" w:rsidR="6326D83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1"/>
                <w:szCs w:val="21"/>
                <w:lang w:val="en-US"/>
              </w:rPr>
              <w:t xml:space="preserve">Sebastian </w:t>
            </w:r>
            <w:r w:rsidRPr="7A826EBB" w:rsidR="6326D83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1"/>
                <w:szCs w:val="21"/>
                <w:lang w:val="en-US"/>
              </w:rPr>
              <w:t>Groth</w:t>
            </w:r>
            <w:r w:rsidRPr="7A826EBB" w:rsidR="6326D83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1"/>
                <w:szCs w:val="21"/>
                <w:lang w:val="en-US"/>
              </w:rPr>
              <w:t>,</w:t>
            </w:r>
            <w:r w:rsidRPr="7A826EBB" w:rsidR="4877425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1"/>
                <w:szCs w:val="21"/>
                <w:lang w:val="en-US"/>
              </w:rPr>
              <w:t xml:space="preserve"> </w:t>
            </w:r>
            <w:r w:rsidRPr="7A826EBB" w:rsidR="6326D833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242424"/>
                <w:sz w:val="21"/>
                <w:szCs w:val="21"/>
                <w:lang w:val="en-US"/>
              </w:rPr>
              <w:t xml:space="preserve">Ambassador of the Federal Republic of Germany to Kenya, the Seychelles, Somalia, and Permanent Representative to the United Nations Environment Program (UNEP) and United Nations Human Settlements </w:t>
            </w:r>
            <w:r w:rsidRPr="7A826EBB" w:rsidR="3DBD8336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242424"/>
                <w:sz w:val="21"/>
                <w:szCs w:val="21"/>
                <w:lang w:val="en-US"/>
              </w:rPr>
              <w:t>Programme (</w:t>
            </w:r>
            <w:r w:rsidRPr="7A826EBB" w:rsidR="6326D833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242424"/>
                <w:sz w:val="21"/>
                <w:szCs w:val="21"/>
                <w:lang w:val="en-US"/>
              </w:rPr>
              <w:t>UN-HABITAT</w:t>
            </w:r>
          </w:p>
          <w:p w:rsidR="00E103C3" w:rsidP="7A826EBB" w:rsidRDefault="06FF6619" w14:paraId="54436F94" w14:textId="6017ECD6">
            <w:pPr>
              <w:pStyle w:val="ListParagraph"/>
              <w:numPr>
                <w:ilvl w:val="0"/>
                <w:numId w:val="3"/>
              </w:numPr>
              <w:suppressLineNumbers w:val="0"/>
              <w:bidi w:val="0"/>
              <w:spacing w:before="0" w:beforeAutospacing="off" w:after="160" w:afterAutospacing="off" w:line="276" w:lineRule="auto"/>
              <w:ind w:right="0"/>
              <w:jc w:val="left"/>
              <w:rPr>
                <w:sz w:val="24"/>
                <w:szCs w:val="24"/>
              </w:rPr>
            </w:pPr>
            <w:r w:rsidRPr="7A826EBB" w:rsidR="50BE1479">
              <w:rPr>
                <w:color w:val="242424"/>
                <w:sz w:val="24"/>
                <w:szCs w:val="24"/>
              </w:rPr>
              <w:t>Ka</w:t>
            </w:r>
            <w:r w:rsidRPr="7A826EBB" w:rsidR="50BE1479">
              <w:rPr>
                <w:color w:val="242424"/>
                <w:sz w:val="24"/>
                <w:szCs w:val="24"/>
              </w:rPr>
              <w:t>m</w:t>
            </w:r>
            <w:r w:rsidRPr="7A826EBB" w:rsidR="50BE1479">
              <w:rPr>
                <w:color w:val="242424"/>
                <w:sz w:val="24"/>
                <w:szCs w:val="24"/>
              </w:rPr>
              <w:t xml:space="preserve">al Abdulsatar Haji, </w:t>
            </w:r>
            <w:r w:rsidRPr="7A826EBB" w:rsidR="50BE1479">
              <w:rPr>
                <w:i w:val="1"/>
                <w:iCs w:val="1"/>
                <w:color w:val="242424"/>
                <w:sz w:val="24"/>
                <w:szCs w:val="24"/>
              </w:rPr>
              <w:t>Lord Mayor, Zanzibar City Council</w:t>
            </w:r>
          </w:p>
          <w:p w:rsidR="00E103C3" w:rsidP="7A826EBB" w:rsidRDefault="06FF6619" w14:paraId="7600F1A0" w14:textId="50F1243F">
            <w:pPr>
              <w:pStyle w:val="ListParagraph"/>
              <w:numPr>
                <w:ilvl w:val="0"/>
                <w:numId w:val="3"/>
              </w:numPr>
              <w:suppressLineNumbers w:val="0"/>
              <w:bidi w:val="0"/>
              <w:spacing w:before="0" w:beforeAutospacing="off" w:after="160" w:afterAutospacing="off" w:line="276" w:lineRule="auto"/>
              <w:ind w:right="0"/>
              <w:jc w:val="left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242424"/>
                <w:sz w:val="21"/>
                <w:szCs w:val="21"/>
                <w:lang w:val="en-US"/>
              </w:rPr>
            </w:pPr>
            <w:r w:rsidRPr="7A826EBB" w:rsidR="5DAF2102">
              <w:rPr>
                <w:sz w:val="24"/>
                <w:szCs w:val="24"/>
              </w:rPr>
              <w:t xml:space="preserve">Ms. Hannah Tsadik, </w:t>
            </w:r>
            <w:r w:rsidRPr="7A826EBB" w:rsidR="5DAF2102">
              <w:rPr>
                <w:i w:val="1"/>
                <w:iCs w:val="1"/>
                <w:sz w:val="24"/>
                <w:szCs w:val="24"/>
              </w:rPr>
              <w:t>Country Representative, Mastercard Foundatio</w:t>
            </w:r>
            <w:r w:rsidRPr="7A826EBB" w:rsidR="26419D74">
              <w:rPr>
                <w:i w:val="1"/>
                <w:iCs w:val="1"/>
                <w:sz w:val="24"/>
                <w:szCs w:val="24"/>
              </w:rPr>
              <w:t>n</w:t>
            </w:r>
          </w:p>
          <w:p w:rsidR="00E103C3" w:rsidP="7A826EBB" w:rsidRDefault="06FF6619" w14:paraId="08D5BBA4" w14:textId="40E08DB9">
            <w:pPr>
              <w:pStyle w:val="ListParagraph"/>
              <w:numPr>
                <w:ilvl w:val="0"/>
                <w:numId w:val="3"/>
              </w:numPr>
              <w:suppressLineNumbers w:val="0"/>
              <w:bidi w:val="0"/>
              <w:spacing w:before="0" w:beforeAutospacing="off" w:after="160" w:afterAutospacing="off" w:line="276" w:lineRule="auto"/>
              <w:ind w:right="0"/>
              <w:jc w:val="left"/>
              <w:rPr>
                <w:i w:val="1"/>
                <w:iCs w:val="1"/>
                <w:sz w:val="24"/>
                <w:szCs w:val="24"/>
              </w:rPr>
            </w:pPr>
            <w:r w:rsidRPr="7A826EBB" w:rsidR="63B8999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1"/>
                <w:szCs w:val="21"/>
                <w:lang w:val="en-US"/>
              </w:rPr>
              <w:t>P</w:t>
            </w:r>
            <w:r w:rsidRPr="7A826EBB" w:rsidR="6181E17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1"/>
                <w:szCs w:val="21"/>
                <w:lang w:val="en-US"/>
              </w:rPr>
              <w:t xml:space="preserve">rof. Shaukat Abdulrazak, PhD, EBS, </w:t>
            </w:r>
            <w:r w:rsidRPr="7A826EBB" w:rsidR="6181E17A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242424"/>
                <w:sz w:val="21"/>
                <w:szCs w:val="21"/>
                <w:lang w:val="en-US"/>
              </w:rPr>
              <w:t xml:space="preserve">Principal Secretary for the State Department </w:t>
            </w:r>
            <w:r w:rsidRPr="7A826EBB" w:rsidR="6181E17A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242424"/>
                <w:sz w:val="21"/>
                <w:szCs w:val="21"/>
                <w:lang w:val="en-US"/>
              </w:rPr>
              <w:t>of</w:t>
            </w:r>
            <w:r w:rsidRPr="7A826EBB" w:rsidR="6181E17A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242424"/>
                <w:sz w:val="21"/>
                <w:szCs w:val="21"/>
                <w:lang w:val="en-US"/>
              </w:rPr>
              <w:t xml:space="preserve"> Science, </w:t>
            </w:r>
            <w:r w:rsidRPr="7A826EBB" w:rsidR="6181E17A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242424"/>
                <w:sz w:val="21"/>
                <w:szCs w:val="21"/>
                <w:lang w:val="en-US"/>
              </w:rPr>
              <w:t>Research</w:t>
            </w:r>
            <w:r w:rsidRPr="7A826EBB" w:rsidR="6181E17A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242424"/>
                <w:sz w:val="21"/>
                <w:szCs w:val="21"/>
                <w:lang w:val="en-US"/>
              </w:rPr>
              <w:t xml:space="preserve"> and Innovation.</w:t>
            </w:r>
          </w:p>
          <w:p w:rsidR="00E103C3" w:rsidP="7A826EBB" w:rsidRDefault="06FF6619" w14:paraId="4927E534" w14:textId="05E17487">
            <w:pPr>
              <w:pStyle w:val="ListParagraph"/>
              <w:numPr>
                <w:ilvl w:val="0"/>
                <w:numId w:val="3"/>
              </w:numPr>
              <w:suppressLineNumbers w:val="0"/>
              <w:bidi w:val="0"/>
              <w:spacing w:before="0" w:beforeAutospacing="off" w:after="160" w:afterAutospacing="off" w:line="276" w:lineRule="auto"/>
              <w:ind w:left="720" w:right="0" w:hanging="360"/>
              <w:jc w:val="left"/>
              <w:rPr>
                <w:i w:val="1"/>
                <w:iCs w:val="1"/>
                <w:noProof w:val="0"/>
                <w:lang w:val="en-US"/>
              </w:rPr>
            </w:pPr>
            <w:r w:rsidRPr="7A826EBB" w:rsidR="0E620078">
              <w:rPr>
                <w:rFonts w:ascii="Aptos" w:hAnsi="Aptos" w:eastAsia="Aptos" w:cs="Aptos"/>
                <w:i w:val="1"/>
                <w:iCs w:val="1"/>
                <w:noProof w:val="0"/>
                <w:sz w:val="24"/>
                <w:szCs w:val="24"/>
                <w:lang w:val="en-US"/>
              </w:rPr>
              <w:t>He</w:t>
            </w:r>
            <w:r w:rsidRPr="7A826EBB" w:rsidR="0E620078">
              <w:rPr>
                <w:rFonts w:ascii="Aptos" w:hAnsi="Aptos" w:eastAsia="Aptos" w:cs="Aptos"/>
                <w:i w:val="1"/>
                <w:iCs w:val="1"/>
                <w:noProof w:val="0"/>
                <w:sz w:val="24"/>
                <w:szCs w:val="24"/>
                <w:lang w:val="en-US"/>
              </w:rPr>
              <w:t>ad of the Youth Affairs Advisory Unit, Office of the Deputy President, Republic of Kenya</w:t>
            </w:r>
          </w:p>
          <w:p w:rsidR="00E103C3" w:rsidP="7A826EBB" w:rsidRDefault="06FF6619" w14:paraId="615CDC48" w14:textId="4F8F7652">
            <w:pPr>
              <w:pStyle w:val="ListParagraph"/>
              <w:numPr>
                <w:ilvl w:val="0"/>
                <w:numId w:val="3"/>
              </w:numPr>
              <w:suppressLineNumbers w:val="0"/>
              <w:bidi w:val="0"/>
              <w:spacing w:before="0" w:beforeAutospacing="off" w:after="160" w:afterAutospacing="off" w:line="276" w:lineRule="auto"/>
              <w:ind w:right="0"/>
              <w:jc w:val="left"/>
              <w:rPr>
                <w:i w:val="1"/>
                <w:iCs w:val="1"/>
                <w:sz w:val="24"/>
                <w:szCs w:val="24"/>
              </w:rPr>
            </w:pPr>
            <w:r w:rsidRPr="7A826EBB" w:rsidR="682579DE">
              <w:rPr>
                <w:sz w:val="24"/>
                <w:szCs w:val="24"/>
              </w:rPr>
              <w:t xml:space="preserve">HE </w:t>
            </w:r>
            <w:r w:rsidRPr="7A826EBB" w:rsidR="04E60058">
              <w:rPr>
                <w:sz w:val="24"/>
                <w:szCs w:val="24"/>
              </w:rPr>
              <w:t xml:space="preserve"> </w:t>
            </w:r>
            <w:r w:rsidRPr="7A826EBB" w:rsidR="682579DE">
              <w:rPr>
                <w:sz w:val="24"/>
                <w:szCs w:val="24"/>
              </w:rPr>
              <w:t>Abdulswamad</w:t>
            </w:r>
            <w:r w:rsidRPr="7A826EBB" w:rsidR="5DAF2102">
              <w:rPr>
                <w:sz w:val="24"/>
                <w:szCs w:val="24"/>
              </w:rPr>
              <w:t xml:space="preserve"> </w:t>
            </w:r>
            <w:r w:rsidRPr="7A826EBB" w:rsidR="5DAF2102">
              <w:rPr>
                <w:sz w:val="24"/>
                <w:szCs w:val="24"/>
              </w:rPr>
              <w:t xml:space="preserve">Shariff Nassir, </w:t>
            </w:r>
            <w:r w:rsidRPr="7A826EBB" w:rsidR="5DAF2102">
              <w:rPr>
                <w:i w:val="1"/>
                <w:iCs w:val="1"/>
                <w:sz w:val="24"/>
                <w:szCs w:val="24"/>
              </w:rPr>
              <w:t xml:space="preserve">Governor, County Government of Mombasa   </w:t>
            </w:r>
          </w:p>
        </w:tc>
      </w:tr>
      <w:tr w:rsidR="3F3DB382" w:rsidTr="7A826EBB" w14:paraId="32C80146" w14:textId="77777777">
        <w:trPr>
          <w:trHeight w:val="300"/>
        </w:trPr>
        <w:tc>
          <w:tcPr>
            <w:tcW w:w="2263" w:type="dxa"/>
            <w:tcMar/>
          </w:tcPr>
          <w:p w:rsidR="3F3DB382" w:rsidP="2324063E" w:rsidRDefault="0E5CE533" w14:paraId="7D0096BF" w14:textId="2C884D63">
            <w:pPr>
              <w:spacing w:line="240" w:lineRule="auto"/>
              <w:ind w:left="0" w:hanging="2"/>
              <w:textDirection w:val="lrTb"/>
              <w:rPr>
                <w:sz w:val="24"/>
                <w:szCs w:val="24"/>
              </w:rPr>
            </w:pPr>
            <w:r w:rsidRPr="2324063E">
              <w:rPr>
                <w:sz w:val="24"/>
                <w:szCs w:val="24"/>
              </w:rPr>
              <w:t>11:30 AM – 12:00 PM</w:t>
            </w:r>
          </w:p>
        </w:tc>
        <w:tc>
          <w:tcPr>
            <w:tcW w:w="7626" w:type="dxa"/>
            <w:gridSpan w:val="4"/>
            <w:tcMar/>
          </w:tcPr>
          <w:p w:rsidR="7F3C0E50" w:rsidP="0E792681" w:rsidRDefault="7F3C0E50" w14:paraId="5FCFE7FF" w14:textId="4E335578">
            <w:pPr>
              <w:spacing w:line="276" w:lineRule="auto"/>
              <w:ind w:left="0" w:hanging="2"/>
              <w:textDirection w:val="lrTb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>Launch Event</w:t>
            </w:r>
          </w:p>
          <w:p w:rsidR="00E103C3" w:rsidP="0E792681" w:rsidRDefault="4C885323" w14:paraId="3343C59C" w14:textId="1C67B177">
            <w:pPr>
              <w:spacing w:line="276" w:lineRule="auto"/>
              <w:ind w:left="0" w:hanging="2"/>
              <w:textDirection w:val="lrTb"/>
            </w:pPr>
            <w:r w:rsidRPr="2324063E">
              <w:rPr>
                <w:sz w:val="24"/>
                <w:szCs w:val="24"/>
              </w:rPr>
              <w:t>Swahilipot Hub Foundation Impact Report</w:t>
            </w:r>
          </w:p>
          <w:p w:rsidR="222969C6" w:rsidP="2324063E" w:rsidRDefault="222969C6" w14:paraId="12753A8B" w14:textId="6977C107">
            <w:pPr>
              <w:spacing w:line="276" w:lineRule="auto"/>
              <w:ind w:left="0" w:hanging="2"/>
              <w:textDirection w:val="lrTb"/>
            </w:pPr>
            <w:r w:rsidRPr="2324063E">
              <w:rPr>
                <w:b/>
                <w:bCs/>
                <w:sz w:val="24"/>
                <w:szCs w:val="24"/>
              </w:rPr>
              <w:t>Moderator:</w:t>
            </w:r>
          </w:p>
          <w:p w:rsidR="222969C6" w:rsidP="2324063E" w:rsidRDefault="58EF06B0" w14:paraId="340107A5" w14:textId="7A2A9D8A">
            <w:pPr>
              <w:spacing w:line="276" w:lineRule="auto"/>
              <w:ind w:left="0" w:hanging="2"/>
              <w:textDirection w:val="lrTb"/>
              <w:rPr>
                <w:sz w:val="24"/>
                <w:szCs w:val="24"/>
              </w:rPr>
            </w:pPr>
            <w:r w:rsidRPr="289AA598">
              <w:rPr>
                <w:sz w:val="24"/>
                <w:szCs w:val="24"/>
              </w:rPr>
              <w:t>Ken Miheso</w:t>
            </w:r>
            <w:r w:rsidRPr="289AA598" w:rsidR="1B32B87C">
              <w:rPr>
                <w:sz w:val="24"/>
                <w:szCs w:val="24"/>
              </w:rPr>
              <w:t xml:space="preserve">, </w:t>
            </w:r>
            <w:r w:rsidRPr="289AA598" w:rsidR="1B32B87C">
              <w:rPr>
                <w:i/>
                <w:iCs/>
                <w:sz w:val="24"/>
                <w:szCs w:val="24"/>
              </w:rPr>
              <w:t>Chief Operations Officer, Swahilipot Hub Foundation</w:t>
            </w:r>
          </w:p>
          <w:p w:rsidR="00E103C3" w:rsidP="2324063E" w:rsidRDefault="61FD106B" w14:paraId="6CBC6A9B" w14:textId="5A88E812">
            <w:pPr>
              <w:spacing w:after="0" w:line="276" w:lineRule="auto"/>
              <w:ind w:left="0" w:hanging="2"/>
              <w:textDirection w:val="lrTb"/>
            </w:pPr>
            <w:r w:rsidRPr="2324063E">
              <w:rPr>
                <w:b/>
                <w:bCs/>
                <w:sz w:val="24"/>
                <w:szCs w:val="24"/>
              </w:rPr>
              <w:t>MOU Signing</w:t>
            </w:r>
          </w:p>
          <w:p w:rsidR="00E103C3" w:rsidP="2324063E" w:rsidRDefault="1A1C661D" w14:paraId="7C169997" w14:textId="133BF0CF">
            <w:pPr>
              <w:spacing w:after="0" w:line="276" w:lineRule="auto"/>
              <w:ind w:left="0" w:hanging="2"/>
              <w:textDirection w:val="lrTb"/>
            </w:pPr>
            <w:r w:rsidRPr="2324063E">
              <w:rPr>
                <w:b/>
                <w:bCs/>
                <w:sz w:val="24"/>
                <w:szCs w:val="24"/>
              </w:rPr>
              <w:t xml:space="preserve">Moderator: </w:t>
            </w:r>
          </w:p>
          <w:p w:rsidR="00E103C3" w:rsidP="2324063E" w:rsidRDefault="1A1C661D" w14:paraId="55299E52" w14:textId="3009FD61">
            <w:pPr>
              <w:spacing w:after="0" w:line="276" w:lineRule="auto"/>
              <w:ind w:left="0" w:hanging="2"/>
              <w:textDirection w:val="lrTb"/>
              <w:rPr>
                <w:sz w:val="24"/>
                <w:szCs w:val="24"/>
              </w:rPr>
            </w:pPr>
            <w:r w:rsidRPr="2324063E">
              <w:rPr>
                <w:sz w:val="24"/>
                <w:szCs w:val="24"/>
              </w:rPr>
              <w:t>Rukiya Janwaala, Head of Communication and Partnerships</w:t>
            </w:r>
          </w:p>
          <w:p w:rsidR="00E103C3" w:rsidP="7A826EBB" w:rsidRDefault="5B2C85FC" w14:paraId="6A66D86C" w14:textId="71BB04DA">
            <w:pPr>
              <w:pStyle w:val="ListParagraph"/>
              <w:numPr>
                <w:ilvl w:val="0"/>
                <w:numId w:val="46"/>
              </w:numPr>
              <w:spacing w:line="276" w:lineRule="auto"/>
              <w:ind/>
              <w:textDirection w:val="lrTb"/>
              <w:rPr>
                <w:sz w:val="24"/>
                <w:szCs w:val="24"/>
              </w:rPr>
            </w:pPr>
            <w:r w:rsidRPr="7A826EBB" w:rsidR="1C1706D2">
              <w:rPr>
                <w:sz w:val="24"/>
                <w:szCs w:val="24"/>
              </w:rPr>
              <w:t>County</w:t>
            </w:r>
            <w:r w:rsidRPr="7A826EBB" w:rsidR="5A3523A1">
              <w:rPr>
                <w:sz w:val="24"/>
                <w:szCs w:val="24"/>
              </w:rPr>
              <w:t xml:space="preserve"> Government of Kilifi </w:t>
            </w:r>
          </w:p>
          <w:p w:rsidR="00E103C3" w:rsidP="2324063E" w:rsidRDefault="656B9815" w14:paraId="4CB92C98" w14:textId="4A772422">
            <w:pPr>
              <w:spacing w:after="0" w:line="276" w:lineRule="auto"/>
              <w:ind w:left="0" w:hanging="2"/>
              <w:textDirection w:val="lrTb"/>
              <w:rPr>
                <w:rFonts w:ascii="Segoe UI" w:hAnsi="Segoe UI" w:eastAsia="Segoe UI" w:cs="Segoe UI"/>
                <w:b/>
                <w:bCs/>
                <w:color w:val="242424"/>
                <w:sz w:val="21"/>
                <w:szCs w:val="21"/>
              </w:rPr>
            </w:pPr>
            <w:r w:rsidRPr="2324063E">
              <w:rPr>
                <w:rFonts w:ascii="Segoe UI" w:hAnsi="Segoe UI" w:eastAsia="Segoe UI" w:cs="Segoe UI"/>
                <w:b/>
                <w:bCs/>
                <w:color w:val="242424"/>
                <w:sz w:val="21"/>
                <w:szCs w:val="21"/>
              </w:rPr>
              <w:t xml:space="preserve">Remarks </w:t>
            </w:r>
          </w:p>
          <w:p w:rsidR="00E103C3" w:rsidP="2324063E" w:rsidRDefault="656B9815" w14:paraId="52BA1A5C" w14:textId="781865A5">
            <w:pPr>
              <w:spacing w:after="0" w:line="276" w:lineRule="auto"/>
              <w:ind w:left="0" w:hanging="2"/>
              <w:textDirection w:val="lrTb"/>
            </w:pPr>
            <w:r w:rsidRPr="2324063E">
              <w:rPr>
                <w:rFonts w:ascii="Segoe UI" w:hAnsi="Segoe UI" w:eastAsia="Segoe UI" w:cs="Segoe UI"/>
                <w:color w:val="242424"/>
                <w:sz w:val="21"/>
                <w:szCs w:val="21"/>
              </w:rPr>
              <w:t xml:space="preserve">Hon. Flora Mbetsa Chibule, Deputy Governor, </w:t>
            </w:r>
            <w:r w:rsidRPr="2324063E" w:rsidR="0502EAC3">
              <w:rPr>
                <w:rFonts w:ascii="Segoe UI" w:hAnsi="Segoe UI" w:eastAsia="Segoe UI" w:cs="Segoe UI"/>
                <w:color w:val="242424"/>
                <w:sz w:val="21"/>
                <w:szCs w:val="21"/>
              </w:rPr>
              <w:t xml:space="preserve">County Government of </w:t>
            </w:r>
            <w:r w:rsidRPr="2324063E">
              <w:rPr>
                <w:rFonts w:ascii="Segoe UI" w:hAnsi="Segoe UI" w:eastAsia="Segoe UI" w:cs="Segoe UI"/>
                <w:color w:val="242424"/>
                <w:sz w:val="21"/>
                <w:szCs w:val="21"/>
              </w:rPr>
              <w:t>Kilifi</w:t>
            </w:r>
          </w:p>
          <w:p w:rsidR="00E103C3" w:rsidP="7A826EBB" w:rsidRDefault="2E32E986" w14:paraId="7815AE79" w14:textId="41B1D426">
            <w:pPr>
              <w:pStyle w:val="ListParagraph"/>
              <w:numPr>
                <w:ilvl w:val="0"/>
                <w:numId w:val="46"/>
              </w:numPr>
              <w:spacing w:after="0" w:line="276" w:lineRule="auto"/>
              <w:ind/>
              <w:textDirection w:val="lrTb"/>
              <w:rPr>
                <w:sz w:val="24"/>
                <w:szCs w:val="24"/>
              </w:rPr>
            </w:pPr>
            <w:r w:rsidRPr="7A826EBB" w:rsidR="789ED41B">
              <w:rPr>
                <w:sz w:val="24"/>
                <w:szCs w:val="24"/>
              </w:rPr>
              <w:t>Pwani University</w:t>
            </w:r>
          </w:p>
          <w:p w:rsidR="00E103C3" w:rsidP="2324063E" w:rsidRDefault="0A60E0B0" w14:paraId="49EFD985" w14:textId="31354353">
            <w:pPr>
              <w:spacing w:after="0" w:line="276" w:lineRule="auto"/>
              <w:ind w:left="0" w:hanging="2"/>
              <w:textDirection w:val="lrTb"/>
            </w:pPr>
            <w:r w:rsidRPr="2324063E">
              <w:rPr>
                <w:rFonts w:ascii="Segoe UI" w:hAnsi="Segoe UI" w:eastAsia="Segoe UI" w:cs="Segoe UI"/>
                <w:b/>
                <w:bCs/>
                <w:color w:val="242424"/>
                <w:sz w:val="21"/>
                <w:szCs w:val="21"/>
              </w:rPr>
              <w:t>Remarks</w:t>
            </w:r>
          </w:p>
          <w:p w:rsidR="00E103C3" w:rsidP="2324063E" w:rsidRDefault="0A60E0B0" w14:paraId="47F4E151" w14:textId="72DDC93C">
            <w:pPr>
              <w:spacing w:after="0" w:line="276" w:lineRule="auto"/>
              <w:ind w:left="0" w:hanging="2"/>
              <w:textDirection w:val="lrTb"/>
            </w:pPr>
            <w:r w:rsidRPr="2324063E">
              <w:rPr>
                <w:rFonts w:ascii="Segoe UI" w:hAnsi="Segoe UI" w:eastAsia="Segoe UI" w:cs="Segoe UI"/>
                <w:color w:val="242424"/>
                <w:sz w:val="21"/>
                <w:szCs w:val="21"/>
              </w:rPr>
              <w:t xml:space="preserve">Prof James H.P. Kahindi, </w:t>
            </w:r>
            <w:r w:rsidRPr="2324063E">
              <w:rPr>
                <w:rFonts w:ascii="Segoe UI" w:hAnsi="Segoe UI" w:eastAsia="Segoe UI" w:cs="Segoe UI"/>
                <w:i/>
                <w:iCs/>
                <w:color w:val="242424"/>
                <w:sz w:val="21"/>
                <w:szCs w:val="21"/>
              </w:rPr>
              <w:t>PhD, FRSB, Vice Chancellor, Pwani University</w:t>
            </w:r>
          </w:p>
          <w:p w:rsidR="00E103C3" w:rsidP="7A826EBB" w:rsidRDefault="0FFE587F" w14:paraId="3C81316B" w14:textId="18BCE2B9">
            <w:pPr>
              <w:pStyle w:val="ListParagraph"/>
              <w:numPr>
                <w:ilvl w:val="0"/>
                <w:numId w:val="46"/>
              </w:numPr>
              <w:spacing w:after="0" w:line="276" w:lineRule="auto"/>
              <w:ind/>
              <w:textDirection w:val="lrTb"/>
              <w:rPr>
                <w:sz w:val="24"/>
                <w:szCs w:val="24"/>
              </w:rPr>
            </w:pPr>
            <w:r w:rsidRPr="7A826EBB" w:rsidR="4E94A98B">
              <w:rPr>
                <w:sz w:val="24"/>
                <w:szCs w:val="24"/>
              </w:rPr>
              <w:t xml:space="preserve">County Government of Mombasa </w:t>
            </w:r>
          </w:p>
          <w:p w:rsidR="00E103C3" w:rsidP="2324063E" w:rsidRDefault="361BC396" w14:paraId="094A39ED" w14:textId="464BB838">
            <w:pPr>
              <w:spacing w:after="0" w:line="276" w:lineRule="auto"/>
              <w:ind w:left="0" w:hanging="2"/>
              <w:textDirection w:val="lrTb"/>
              <w:rPr>
                <w:rFonts w:ascii="Segoe UI" w:hAnsi="Segoe UI" w:eastAsia="Segoe UI" w:cs="Segoe UI"/>
                <w:b/>
                <w:bCs/>
                <w:color w:val="242424"/>
                <w:sz w:val="21"/>
                <w:szCs w:val="21"/>
              </w:rPr>
            </w:pPr>
            <w:r w:rsidRPr="2324063E">
              <w:rPr>
                <w:rFonts w:ascii="Segoe UI" w:hAnsi="Segoe UI" w:eastAsia="Segoe UI" w:cs="Segoe UI"/>
                <w:b/>
                <w:bCs/>
                <w:color w:val="242424"/>
                <w:sz w:val="21"/>
                <w:szCs w:val="21"/>
              </w:rPr>
              <w:t>Remarks</w:t>
            </w:r>
          </w:p>
          <w:p w:rsidR="00E103C3" w:rsidP="2324063E" w:rsidRDefault="00E103C3" w14:paraId="488E0F8A" w14:textId="7545667E">
            <w:pPr>
              <w:spacing w:line="276" w:lineRule="auto"/>
              <w:ind w:left="0" w:hanging="2"/>
              <w:textDirection w:val="lrTb"/>
              <w:rPr>
                <w:sz w:val="24"/>
                <w:szCs w:val="24"/>
              </w:rPr>
            </w:pPr>
          </w:p>
        </w:tc>
      </w:tr>
      <w:tr w:rsidRPr="00E372AA" w:rsidR="005940AF" w:rsidTr="7A826EBB" w14:paraId="1358E870" w14:textId="77777777">
        <w:tc>
          <w:tcPr>
            <w:tcW w:w="2263" w:type="dxa"/>
            <w:tcMar/>
          </w:tcPr>
          <w:p w:rsidRPr="00E372AA" w:rsidR="005940AF" w:rsidP="0E792681" w:rsidRDefault="157EFA41" w14:paraId="58FC38C3" w14:textId="6319A417">
            <w:pPr>
              <w:spacing w:after="0" w:line="240" w:lineRule="auto"/>
              <w:ind w:left="0" w:hanging="2"/>
              <w:textDirection w:val="lrTb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 xml:space="preserve">12:00 pm – 1: 00 pm </w:t>
            </w:r>
          </w:p>
        </w:tc>
        <w:tc>
          <w:tcPr>
            <w:tcW w:w="7626" w:type="dxa"/>
            <w:gridSpan w:val="4"/>
            <w:tcMar/>
          </w:tcPr>
          <w:p w:rsidR="00E103C3" w:rsidP="0E792681" w:rsidRDefault="157EFA41" w14:paraId="2A3A8696" w14:textId="792C3074">
            <w:pPr>
              <w:spacing w:after="0" w:line="240" w:lineRule="auto"/>
              <w:ind w:left="0" w:hanging="2"/>
              <w:textDirection w:val="lrTb"/>
            </w:pPr>
            <w:r w:rsidRPr="2324063E">
              <w:rPr>
                <w:b/>
                <w:bCs/>
                <w:sz w:val="24"/>
                <w:szCs w:val="24"/>
              </w:rPr>
              <w:t>Fireside Chat 1</w:t>
            </w:r>
          </w:p>
          <w:p w:rsidR="00E103C3" w:rsidP="2324063E" w:rsidRDefault="00E103C3" w14:paraId="3761B877" w14:textId="7EF58054">
            <w:pPr>
              <w:spacing w:after="0" w:line="240" w:lineRule="auto"/>
              <w:ind w:left="0" w:hanging="2"/>
              <w:textDirection w:val="lrTb"/>
              <w:rPr>
                <w:b/>
                <w:bCs/>
                <w:sz w:val="24"/>
                <w:szCs w:val="24"/>
              </w:rPr>
            </w:pPr>
          </w:p>
          <w:p w:rsidR="00E103C3" w:rsidP="2324063E" w:rsidRDefault="758E2B37" w14:paraId="758891F7" w14:textId="0339D8BA">
            <w:pPr>
              <w:shd w:val="clear" w:color="auto" w:fill="FFFFFF" w:themeFill="background1"/>
              <w:spacing w:after="0" w:line="300" w:lineRule="auto"/>
              <w:ind w:left="0" w:hanging="2"/>
              <w:textDirection w:val="lrTb"/>
              <w:rPr>
                <w:rFonts w:ascii="Segoe UI" w:hAnsi="Segoe UI" w:eastAsia="Segoe UI" w:cs="Segoe UI"/>
                <w:b/>
                <w:bCs/>
                <w:color w:val="242424"/>
                <w:sz w:val="21"/>
                <w:szCs w:val="21"/>
              </w:rPr>
            </w:pPr>
            <w:r w:rsidRPr="2324063E">
              <w:rPr>
                <w:rFonts w:ascii="Segoe UI" w:hAnsi="Segoe UI" w:eastAsia="Segoe UI" w:cs="Segoe UI"/>
                <w:b/>
                <w:bCs/>
                <w:color w:val="242424"/>
                <w:sz w:val="21"/>
                <w:szCs w:val="21"/>
              </w:rPr>
              <w:t>Keynote Speaker</w:t>
            </w:r>
          </w:p>
          <w:p w:rsidR="00E103C3" w:rsidP="2324063E" w:rsidRDefault="758E2B37" w14:paraId="2D126ECD" w14:textId="26E9ABB4">
            <w:pPr>
              <w:shd w:val="clear" w:color="auto" w:fill="FFFFFF" w:themeFill="background1"/>
              <w:spacing w:after="0" w:line="300" w:lineRule="auto"/>
              <w:ind w:left="0" w:hanging="2"/>
              <w:textDirection w:val="lrTb"/>
            </w:pPr>
            <w:r w:rsidRPr="2324063E">
              <w:rPr>
                <w:rFonts w:ascii="Segoe UI" w:hAnsi="Segoe UI" w:eastAsia="Segoe UI" w:cs="Segoe UI"/>
                <w:color w:val="242424"/>
                <w:sz w:val="21"/>
                <w:szCs w:val="21"/>
              </w:rPr>
              <w:t xml:space="preserve">Esnas Tsindoli, Chairperson, </w:t>
            </w:r>
            <w:r w:rsidRPr="2324063E">
              <w:rPr>
                <w:rFonts w:ascii="Segoe UI" w:hAnsi="Segoe UI" w:eastAsia="Segoe UI" w:cs="Segoe UI"/>
                <w:i/>
                <w:iCs/>
                <w:color w:val="242424"/>
                <w:sz w:val="21"/>
                <w:szCs w:val="21"/>
              </w:rPr>
              <w:t>Youth Advisory Group, Mombasa County</w:t>
            </w:r>
          </w:p>
          <w:p w:rsidR="00E103C3" w:rsidP="2324063E" w:rsidRDefault="758E2B37" w14:paraId="525D2769" w14:textId="5FE0BD55">
            <w:pPr>
              <w:shd w:val="clear" w:color="auto" w:fill="FFFFFF" w:themeFill="background1"/>
              <w:spacing w:after="0" w:line="300" w:lineRule="auto"/>
              <w:ind w:left="0" w:hanging="2"/>
              <w:textDirection w:val="lrTb"/>
              <w:rPr>
                <w:rFonts w:ascii="Segoe UI" w:hAnsi="Segoe UI" w:eastAsia="Segoe UI" w:cs="Segoe UI"/>
                <w:b/>
                <w:bCs/>
                <w:color w:val="242424"/>
                <w:sz w:val="21"/>
                <w:szCs w:val="21"/>
              </w:rPr>
            </w:pPr>
            <w:r w:rsidRPr="2324063E">
              <w:rPr>
                <w:rFonts w:ascii="Segoe UI" w:hAnsi="Segoe UI" w:eastAsia="Segoe UI" w:cs="Segoe UI"/>
                <w:b/>
                <w:bCs/>
                <w:color w:val="242424"/>
                <w:sz w:val="21"/>
                <w:szCs w:val="21"/>
              </w:rPr>
              <w:t>Partners</w:t>
            </w:r>
          </w:p>
          <w:p w:rsidR="00E103C3" w:rsidP="2324063E" w:rsidRDefault="758E2B37" w14:paraId="2BEE72D3" w14:textId="096F056B">
            <w:pPr>
              <w:shd w:val="clear" w:color="auto" w:fill="FFFFFF" w:themeFill="background1"/>
              <w:spacing w:after="0" w:line="300" w:lineRule="auto"/>
              <w:ind w:left="0" w:hanging="2"/>
              <w:textDirection w:val="lrTb"/>
            </w:pPr>
            <w:r w:rsidRPr="2324063E">
              <w:rPr>
                <w:rFonts w:ascii="Segoe UI" w:hAnsi="Segoe UI" w:eastAsia="Segoe UI" w:cs="Segoe UI"/>
                <w:color w:val="242424"/>
                <w:sz w:val="21"/>
                <w:szCs w:val="21"/>
              </w:rPr>
              <w:t xml:space="preserve">1. Mahmoud Noor, </w:t>
            </w:r>
            <w:r w:rsidRPr="2324063E">
              <w:rPr>
                <w:rFonts w:ascii="Segoe UI" w:hAnsi="Segoe UI" w:eastAsia="Segoe UI" w:cs="Segoe UI"/>
                <w:i/>
                <w:iCs/>
                <w:color w:val="242424"/>
                <w:sz w:val="21"/>
                <w:szCs w:val="21"/>
              </w:rPr>
              <w:t>Chief Mentor, Swahilipot Hub Foundation</w:t>
            </w:r>
          </w:p>
          <w:p w:rsidR="00E103C3" w:rsidP="2324063E" w:rsidRDefault="758E2B37" w14:paraId="76F7DC5C" w14:textId="34F397EB">
            <w:pPr>
              <w:shd w:val="clear" w:color="auto" w:fill="FFFFFF" w:themeFill="background1"/>
              <w:spacing w:after="0" w:line="300" w:lineRule="auto"/>
              <w:ind w:left="0" w:hanging="2"/>
              <w:textDirection w:val="lrTb"/>
              <w:rPr>
                <w:rFonts w:ascii="Segoe UI" w:hAnsi="Segoe UI" w:eastAsia="Segoe UI" w:cs="Segoe UI"/>
                <w:i/>
                <w:iCs/>
                <w:color w:val="242424"/>
                <w:sz w:val="21"/>
                <w:szCs w:val="21"/>
              </w:rPr>
            </w:pPr>
            <w:r w:rsidRPr="2324063E">
              <w:rPr>
                <w:rFonts w:ascii="Segoe UI" w:hAnsi="Segoe UI" w:eastAsia="Segoe UI" w:cs="Segoe UI"/>
                <w:color w:val="242424"/>
                <w:sz w:val="21"/>
                <w:szCs w:val="21"/>
              </w:rPr>
              <w:t xml:space="preserve">2. Kalkidan Mulugeta, </w:t>
            </w:r>
            <w:r w:rsidRPr="2324063E">
              <w:rPr>
                <w:rFonts w:ascii="Segoe UI" w:hAnsi="Segoe UI" w:eastAsia="Segoe UI" w:cs="Segoe UI"/>
                <w:i/>
                <w:iCs/>
                <w:color w:val="242424"/>
                <w:sz w:val="21"/>
                <w:szCs w:val="21"/>
              </w:rPr>
              <w:t>Chairperson, Swahilipot Hub Foundation Board</w:t>
            </w:r>
          </w:p>
          <w:p w:rsidR="00E103C3" w:rsidP="0E792681" w:rsidRDefault="00E103C3" w14:paraId="68B92D78" w14:textId="71E61D78">
            <w:pPr>
              <w:spacing w:after="0" w:line="240" w:lineRule="auto"/>
              <w:ind w:left="0" w:hanging="2"/>
              <w:textDirection w:val="lrTb"/>
              <w:rPr>
                <w:b/>
                <w:bCs/>
                <w:sz w:val="24"/>
                <w:szCs w:val="24"/>
              </w:rPr>
            </w:pPr>
          </w:p>
        </w:tc>
      </w:tr>
      <w:tr w:rsidRPr="00E372AA" w:rsidR="00203B99" w:rsidTr="7A826EBB" w14:paraId="0A1E8DEF" w14:textId="77777777">
        <w:tc>
          <w:tcPr>
            <w:tcW w:w="2263" w:type="dxa"/>
            <w:tcMar/>
          </w:tcPr>
          <w:p w:rsidRPr="00E372AA" w:rsidR="00203B99" w:rsidP="0E792681" w:rsidRDefault="547D95D4" w14:paraId="14B3B459" w14:textId="211CC01C">
            <w:pPr>
              <w:spacing w:after="0" w:line="240" w:lineRule="auto"/>
              <w:ind w:left="0" w:hanging="2"/>
              <w:textDirection w:val="lrTb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 xml:space="preserve">1.00 </w:t>
            </w:r>
            <w:r w:rsidRPr="0E792681" w:rsidR="578E7BF1">
              <w:rPr>
                <w:sz w:val="24"/>
                <w:szCs w:val="24"/>
              </w:rPr>
              <w:t xml:space="preserve">pm </w:t>
            </w:r>
            <w:r w:rsidRPr="0E792681">
              <w:rPr>
                <w:sz w:val="24"/>
                <w:szCs w:val="24"/>
              </w:rPr>
              <w:t xml:space="preserve">- </w:t>
            </w:r>
            <w:r w:rsidRPr="0E792681" w:rsidR="578E7BF1">
              <w:rPr>
                <w:sz w:val="24"/>
                <w:szCs w:val="24"/>
              </w:rPr>
              <w:t xml:space="preserve">2:00 pm </w:t>
            </w:r>
          </w:p>
        </w:tc>
        <w:tc>
          <w:tcPr>
            <w:tcW w:w="7626" w:type="dxa"/>
            <w:gridSpan w:val="4"/>
            <w:tcMar/>
          </w:tcPr>
          <w:p w:rsidR="00E103C3" w:rsidP="0E792681" w:rsidRDefault="578E7BF1" w14:paraId="6F7FDD6E" w14:textId="1F0B1B33">
            <w:pPr>
              <w:spacing w:after="0" w:line="240" w:lineRule="auto"/>
              <w:ind w:left="0" w:hanging="2"/>
              <w:textDirection w:val="lrTb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 xml:space="preserve">Lunch break </w:t>
            </w:r>
          </w:p>
        </w:tc>
      </w:tr>
      <w:tr w:rsidRPr="00E372AA" w:rsidR="00203B99" w:rsidTr="7A826EBB" w14:paraId="4844268B" w14:textId="77777777">
        <w:trPr>
          <w:cantSplit/>
        </w:trPr>
        <w:tc>
          <w:tcPr>
            <w:tcW w:w="2263" w:type="dxa"/>
            <w:vMerge w:val="restart"/>
            <w:tcMar/>
          </w:tcPr>
          <w:p w:rsidRPr="00E372AA" w:rsidR="00203B99" w:rsidP="0E792681" w:rsidRDefault="7E457908" w14:paraId="32B89BA4" w14:textId="2DFFD6B8">
            <w:pPr>
              <w:spacing w:after="0" w:line="240" w:lineRule="auto"/>
              <w:ind w:left="0" w:hanging="2"/>
              <w:textDirection w:val="lrTb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>2</w:t>
            </w:r>
            <w:r w:rsidRPr="0E792681" w:rsidR="547D95D4">
              <w:rPr>
                <w:sz w:val="24"/>
                <w:szCs w:val="24"/>
              </w:rPr>
              <w:t xml:space="preserve">:00 PM- 4:30 PM </w:t>
            </w:r>
          </w:p>
        </w:tc>
        <w:tc>
          <w:tcPr>
            <w:tcW w:w="7626" w:type="dxa"/>
            <w:gridSpan w:val="4"/>
            <w:tcMar/>
          </w:tcPr>
          <w:p w:rsidR="00E103C3" w:rsidP="0E792681" w:rsidRDefault="547D95D4" w14:paraId="56FD79AB" w14:textId="77777777">
            <w:pPr>
              <w:spacing w:after="0" w:line="240" w:lineRule="auto"/>
              <w:ind w:left="0" w:hanging="2"/>
              <w:textDirection w:val="lrTb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 xml:space="preserve">Breakout sessions  </w:t>
            </w:r>
          </w:p>
        </w:tc>
      </w:tr>
      <w:tr w:rsidRPr="00E372AA" w:rsidR="00B71803" w:rsidTr="7A826EBB" w14:paraId="0AA69E4B" w14:textId="77777777">
        <w:trPr>
          <w:cantSplit/>
          <w:trHeight w:val="780"/>
        </w:trPr>
        <w:tc>
          <w:tcPr>
            <w:tcW w:w="2263" w:type="dxa"/>
            <w:vMerge/>
            <w:tcMar/>
          </w:tcPr>
          <w:p w:rsidRPr="00E372AA" w:rsidR="00B71803" w:rsidP="00DB1B0C" w:rsidRDefault="00B71803" w14:paraId="79877C0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textDirection w:val="lrTb"/>
              <w:rPr>
                <w:sz w:val="24"/>
                <w:szCs w:val="24"/>
              </w:rPr>
            </w:pPr>
          </w:p>
        </w:tc>
        <w:tc>
          <w:tcPr>
            <w:tcW w:w="1875" w:type="dxa"/>
            <w:tcMar/>
          </w:tcPr>
          <w:p w:rsidR="677D83F0" w:rsidP="7A826EBB" w:rsidRDefault="677D83F0" w14:paraId="451241DD" w14:textId="7DE208B9">
            <w:pPr>
              <w:spacing w:after="0" w:line="240" w:lineRule="auto"/>
              <w:ind w:left="0" w:hanging="2"/>
              <w:rPr>
                <w:b w:val="1"/>
                <w:bCs w:val="1"/>
                <w:sz w:val="24"/>
                <w:szCs w:val="24"/>
              </w:rPr>
            </w:pPr>
            <w:r w:rsidRPr="7A826EBB" w:rsidR="677D83F0">
              <w:rPr>
                <w:b w:val="1"/>
                <w:bCs w:val="1"/>
                <w:sz w:val="24"/>
                <w:szCs w:val="24"/>
              </w:rPr>
              <w:t>Youth and Entrepreneurship Village</w:t>
            </w:r>
          </w:p>
          <w:p w:rsidR="7A826EBB" w:rsidP="7A826EBB" w:rsidRDefault="7A826EBB" w14:paraId="2B699E48" w14:textId="1F364DCC">
            <w:pPr>
              <w:spacing w:after="0" w:line="240" w:lineRule="auto"/>
              <w:ind w:left="0" w:hanging="2"/>
              <w:rPr>
                <w:b w:val="1"/>
                <w:bCs w:val="1"/>
                <w:sz w:val="24"/>
                <w:szCs w:val="24"/>
              </w:rPr>
            </w:pPr>
          </w:p>
          <w:p w:rsidRPr="00E372AA" w:rsidR="00B71803" w:rsidP="7A826EBB" w:rsidRDefault="7F695C27" w14:paraId="092F8811" w14:textId="085BBDE9">
            <w:pPr>
              <w:pStyle w:val="Normal"/>
              <w:spacing w:after="0" w:line="240" w:lineRule="auto"/>
              <w:ind w:left="0" w:hanging="2"/>
              <w:textDirection w:val="lrTb"/>
              <w:rPr>
                <w:b w:val="1"/>
                <w:bCs w:val="1"/>
                <w:sz w:val="24"/>
                <w:szCs w:val="24"/>
              </w:rPr>
            </w:pPr>
            <w:r w:rsidRPr="7A826EBB" w:rsidR="38450427">
              <w:rPr>
                <w:b w:val="1"/>
                <w:bCs w:val="1"/>
                <w:sz w:val="24"/>
                <w:szCs w:val="24"/>
              </w:rPr>
              <w:t>Workshop 1</w:t>
            </w:r>
          </w:p>
          <w:p w:rsidR="2324063E" w:rsidP="2324063E" w:rsidRDefault="2324063E" w14:paraId="31EAC450" w14:textId="246E83A4">
            <w:pPr>
              <w:spacing w:after="0" w:line="276" w:lineRule="auto"/>
              <w:ind w:left="0" w:hanging="2"/>
              <w:textDirection w:val="lrTb"/>
              <w:rPr>
                <w:b/>
                <w:bCs/>
                <w:sz w:val="24"/>
                <w:szCs w:val="24"/>
              </w:rPr>
            </w:pPr>
          </w:p>
          <w:p w:rsidR="46FE117C" w:rsidP="7A826EBB" w:rsidRDefault="46FE117C" w14:paraId="2C8333C7" w14:textId="41F2A80F">
            <w:pPr>
              <w:spacing w:after="0" w:line="240" w:lineRule="auto"/>
              <w:ind w:left="0" w:hanging="2"/>
            </w:pPr>
            <w:r w:rsidRPr="7A826EBB" w:rsidR="46FE117C">
              <w:rPr>
                <w:b w:val="1"/>
                <w:bCs w:val="1"/>
                <w:sz w:val="24"/>
                <w:szCs w:val="24"/>
              </w:rPr>
              <w:t xml:space="preserve">Title: </w:t>
            </w:r>
            <w:r w:rsidRPr="7A826EBB" w:rsidR="46FE117C">
              <w:rPr>
                <w:color w:val="222222"/>
                <w:sz w:val="24"/>
                <w:szCs w:val="24"/>
              </w:rPr>
              <w:t>What Does a Better Coast Look Like? More Jobs, Stronger Businesses</w:t>
            </w:r>
            <w:r w:rsidRPr="7A826EBB" w:rsidR="46FE117C">
              <w:rPr>
                <w:color w:val="222222"/>
                <w:sz w:val="24"/>
                <w:szCs w:val="24"/>
              </w:rPr>
              <w:t>,</w:t>
            </w:r>
            <w:r w:rsidRPr="7A826EBB" w:rsidR="46FE117C">
              <w:rPr>
                <w:color w:val="222222"/>
                <w:sz w:val="24"/>
                <w:szCs w:val="24"/>
              </w:rPr>
              <w:t xml:space="preserve"> and Livable</w:t>
            </w:r>
            <w:r w:rsidRPr="7A826EBB" w:rsidR="46FE117C">
              <w:rPr>
                <w:color w:val="222222"/>
                <w:sz w:val="24"/>
                <w:szCs w:val="24"/>
              </w:rPr>
              <w:t xml:space="preserve"> </w:t>
            </w:r>
            <w:r w:rsidRPr="7A826EBB" w:rsidR="46FE117C">
              <w:rPr>
                <w:color w:val="222222"/>
                <w:sz w:val="24"/>
                <w:szCs w:val="24"/>
              </w:rPr>
              <w:t>Communities.</w:t>
            </w:r>
          </w:p>
          <w:p w:rsidR="7A826EBB" w:rsidP="7A826EBB" w:rsidRDefault="7A826EBB" w14:paraId="3E940F1F" w14:textId="503F52E1">
            <w:pPr>
              <w:spacing w:after="0" w:line="240" w:lineRule="auto"/>
              <w:ind w:left="0" w:hanging="2"/>
              <w:rPr>
                <w:color w:val="222222"/>
                <w:sz w:val="24"/>
                <w:szCs w:val="24"/>
              </w:rPr>
            </w:pPr>
          </w:p>
          <w:p w:rsidR="46FE117C" w:rsidP="7A826EBB" w:rsidRDefault="46FE117C" w14:paraId="7E5CE994">
            <w:pPr>
              <w:spacing w:after="0" w:line="240" w:lineRule="auto"/>
              <w:ind w:left="0" w:hanging="2"/>
            </w:pPr>
            <w:r w:rsidRPr="7A826EBB" w:rsidR="46FE117C">
              <w:rPr>
                <w:b w:val="1"/>
                <w:bCs w:val="1"/>
                <w:sz w:val="24"/>
                <w:szCs w:val="24"/>
              </w:rPr>
              <w:t xml:space="preserve">Venue:  </w:t>
            </w:r>
            <w:r w:rsidRPr="7A826EBB" w:rsidR="46FE117C">
              <w:rPr>
                <w:sz w:val="24"/>
                <w:szCs w:val="24"/>
              </w:rPr>
              <w:t>Main Arena</w:t>
            </w:r>
          </w:p>
          <w:p w:rsidR="7A826EBB" w:rsidP="7A826EBB" w:rsidRDefault="7A826EBB" w14:paraId="1F041B37" w14:textId="1299B766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</w:p>
          <w:p w:rsidR="46FE117C" w:rsidP="7A826EBB" w:rsidRDefault="46FE117C" w14:paraId="05B8E2E7" w14:textId="77A14235">
            <w:pPr>
              <w:spacing w:after="0" w:line="240" w:lineRule="auto"/>
              <w:ind w:left="0" w:hanging="2"/>
            </w:pPr>
            <w:r w:rsidRPr="7A826EBB" w:rsidR="46FE117C">
              <w:rPr>
                <w:b w:val="1"/>
                <w:bCs w:val="1"/>
                <w:sz w:val="24"/>
                <w:szCs w:val="24"/>
              </w:rPr>
              <w:t>Keynote Address:</w:t>
            </w:r>
            <w:r w:rsidRPr="7A826EBB" w:rsidR="46FE117C">
              <w:rPr>
                <w:sz w:val="24"/>
                <w:szCs w:val="24"/>
              </w:rPr>
              <w:t xml:space="preserve"> Alice Gugelev, </w:t>
            </w:r>
            <w:r w:rsidRPr="7A826EBB" w:rsidR="46FE117C">
              <w:rPr>
                <w:i w:val="1"/>
                <w:iCs w:val="1"/>
                <w:sz w:val="24"/>
                <w:szCs w:val="24"/>
              </w:rPr>
              <w:t>CEO GDI Africa</w:t>
            </w:r>
          </w:p>
          <w:p w:rsidR="46FE117C" w:rsidP="7A826EBB" w:rsidRDefault="46FE117C" w14:paraId="43BAB6AF" w14:textId="74766004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7A826EBB" w:rsidR="46FE117C">
              <w:rPr>
                <w:b w:val="1"/>
                <w:bCs w:val="1"/>
                <w:sz w:val="24"/>
                <w:szCs w:val="24"/>
              </w:rPr>
              <w:t xml:space="preserve">Moderator: </w:t>
            </w:r>
            <w:r w:rsidRPr="7A826EBB" w:rsidR="46FE117C">
              <w:rPr>
                <w:sz w:val="24"/>
                <w:szCs w:val="24"/>
              </w:rPr>
              <w:t>John Kashagaki</w:t>
            </w:r>
            <w:r w:rsidRPr="7A826EBB" w:rsidR="46FE117C">
              <w:rPr>
                <w:sz w:val="24"/>
                <w:szCs w:val="24"/>
              </w:rPr>
              <w:t xml:space="preserve">, </w:t>
            </w:r>
            <w:r w:rsidRPr="7A826EBB" w:rsidR="46FE117C">
              <w:rPr>
                <w:rFonts w:ascii="Segoe UI" w:hAnsi="Segoe UI" w:eastAsia="Segoe UI" w:cs="Segoe UI"/>
                <w:i w:val="1"/>
                <w:iCs w:val="1"/>
                <w:color w:val="242424"/>
                <w:sz w:val="21"/>
                <w:szCs w:val="21"/>
              </w:rPr>
              <w:t>Executive Director of EDIC- Pwan</w:t>
            </w:r>
            <w:r w:rsidRPr="7A826EBB" w:rsidR="46FE117C">
              <w:rPr>
                <w:rFonts w:ascii="Segoe UI" w:hAnsi="Segoe UI" w:eastAsia="Segoe UI" w:cs="Segoe UI"/>
                <w:color w:val="242424"/>
                <w:sz w:val="21"/>
                <w:szCs w:val="21"/>
              </w:rPr>
              <w:t>i</w:t>
            </w:r>
          </w:p>
          <w:p w:rsidR="46FE117C" w:rsidP="7A826EBB" w:rsidRDefault="46FE117C" w14:paraId="7E641719">
            <w:pPr>
              <w:spacing w:after="0" w:line="240" w:lineRule="auto"/>
              <w:ind w:left="0" w:hanging="2"/>
              <w:rPr>
                <w:b w:val="1"/>
                <w:bCs w:val="1"/>
                <w:sz w:val="24"/>
                <w:szCs w:val="24"/>
              </w:rPr>
            </w:pPr>
            <w:r w:rsidRPr="7A826EBB" w:rsidR="46FE117C">
              <w:rPr>
                <w:b w:val="1"/>
                <w:bCs w:val="1"/>
                <w:sz w:val="24"/>
                <w:szCs w:val="24"/>
              </w:rPr>
              <w:t>Partners:</w:t>
            </w:r>
          </w:p>
          <w:p w:rsidR="46FE117C" w:rsidP="7A826EBB" w:rsidRDefault="46FE117C" w14:paraId="1E12B72B" w14:textId="174FBC06">
            <w:pPr>
              <w:shd w:val="clear" w:color="auto" w:fill="FFFFFF" w:themeFill="background1"/>
              <w:spacing w:after="0" w:line="300" w:lineRule="auto"/>
              <w:ind w:left="0" w:hanging="2"/>
            </w:pPr>
            <w:r w:rsidRPr="7A826EBB" w:rsidR="46FE117C">
              <w:rPr>
                <w:rFonts w:ascii="Segoe UI" w:hAnsi="Segoe UI" w:eastAsia="Segoe UI" w:cs="Segoe UI"/>
                <w:color w:val="242424"/>
                <w:sz w:val="21"/>
                <w:szCs w:val="21"/>
              </w:rPr>
              <w:t xml:space="preserve">1. Jenny Nuccio, </w:t>
            </w:r>
            <w:r w:rsidRPr="7A826EBB" w:rsidR="46FE117C">
              <w:rPr>
                <w:rFonts w:ascii="Segoe UI" w:hAnsi="Segoe UI" w:eastAsia="Segoe UI" w:cs="Segoe UI"/>
                <w:i w:val="1"/>
                <w:iCs w:val="1"/>
                <w:color w:val="242424"/>
                <w:sz w:val="21"/>
                <w:szCs w:val="21"/>
              </w:rPr>
              <w:t>Founder, Imani Collective</w:t>
            </w:r>
            <w:r w:rsidRPr="7A826EBB" w:rsidR="46FE117C">
              <w:rPr>
                <w:rFonts w:ascii="Segoe UI" w:hAnsi="Segoe UI" w:eastAsia="Segoe UI" w:cs="Segoe UI"/>
                <w:color w:val="242424"/>
                <w:sz w:val="21"/>
                <w:szCs w:val="21"/>
              </w:rPr>
              <w:t xml:space="preserve"> </w:t>
            </w:r>
          </w:p>
          <w:p w:rsidR="46FE117C" w:rsidP="7A826EBB" w:rsidRDefault="46FE117C" w14:paraId="6AD69644" w14:textId="3609BB1F">
            <w:pPr>
              <w:shd w:val="clear" w:color="auto" w:fill="FFFFFF" w:themeFill="background1"/>
              <w:spacing w:after="0" w:line="300" w:lineRule="auto"/>
              <w:ind w:left="0" w:hanging="2"/>
            </w:pPr>
            <w:r w:rsidRPr="7A826EBB" w:rsidR="46FE117C">
              <w:rPr>
                <w:rFonts w:ascii="Segoe UI" w:hAnsi="Segoe UI" w:eastAsia="Segoe UI" w:cs="Segoe UI"/>
                <w:color w:val="242424"/>
                <w:sz w:val="21"/>
                <w:szCs w:val="21"/>
              </w:rPr>
              <w:t xml:space="preserve">2. Peter Gitata, </w:t>
            </w:r>
            <w:r w:rsidRPr="7A826EBB" w:rsidR="46FE117C">
              <w:rPr>
                <w:rFonts w:ascii="Segoe UI" w:hAnsi="Segoe UI" w:eastAsia="Segoe UI" w:cs="Segoe UI"/>
                <w:i w:val="1"/>
                <w:iCs w:val="1"/>
                <w:color w:val="242424"/>
                <w:sz w:val="21"/>
                <w:szCs w:val="21"/>
              </w:rPr>
              <w:t>Peshwood Enterprise</w:t>
            </w:r>
            <w:r w:rsidRPr="7A826EBB" w:rsidR="46FE117C">
              <w:rPr>
                <w:rFonts w:ascii="Segoe UI" w:hAnsi="Segoe UI" w:eastAsia="Segoe UI" w:cs="Segoe UI"/>
                <w:color w:val="242424"/>
                <w:sz w:val="21"/>
                <w:szCs w:val="21"/>
              </w:rPr>
              <w:t xml:space="preserve"> </w:t>
            </w:r>
          </w:p>
          <w:p w:rsidR="46FE117C" w:rsidP="7A826EBB" w:rsidRDefault="46FE117C" w14:paraId="19F801CA" w14:textId="61484980">
            <w:pPr>
              <w:shd w:val="clear" w:color="auto" w:fill="FFFFFF" w:themeFill="background1"/>
              <w:spacing w:after="0" w:line="300" w:lineRule="auto"/>
              <w:ind w:left="0" w:hanging="2"/>
            </w:pPr>
            <w:r w:rsidRPr="7A826EBB" w:rsidR="46FE117C">
              <w:rPr>
                <w:rFonts w:ascii="Segoe UI" w:hAnsi="Segoe UI" w:eastAsia="Segoe UI" w:cs="Segoe UI"/>
                <w:color w:val="242424"/>
                <w:sz w:val="21"/>
                <w:szCs w:val="21"/>
              </w:rPr>
              <w:t xml:space="preserve">3. Firdaus Anwar, Seraphic </w:t>
            </w:r>
            <w:r w:rsidRPr="7A826EBB" w:rsidR="46FE117C">
              <w:rPr>
                <w:rFonts w:ascii="Segoe UI" w:hAnsi="Segoe UI" w:eastAsia="Segoe UI" w:cs="Segoe UI"/>
                <w:i w:val="1"/>
                <w:iCs w:val="1"/>
                <w:color w:val="242424"/>
                <w:sz w:val="21"/>
                <w:szCs w:val="21"/>
              </w:rPr>
              <w:t>Events</w:t>
            </w:r>
            <w:r w:rsidRPr="7A826EBB" w:rsidR="46FE117C">
              <w:rPr>
                <w:rFonts w:ascii="Segoe UI" w:hAnsi="Segoe UI" w:eastAsia="Segoe UI" w:cs="Segoe UI"/>
                <w:color w:val="242424"/>
                <w:sz w:val="21"/>
                <w:szCs w:val="21"/>
              </w:rPr>
              <w:t xml:space="preserve"> </w:t>
            </w:r>
          </w:p>
          <w:p w:rsidR="46FE117C" w:rsidP="7A826EBB" w:rsidRDefault="46FE117C" w14:paraId="74ECA2CB" w14:textId="7962027A">
            <w:pPr>
              <w:shd w:val="clear" w:color="auto" w:fill="FFFFFF" w:themeFill="background1"/>
              <w:spacing w:after="0" w:line="300" w:lineRule="auto"/>
              <w:ind w:left="0" w:hanging="2"/>
            </w:pPr>
            <w:r w:rsidRPr="7A826EBB" w:rsidR="46FE117C">
              <w:rPr>
                <w:rFonts w:ascii="Segoe UI" w:hAnsi="Segoe UI" w:eastAsia="Segoe UI" w:cs="Segoe UI"/>
                <w:color w:val="242424"/>
                <w:sz w:val="21"/>
                <w:szCs w:val="21"/>
              </w:rPr>
              <w:t>4. Kevin Nyamweya, Economic</w:t>
            </w:r>
            <w:r w:rsidRPr="7A826EBB" w:rsidR="46FE117C">
              <w:rPr>
                <w:rFonts w:ascii="Segoe UI" w:hAnsi="Segoe UI" w:eastAsia="Segoe UI" w:cs="Segoe UI"/>
                <w:i w:val="1"/>
                <w:iCs w:val="1"/>
                <w:color w:val="242424"/>
                <w:sz w:val="21"/>
                <w:szCs w:val="21"/>
              </w:rPr>
              <w:t xml:space="preserve"> Development Investment Council</w:t>
            </w:r>
          </w:p>
          <w:p w:rsidR="7A826EBB" w:rsidP="7A826EBB" w:rsidRDefault="7A826EBB" w14:paraId="43E51CC2" w14:textId="55C76AE7">
            <w:pPr>
              <w:spacing w:after="0" w:line="240" w:lineRule="auto"/>
              <w:ind w:left="0" w:hanging="2"/>
              <w:rPr>
                <w:i w:val="1"/>
                <w:iCs w:val="1"/>
                <w:color w:val="222222"/>
                <w:sz w:val="24"/>
                <w:szCs w:val="24"/>
              </w:rPr>
            </w:pPr>
          </w:p>
          <w:p w:rsidR="46FE117C" w:rsidP="7A826EBB" w:rsidRDefault="46FE117C" w14:paraId="7F1633C1" w14:textId="28B9A34E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noProof w:val="0"/>
                <w:color w:val="222222"/>
                <w:sz w:val="24"/>
                <w:szCs w:val="24"/>
                <w:lang w:val="en-US"/>
              </w:rPr>
            </w:pPr>
            <w:r w:rsidRPr="7A826EBB" w:rsidR="46FE117C">
              <w:rPr>
                <w:rFonts w:ascii="Calibri" w:hAnsi="Calibri" w:eastAsia="Calibri" w:cs="Calibri"/>
                <w:b w:val="1"/>
                <w:bCs w:val="1"/>
                <w:noProof w:val="0"/>
                <w:color w:val="222222"/>
                <w:sz w:val="24"/>
                <w:szCs w:val="24"/>
                <w:lang w:val="en-US"/>
              </w:rPr>
              <w:t xml:space="preserve">Launch Events </w:t>
            </w:r>
          </w:p>
          <w:p w:rsidR="46FE117C" w:rsidP="7A826EBB" w:rsidRDefault="46FE117C" w14:paraId="2CB2BC30" w14:textId="54EB4BE1">
            <w:pPr>
              <w:pStyle w:val="ListParagraph"/>
              <w:numPr>
                <w:ilvl w:val="0"/>
                <w:numId w:val="49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7A826EBB" w:rsidR="46FE117C">
              <w:rPr>
                <w:rFonts w:ascii="Calibri" w:hAnsi="Calibri" w:eastAsia="Calibri" w:cs="Calibri"/>
                <w:b w:val="0"/>
                <w:bCs w:val="0"/>
                <w:noProof w:val="0"/>
                <w:sz w:val="24"/>
                <w:szCs w:val="24"/>
                <w:lang w:val="en-US"/>
              </w:rPr>
              <w:t>The Mombasa HR Taskforce</w:t>
            </w:r>
          </w:p>
          <w:p w:rsidR="7A826EBB" w:rsidP="7A826EBB" w:rsidRDefault="7A826EBB" w14:paraId="5E0B8871" w14:textId="26C3E57D">
            <w:pPr>
              <w:spacing w:after="0" w:line="276" w:lineRule="auto"/>
              <w:ind w:left="0" w:hanging="2"/>
              <w:rPr>
                <w:b w:val="1"/>
                <w:bCs w:val="1"/>
                <w:sz w:val="24"/>
                <w:szCs w:val="24"/>
              </w:rPr>
            </w:pPr>
          </w:p>
          <w:p w:rsidRPr="00E372AA" w:rsidR="00B71803" w:rsidP="2579728A" w:rsidRDefault="00B71803" w14:paraId="76C6422E" w14:textId="2DADEE7D">
            <w:pPr>
              <w:pStyle w:val="ListParagraph"/>
              <w:spacing w:after="0" w:line="240" w:lineRule="auto"/>
              <w:ind w:left="0" w:hanging="2"/>
              <w:textDirection w:val="lrTb"/>
              <w:rPr>
                <w:sz w:val="24"/>
                <w:szCs w:val="24"/>
              </w:rPr>
            </w:pPr>
          </w:p>
        </w:tc>
        <w:tc>
          <w:tcPr>
            <w:tcW w:w="2105" w:type="dxa"/>
            <w:tcMar/>
          </w:tcPr>
          <w:p w:rsidRPr="00E372AA" w:rsidR="00B71803" w:rsidP="0E792681" w:rsidRDefault="6C1A7EED" w14:paraId="2EE5D03B" w14:textId="367F5D8B">
            <w:pPr>
              <w:spacing w:after="0" w:line="240" w:lineRule="auto"/>
              <w:ind w:left="0" w:hanging="2"/>
              <w:textDirection w:val="lrTb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Digital Transformation Village </w:t>
            </w:r>
          </w:p>
          <w:p w:rsidRPr="00E372AA" w:rsidR="00B71803" w:rsidP="0E792681" w:rsidRDefault="00B71803" w14:paraId="4E38985E" w14:textId="3E846CFB">
            <w:pPr>
              <w:spacing w:after="0" w:line="240" w:lineRule="auto"/>
              <w:ind w:left="0" w:hanging="2"/>
              <w:textDirection w:val="lrTb"/>
              <w:rPr>
                <w:b/>
                <w:bCs/>
                <w:sz w:val="24"/>
                <w:szCs w:val="24"/>
              </w:rPr>
            </w:pPr>
          </w:p>
          <w:p w:rsidRPr="00E372AA" w:rsidR="00B71803" w:rsidP="0E792681" w:rsidRDefault="120CB3D1" w14:paraId="4E488146" w14:textId="131E3686">
            <w:pPr>
              <w:spacing w:after="0" w:line="276" w:lineRule="auto"/>
              <w:ind w:left="0" w:hanging="2"/>
              <w:textDirection w:val="lrTb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Workshop </w:t>
            </w:r>
            <w:r w:rsidRPr="0E792681" w:rsidR="3A14A073">
              <w:rPr>
                <w:b/>
                <w:bCs/>
                <w:sz w:val="24"/>
                <w:szCs w:val="24"/>
              </w:rPr>
              <w:t>2</w:t>
            </w:r>
          </w:p>
          <w:p w:rsidR="0E792681" w:rsidP="0E792681" w:rsidRDefault="0E792681" w14:paraId="6CC94BA8" w14:textId="4AFBF678">
            <w:pPr>
              <w:spacing w:after="0" w:line="276" w:lineRule="auto"/>
              <w:ind w:left="0" w:hanging="2"/>
              <w:textDirection w:val="lrTb"/>
              <w:rPr>
                <w:b/>
                <w:bCs/>
                <w:sz w:val="24"/>
                <w:szCs w:val="24"/>
              </w:rPr>
            </w:pPr>
          </w:p>
          <w:p w:rsidRPr="00E372AA" w:rsidR="00B71803" w:rsidP="0E792681" w:rsidRDefault="6C1A7EED" w14:paraId="71886851" w14:textId="7F2BB1E8">
            <w:pPr>
              <w:spacing w:after="0" w:line="240" w:lineRule="auto"/>
              <w:ind w:left="0" w:hanging="2"/>
              <w:textDirection w:val="lrTb"/>
              <w:rPr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>Title</w:t>
            </w:r>
            <w:r w:rsidRPr="0E792681" w:rsidR="218D539E">
              <w:rPr>
                <w:b/>
                <w:bCs/>
                <w:sz w:val="24"/>
                <w:szCs w:val="24"/>
              </w:rPr>
              <w:t xml:space="preserve">: </w:t>
            </w:r>
            <w:r w:rsidRPr="0E792681" w:rsidR="218D539E">
              <w:rPr>
                <w:sz w:val="24"/>
                <w:szCs w:val="24"/>
              </w:rPr>
              <w:t>Green Is the New Gold</w:t>
            </w:r>
          </w:p>
          <w:p w:rsidRPr="00E372AA" w:rsidR="00B71803" w:rsidP="0E792681" w:rsidRDefault="00B71803" w14:paraId="6DFDE577" w14:textId="7775660F">
            <w:pPr>
              <w:spacing w:after="0" w:line="240" w:lineRule="auto"/>
              <w:ind w:left="0" w:hanging="2"/>
              <w:textDirection w:val="lrTb"/>
              <w:rPr>
                <w:sz w:val="24"/>
                <w:szCs w:val="24"/>
              </w:rPr>
            </w:pPr>
          </w:p>
          <w:p w:rsidR="209BBBAB" w:rsidP="2324063E" w:rsidRDefault="209BBBAB" w14:paraId="730E1D29" w14:textId="7D5674AB">
            <w:pPr>
              <w:spacing w:after="0" w:line="240" w:lineRule="auto"/>
              <w:ind w:left="0" w:hanging="2"/>
              <w:textDirection w:val="lrTb"/>
              <w:rPr>
                <w:rFonts w:ascii="Segoe UI" w:hAnsi="Segoe UI" w:eastAsia="Segoe UI" w:cs="Segoe UI"/>
                <w:sz w:val="21"/>
                <w:szCs w:val="21"/>
              </w:rPr>
            </w:pPr>
            <w:r w:rsidRPr="2324063E">
              <w:rPr>
                <w:b/>
                <w:bCs/>
                <w:sz w:val="24"/>
                <w:szCs w:val="24"/>
              </w:rPr>
              <w:t xml:space="preserve">Moderator: </w:t>
            </w:r>
            <w:r w:rsidRPr="2324063E">
              <w:rPr>
                <w:rFonts w:ascii="Segoe UI" w:hAnsi="Segoe UI" w:eastAsia="Segoe UI" w:cs="Segoe UI"/>
                <w:color w:val="242424"/>
                <w:sz w:val="21"/>
                <w:szCs w:val="21"/>
              </w:rPr>
              <w:t xml:space="preserve">Arafat Mukasa, </w:t>
            </w:r>
            <w:r w:rsidRPr="2324063E">
              <w:rPr>
                <w:rFonts w:ascii="Segoe UI" w:hAnsi="Segoe UI" w:eastAsia="Segoe UI" w:cs="Segoe UI"/>
                <w:i/>
                <w:iCs/>
                <w:color w:val="242424"/>
                <w:sz w:val="21"/>
                <w:szCs w:val="21"/>
              </w:rPr>
              <w:t xml:space="preserve">Head of Business Development and Partnerships, Midella </w:t>
            </w:r>
          </w:p>
          <w:p w:rsidR="2324063E" w:rsidP="2324063E" w:rsidRDefault="2324063E" w14:paraId="0C6F6F46" w14:textId="3C56650F">
            <w:pPr>
              <w:spacing w:after="0" w:line="240" w:lineRule="auto"/>
              <w:ind w:left="0" w:hanging="2"/>
              <w:textDirection w:val="lrTb"/>
              <w:rPr>
                <w:sz w:val="24"/>
                <w:szCs w:val="24"/>
              </w:rPr>
            </w:pPr>
          </w:p>
          <w:p w:rsidRPr="00E372AA" w:rsidR="00B71803" w:rsidP="0E792681" w:rsidRDefault="2CC02D3E" w14:paraId="1916DD9F" w14:textId="6F90344C">
            <w:pPr>
              <w:spacing w:after="0" w:line="240" w:lineRule="auto"/>
              <w:ind w:left="0" w:hanging="2"/>
              <w:textDirection w:val="lrTb"/>
            </w:pPr>
            <w:r w:rsidRPr="2324063E">
              <w:rPr>
                <w:b/>
                <w:bCs/>
                <w:sz w:val="24"/>
                <w:szCs w:val="24"/>
              </w:rPr>
              <w:t xml:space="preserve">Keynote Address: </w:t>
            </w:r>
          </w:p>
          <w:p w:rsidR="61FA72F2" w:rsidP="2324063E" w:rsidRDefault="61FA72F2" w14:paraId="5A42BA19" w14:textId="20FBE7CE">
            <w:pPr>
              <w:spacing w:after="0" w:line="240" w:lineRule="auto"/>
              <w:ind w:left="0" w:hanging="2"/>
              <w:textDirection w:val="lrTb"/>
            </w:pPr>
            <w:r w:rsidRPr="2324063E">
              <w:rPr>
                <w:sz w:val="24"/>
                <w:szCs w:val="24"/>
              </w:rPr>
              <w:t xml:space="preserve">Ms. Emily Achieng, </w:t>
            </w:r>
            <w:r w:rsidRPr="2324063E">
              <w:rPr>
                <w:i/>
                <w:iCs/>
                <w:sz w:val="24"/>
                <w:szCs w:val="24"/>
              </w:rPr>
              <w:t>CECM, Department of Water, Environment, Energy and Natural Resources, County Government of Mombasa</w:t>
            </w:r>
          </w:p>
          <w:p w:rsidR="2324063E" w:rsidP="2324063E" w:rsidRDefault="2324063E" w14:paraId="723FEE78" w14:textId="3254F0B7">
            <w:pPr>
              <w:spacing w:after="0" w:line="240" w:lineRule="auto"/>
              <w:ind w:left="0" w:hanging="2"/>
              <w:textDirection w:val="lrTb"/>
              <w:rPr>
                <w:i/>
                <w:iCs/>
                <w:sz w:val="24"/>
                <w:szCs w:val="24"/>
              </w:rPr>
            </w:pPr>
          </w:p>
          <w:p w:rsidRPr="00E372AA" w:rsidR="00B71803" w:rsidP="0E792681" w:rsidRDefault="6C1A7EED" w14:paraId="597911BB" w14:textId="77777777">
            <w:pPr>
              <w:spacing w:after="0" w:line="240" w:lineRule="auto"/>
              <w:ind w:left="0" w:hanging="2"/>
              <w:textDirection w:val="lrTb"/>
              <w:rPr>
                <w:b/>
                <w:bCs/>
                <w:sz w:val="24"/>
                <w:szCs w:val="24"/>
              </w:rPr>
            </w:pPr>
            <w:r w:rsidRPr="2324063E">
              <w:rPr>
                <w:b/>
                <w:bCs/>
                <w:sz w:val="24"/>
                <w:szCs w:val="24"/>
              </w:rPr>
              <w:t xml:space="preserve">Partners: </w:t>
            </w:r>
          </w:p>
          <w:p w:rsidR="05ACE639" w:rsidP="7A826EBB" w:rsidRDefault="0386A353" w14:paraId="149F41DA" w14:textId="6A8B00B0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ind/>
              <w:textDirection w:val="lrTb"/>
              <w:rPr>
                <w:rFonts w:ascii="Segoe UI" w:hAnsi="Segoe UI" w:eastAsia="Segoe UI" w:cs="Segoe UI"/>
                <w:sz w:val="21"/>
                <w:szCs w:val="21"/>
              </w:rPr>
            </w:pPr>
            <w:r w:rsidRPr="7A826EBB" w:rsidR="3DD9108C">
              <w:rPr>
                <w:rFonts w:ascii="Segoe UI" w:hAnsi="Segoe UI" w:eastAsia="Segoe UI" w:cs="Segoe UI"/>
                <w:sz w:val="21"/>
                <w:szCs w:val="21"/>
              </w:rPr>
              <w:t xml:space="preserve">Shamayel Karani, </w:t>
            </w:r>
            <w:r w:rsidRPr="7A826EBB" w:rsidR="3DD9108C">
              <w:rPr>
                <w:rFonts w:ascii="Segoe UI" w:hAnsi="Segoe UI" w:eastAsia="Segoe UI" w:cs="Segoe UI"/>
                <w:i w:val="1"/>
                <w:iCs w:val="1"/>
                <w:sz w:val="21"/>
                <w:szCs w:val="21"/>
              </w:rPr>
              <w:t>Co-</w:t>
            </w:r>
            <w:r w:rsidRPr="7A826EBB" w:rsidR="3DD9108C">
              <w:rPr>
                <w:rFonts w:ascii="Segoe UI" w:hAnsi="Segoe UI" w:eastAsia="Segoe UI" w:cs="Segoe UI"/>
                <w:i w:val="1"/>
                <w:iCs w:val="1"/>
                <w:sz w:val="21"/>
                <w:szCs w:val="21"/>
              </w:rPr>
              <w:t>founder a</w:t>
            </w:r>
            <w:r w:rsidRPr="7A826EBB" w:rsidR="3DD9108C">
              <w:rPr>
                <w:rFonts w:ascii="Segoe UI" w:hAnsi="Segoe UI" w:eastAsia="Segoe UI" w:cs="Segoe UI"/>
                <w:i w:val="1"/>
                <w:iCs w:val="1"/>
                <w:sz w:val="21"/>
                <w:szCs w:val="21"/>
              </w:rPr>
              <w:t xml:space="preserve">nd COO, </w:t>
            </w:r>
            <w:r w:rsidRPr="7A826EBB" w:rsidR="3DD9108C">
              <w:rPr>
                <w:rFonts w:ascii="Segoe UI" w:hAnsi="Segoe UI" w:eastAsia="Segoe UI" w:cs="Segoe UI"/>
                <w:i w:val="1"/>
                <w:iCs w:val="1"/>
                <w:sz w:val="21"/>
                <w:szCs w:val="21"/>
              </w:rPr>
              <w:t>Ecoprint</w:t>
            </w:r>
          </w:p>
          <w:p w:rsidR="05ACE639" w:rsidP="7A826EBB" w:rsidRDefault="44C2A711" w14:paraId="1A11C3F8" w14:textId="426E42F5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ind/>
              <w:textDirection w:val="lrTb"/>
              <w:rPr>
                <w:rFonts w:ascii="Segoe UI" w:hAnsi="Segoe UI" w:eastAsia="Segoe UI" w:cs="Segoe UI"/>
                <w:sz w:val="21"/>
                <w:szCs w:val="21"/>
              </w:rPr>
            </w:pPr>
            <w:r w:rsidRPr="7A826EBB" w:rsidR="5FEC9BAE">
              <w:rPr>
                <w:rFonts w:ascii="Segoe UI" w:hAnsi="Segoe UI" w:eastAsia="Segoe UI" w:cs="Segoe UI"/>
                <w:sz w:val="21"/>
                <w:szCs w:val="21"/>
              </w:rPr>
              <w:t>Ol</w:t>
            </w:r>
            <w:r w:rsidRPr="7A826EBB" w:rsidR="5FEC9BAE">
              <w:rPr>
                <w:rFonts w:ascii="Segoe UI" w:hAnsi="Segoe UI" w:eastAsia="Segoe UI" w:cs="Segoe UI"/>
                <w:sz w:val="21"/>
                <w:szCs w:val="21"/>
              </w:rPr>
              <w:t>ivier</w:t>
            </w:r>
            <w:r w:rsidRPr="7A826EBB" w:rsidR="3DD9108C">
              <w:rPr>
                <w:rFonts w:ascii="Segoe UI" w:hAnsi="Segoe UI" w:eastAsia="Segoe UI" w:cs="Segoe UI"/>
                <w:sz w:val="21"/>
                <w:szCs w:val="21"/>
              </w:rPr>
              <w:t xml:space="preserve"> Vanden Eynde, </w:t>
            </w:r>
            <w:r w:rsidRPr="7A826EBB" w:rsidR="3DD9108C">
              <w:rPr>
                <w:rFonts w:ascii="Segoe UI" w:hAnsi="Segoe UI" w:eastAsia="Segoe UI" w:cs="Segoe UI"/>
                <w:i w:val="1"/>
                <w:iCs w:val="1"/>
                <w:sz w:val="21"/>
                <w:szCs w:val="21"/>
              </w:rPr>
              <w:t>Founder and CEO of Close the Gap</w:t>
            </w:r>
          </w:p>
          <w:p w:rsidR="377E1CC3" w:rsidP="00ED5329" w:rsidRDefault="377E1CC3" w14:paraId="1AD827AE" w14:textId="27211507">
            <w:pPr>
              <w:numPr>
                <w:ilvl w:val="0"/>
                <w:numId w:val="31"/>
              </w:numPr>
              <w:spacing w:after="0" w:line="240" w:lineRule="auto"/>
              <w:ind w:leftChars="0" w:firstLineChars="0"/>
              <w:textDirection w:val="lrTb"/>
              <w:rPr>
                <w:sz w:val="24"/>
                <w:szCs w:val="24"/>
              </w:rPr>
            </w:pPr>
            <w:r w:rsidRPr="7A826EBB" w:rsidR="6CD50606">
              <w:rPr>
                <w:sz w:val="24"/>
                <w:szCs w:val="24"/>
              </w:rPr>
              <w:t>Ge</w:t>
            </w:r>
            <w:r w:rsidRPr="7A826EBB" w:rsidR="6CD50606">
              <w:rPr>
                <w:sz w:val="24"/>
                <w:szCs w:val="24"/>
              </w:rPr>
              <w:t>orge</w:t>
            </w:r>
            <w:r w:rsidRPr="7A826EBB" w:rsidR="6CD50606">
              <w:rPr>
                <w:sz w:val="24"/>
                <w:szCs w:val="24"/>
              </w:rPr>
              <w:t xml:space="preserve"> </w:t>
            </w:r>
            <w:r w:rsidRPr="7A826EBB" w:rsidR="6CD50606">
              <w:rPr>
                <w:sz w:val="24"/>
                <w:szCs w:val="24"/>
              </w:rPr>
              <w:t>Awalla</w:t>
            </w:r>
            <w:r w:rsidRPr="7A826EBB" w:rsidR="6CD50606">
              <w:rPr>
                <w:sz w:val="24"/>
                <w:szCs w:val="24"/>
              </w:rPr>
              <w:t xml:space="preserve">, </w:t>
            </w:r>
            <w:r w:rsidRPr="7A826EBB" w:rsidR="6CD50606">
              <w:rPr>
                <w:i w:val="1"/>
                <w:iCs w:val="1"/>
                <w:sz w:val="24"/>
                <w:szCs w:val="24"/>
              </w:rPr>
              <w:t xml:space="preserve">Business Pursuit Lead, </w:t>
            </w:r>
            <w:r w:rsidRPr="7A826EBB" w:rsidR="5A30F564">
              <w:rPr>
                <w:i w:val="1"/>
                <w:iCs w:val="1"/>
                <w:sz w:val="24"/>
                <w:szCs w:val="24"/>
              </w:rPr>
              <w:t xml:space="preserve">VSO </w:t>
            </w:r>
            <w:r w:rsidRPr="7A826EBB" w:rsidR="071F2F37">
              <w:rPr>
                <w:i w:val="1"/>
                <w:iCs w:val="1"/>
                <w:sz w:val="24"/>
                <w:szCs w:val="24"/>
              </w:rPr>
              <w:t xml:space="preserve">International </w:t>
            </w:r>
          </w:p>
          <w:p w:rsidR="26A9F9EC" w:rsidP="0E792681" w:rsidRDefault="26A9F9EC" w14:paraId="4B71928E" w14:textId="375EE9D0">
            <w:pPr>
              <w:spacing w:after="0" w:line="240" w:lineRule="auto"/>
              <w:ind w:firstLineChars="0"/>
              <w:textDirection w:val="lrTb"/>
              <w:rPr>
                <w:sz w:val="24"/>
                <w:szCs w:val="24"/>
              </w:rPr>
            </w:pPr>
          </w:p>
          <w:p w:rsidRPr="00E372AA" w:rsidR="00B71803" w:rsidP="0E792681" w:rsidRDefault="00B71803" w14:paraId="4339CD76" w14:textId="2B480E54">
            <w:pPr>
              <w:spacing w:after="0" w:line="240" w:lineRule="auto"/>
              <w:ind w:leftChars="0" w:firstLineChars="0"/>
              <w:textDirection w:val="lrTb"/>
              <w:rPr>
                <w:sz w:val="24"/>
                <w:szCs w:val="24"/>
              </w:rPr>
            </w:pPr>
          </w:p>
        </w:tc>
        <w:tc>
          <w:tcPr>
            <w:tcW w:w="1792" w:type="dxa"/>
            <w:tcMar/>
          </w:tcPr>
          <w:p w:rsidR="7D2580B4" w:rsidP="0E792681" w:rsidRDefault="7D2580B4" w14:paraId="4BDE895D" w14:textId="730576E7">
            <w:pPr>
              <w:spacing w:after="0" w:line="240" w:lineRule="auto"/>
              <w:ind w:left="0" w:hanging="2"/>
              <w:textDirection w:val="lrTb"/>
            </w:pPr>
            <w:r w:rsidRPr="0E792681">
              <w:rPr>
                <w:b/>
                <w:bCs/>
                <w:sz w:val="24"/>
                <w:szCs w:val="24"/>
              </w:rPr>
              <w:t>Sustainable Economies Village</w:t>
            </w:r>
          </w:p>
          <w:p w:rsidR="0E792681" w:rsidP="0E792681" w:rsidRDefault="0E792681" w14:paraId="5427F993" w14:textId="3D1582CD">
            <w:pPr>
              <w:spacing w:after="0" w:line="240" w:lineRule="auto"/>
              <w:ind w:left="0" w:hanging="2"/>
              <w:textDirection w:val="lrTb"/>
              <w:rPr>
                <w:b/>
                <w:bCs/>
                <w:sz w:val="24"/>
                <w:szCs w:val="24"/>
              </w:rPr>
            </w:pPr>
          </w:p>
          <w:p w:rsidR="7D2580B4" w:rsidP="0E792681" w:rsidRDefault="7D2580B4" w14:paraId="206476FA" w14:textId="7A668550">
            <w:pPr>
              <w:spacing w:after="0" w:line="276" w:lineRule="auto"/>
              <w:ind w:left="0" w:hanging="2"/>
              <w:textDirection w:val="lrTb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>Workshop 3</w:t>
            </w:r>
          </w:p>
          <w:p w:rsidR="0E792681" w:rsidP="0E792681" w:rsidRDefault="0E792681" w14:paraId="7121FD59" w14:textId="6F08EBFC">
            <w:pPr>
              <w:spacing w:after="0" w:line="240" w:lineRule="auto"/>
              <w:ind w:left="0" w:hanging="2"/>
              <w:textDirection w:val="lrTb"/>
              <w:rPr>
                <w:b/>
                <w:bCs/>
                <w:sz w:val="24"/>
                <w:szCs w:val="24"/>
              </w:rPr>
            </w:pPr>
          </w:p>
          <w:p w:rsidR="7D2580B4" w:rsidP="0E792681" w:rsidRDefault="7D2580B4" w14:paraId="631B7293" w14:textId="7F0CB9F7">
            <w:pPr>
              <w:spacing w:after="0" w:line="240" w:lineRule="auto"/>
              <w:ind w:left="0" w:hanging="2"/>
              <w:textDirection w:val="lrTb"/>
              <w:rPr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Title: </w:t>
            </w:r>
          </w:p>
          <w:p w:rsidR="7D2580B4" w:rsidP="0E792681" w:rsidRDefault="7D2580B4" w14:paraId="4931D8E7" w14:textId="5A40B01E">
            <w:pPr>
              <w:spacing w:after="0" w:line="240" w:lineRule="auto"/>
              <w:ind w:left="0" w:hanging="2"/>
              <w:textDirection w:val="lrTb"/>
            </w:pPr>
            <w:r w:rsidRPr="0E792681">
              <w:rPr>
                <w:b/>
                <w:bCs/>
                <w:sz w:val="24"/>
                <w:szCs w:val="24"/>
              </w:rPr>
              <w:t xml:space="preserve">Keynote Address: </w:t>
            </w:r>
          </w:p>
          <w:p w:rsidR="0E792681" w:rsidP="0E792681" w:rsidRDefault="0E792681" w14:paraId="4DC40E98" w14:textId="53482D24">
            <w:pPr>
              <w:spacing w:after="0" w:line="240" w:lineRule="auto"/>
              <w:ind w:left="0" w:hanging="2"/>
              <w:textDirection w:val="lrTb"/>
              <w:rPr>
                <w:b/>
                <w:bCs/>
                <w:sz w:val="24"/>
                <w:szCs w:val="24"/>
              </w:rPr>
            </w:pPr>
          </w:p>
          <w:p w:rsidR="7D2580B4" w:rsidP="0E792681" w:rsidRDefault="7D2580B4" w14:paraId="11FE10D9" w14:textId="4B405C11">
            <w:pPr>
              <w:spacing w:after="0" w:line="240" w:lineRule="auto"/>
              <w:ind w:left="0" w:hanging="2"/>
              <w:textDirection w:val="lrTb"/>
              <w:rPr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>Moderator:</w:t>
            </w:r>
            <w:r w:rsidRPr="0E792681">
              <w:rPr>
                <w:sz w:val="24"/>
                <w:szCs w:val="24"/>
              </w:rPr>
              <w:t xml:space="preserve"> </w:t>
            </w:r>
          </w:p>
          <w:p w:rsidR="7D2580B4" w:rsidP="0E792681" w:rsidRDefault="7D2580B4" w14:paraId="7D47E91C" w14:textId="2A7A3F7E">
            <w:pPr>
              <w:ind w:left="0" w:hanging="2"/>
              <w:textDirection w:val="lrTb"/>
            </w:pPr>
            <w:r w:rsidRPr="0E792681">
              <w:rPr>
                <w:b/>
                <w:bCs/>
                <w:sz w:val="24"/>
                <w:szCs w:val="24"/>
              </w:rPr>
              <w:t>Partners</w:t>
            </w:r>
          </w:p>
          <w:p w:rsidR="7D2580B4" w:rsidP="00ED5329" w:rsidRDefault="52279AD0" w14:paraId="3D433590" w14:textId="658DEFA9">
            <w:pPr>
              <w:pStyle w:val="ListParagraph"/>
              <w:numPr>
                <w:ilvl w:val="0"/>
                <w:numId w:val="6"/>
              </w:numPr>
              <w:ind w:left="0" w:hanging="2"/>
              <w:textDirection w:val="lrTb"/>
              <w:rPr>
                <w:sz w:val="24"/>
                <w:szCs w:val="24"/>
              </w:rPr>
            </w:pPr>
            <w:r w:rsidRPr="2324063E">
              <w:rPr>
                <w:sz w:val="24"/>
                <w:szCs w:val="24"/>
              </w:rPr>
              <w:t xml:space="preserve">AAR </w:t>
            </w:r>
          </w:p>
          <w:p w:rsidR="7D2580B4" w:rsidP="00ED5329" w:rsidRDefault="5AABE113" w14:paraId="2A45E8E1" w14:textId="39171582">
            <w:pPr>
              <w:pStyle w:val="ListParagraph"/>
              <w:numPr>
                <w:ilvl w:val="0"/>
                <w:numId w:val="6"/>
              </w:numPr>
              <w:ind w:left="0" w:hanging="2"/>
              <w:textDirection w:val="lrTb"/>
              <w:rPr>
                <w:sz w:val="24"/>
                <w:szCs w:val="24"/>
              </w:rPr>
            </w:pPr>
            <w:r w:rsidRPr="2324063E">
              <w:rPr>
                <w:sz w:val="24"/>
                <w:szCs w:val="24"/>
              </w:rPr>
              <w:t>AB</w:t>
            </w:r>
            <w:r w:rsidRPr="2324063E" w:rsidR="05E5A64F">
              <w:rPr>
                <w:sz w:val="24"/>
                <w:szCs w:val="24"/>
              </w:rPr>
              <w:t xml:space="preserve"> </w:t>
            </w:r>
            <w:r w:rsidRPr="2324063E">
              <w:rPr>
                <w:sz w:val="24"/>
                <w:szCs w:val="24"/>
              </w:rPr>
              <w:t>SA BANK</w:t>
            </w:r>
          </w:p>
        </w:tc>
        <w:tc>
          <w:tcPr>
            <w:tcW w:w="1854" w:type="dxa"/>
            <w:tcMar/>
          </w:tcPr>
          <w:p w:rsidR="43DF1FA7" w:rsidP="0E792681" w:rsidRDefault="43DF1FA7" w14:paraId="02D377C1" w14:textId="2263E9BC">
            <w:pPr>
              <w:spacing w:after="0" w:line="240" w:lineRule="auto"/>
              <w:ind w:left="0" w:hanging="2"/>
              <w:textDirection w:val="lrTb"/>
            </w:pPr>
            <w:r w:rsidRPr="7A826EBB" w:rsidR="53802A4F">
              <w:rPr>
                <w:b w:val="1"/>
                <w:bCs w:val="1"/>
                <w:sz w:val="24"/>
                <w:szCs w:val="24"/>
              </w:rPr>
              <w:t>Sustainable Economies Village</w:t>
            </w:r>
          </w:p>
          <w:p w:rsidR="43DF1FA7" w:rsidP="0E792681" w:rsidRDefault="43DF1FA7" w14:paraId="1EEF6C20" w14:textId="2E5C5D61">
            <w:pPr>
              <w:spacing w:after="0" w:line="240" w:lineRule="auto"/>
              <w:ind w:left="0" w:hanging="2"/>
              <w:textDirection w:val="lrTb"/>
              <w:rPr>
                <w:b w:val="1"/>
                <w:bCs w:val="1"/>
                <w:sz w:val="24"/>
                <w:szCs w:val="24"/>
              </w:rPr>
            </w:pPr>
          </w:p>
          <w:p w:rsidR="4CFBBEFD" w:rsidP="0E792681" w:rsidRDefault="1C573EA7" w14:paraId="2B45EA6C" w14:textId="34F69C9F">
            <w:pPr>
              <w:spacing w:after="0" w:line="240" w:lineRule="auto"/>
              <w:ind w:left="0" w:hanging="2"/>
              <w:textDirection w:val="lrTb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Workshop </w:t>
            </w:r>
            <w:r w:rsidRPr="0E792681" w:rsidR="5E788541">
              <w:rPr>
                <w:b/>
                <w:bCs/>
                <w:sz w:val="24"/>
                <w:szCs w:val="24"/>
              </w:rPr>
              <w:t>4</w:t>
            </w:r>
          </w:p>
          <w:p w:rsidR="0E792681" w:rsidP="0E792681" w:rsidRDefault="0E792681" w14:paraId="0A4CA752" w14:textId="2540D2C0">
            <w:pPr>
              <w:spacing w:after="0" w:line="240" w:lineRule="auto"/>
              <w:ind w:left="0" w:hanging="2"/>
              <w:textDirection w:val="lrTb"/>
              <w:rPr>
                <w:b/>
                <w:bCs/>
                <w:sz w:val="24"/>
                <w:szCs w:val="24"/>
              </w:rPr>
            </w:pPr>
          </w:p>
          <w:p w:rsidRPr="00E372AA" w:rsidR="00B71803" w:rsidP="7A826EBB" w:rsidRDefault="00B71803" w14:paraId="1F7CB851" w14:textId="05E7E555">
            <w:pPr>
              <w:spacing w:after="0" w:line="276" w:lineRule="auto"/>
              <w:ind w:left="0" w:hanging="2"/>
              <w:textDirection w:val="lrTb"/>
              <w:rPr>
                <w:sz w:val="24"/>
                <w:szCs w:val="24"/>
              </w:rPr>
            </w:pPr>
            <w:r w:rsidRPr="7A826EBB" w:rsidR="38673570">
              <w:rPr>
                <w:b w:val="1"/>
                <w:bCs w:val="1"/>
                <w:sz w:val="24"/>
                <w:szCs w:val="24"/>
              </w:rPr>
              <w:t>Title</w:t>
            </w:r>
            <w:r w:rsidRPr="7A826EBB" w:rsidR="38673570">
              <w:rPr>
                <w:sz w:val="24"/>
                <w:szCs w:val="24"/>
              </w:rPr>
              <w:t>:</w:t>
            </w:r>
            <w:r w:rsidRPr="7A826EBB" w:rsidR="38673570">
              <w:rPr>
                <w:sz w:val="24"/>
                <w:szCs w:val="24"/>
              </w:rPr>
              <w:t xml:space="preserve"> Food Systems Policy Dialogue</w:t>
            </w:r>
          </w:p>
          <w:p w:rsidRPr="00E372AA" w:rsidR="00B71803" w:rsidP="7A826EBB" w:rsidRDefault="00B71803" w14:paraId="25730385" w14:textId="39F6B9D7">
            <w:pPr>
              <w:spacing w:after="0" w:line="276" w:lineRule="auto"/>
              <w:ind w:left="0" w:hanging="2"/>
              <w:textDirection w:val="lrTb"/>
              <w:rPr>
                <w:i w:val="1"/>
                <w:iCs w:val="1"/>
                <w:sz w:val="24"/>
                <w:szCs w:val="24"/>
              </w:rPr>
            </w:pPr>
            <w:r w:rsidRPr="7A826EBB" w:rsidR="38673570">
              <w:rPr>
                <w:b w:val="1"/>
                <w:bCs w:val="1"/>
                <w:sz w:val="24"/>
                <w:szCs w:val="24"/>
              </w:rPr>
              <w:t>Keynote Address:</w:t>
            </w:r>
            <w:r w:rsidRPr="7A826EBB" w:rsidR="38673570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7A826EBB" w:rsidR="38673570">
              <w:rPr>
                <w:sz w:val="24"/>
                <w:szCs w:val="24"/>
              </w:rPr>
              <w:t>Sabrina M Jefwa</w:t>
            </w:r>
            <w:r w:rsidRPr="7A826EBB" w:rsidR="38673570">
              <w:rPr>
                <w:sz w:val="24"/>
                <w:szCs w:val="24"/>
              </w:rPr>
              <w:t xml:space="preserve">, </w:t>
            </w:r>
            <w:r w:rsidRPr="7A826EBB" w:rsidR="38673570">
              <w:rPr>
                <w:i w:val="1"/>
                <w:iCs w:val="1"/>
                <w:sz w:val="24"/>
                <w:szCs w:val="24"/>
              </w:rPr>
              <w:t>CECM Blue Economy, Lamu</w:t>
            </w:r>
          </w:p>
          <w:p w:rsidRPr="00E372AA" w:rsidR="00B71803" w:rsidP="7A826EBB" w:rsidRDefault="00B71803" w14:paraId="61686BD8" w14:textId="6BEB9398">
            <w:pPr>
              <w:spacing w:after="0" w:line="276" w:lineRule="auto"/>
              <w:ind w:left="0" w:hanging="2"/>
              <w:textDirection w:val="lrTb"/>
            </w:pPr>
            <w:r w:rsidRPr="7A826EBB" w:rsidR="38673570">
              <w:rPr>
                <w:b w:val="1"/>
                <w:bCs w:val="1"/>
                <w:sz w:val="24"/>
                <w:szCs w:val="24"/>
              </w:rPr>
              <w:t>Keynote Address</w:t>
            </w:r>
            <w:r w:rsidRPr="7A826EBB" w:rsidR="38673570">
              <w:rPr>
                <w:sz w:val="24"/>
                <w:szCs w:val="24"/>
              </w:rPr>
              <w:t xml:space="preserve">: </w:t>
            </w:r>
            <w:r w:rsidRPr="7A826EBB" w:rsidR="38673570">
              <w:rPr>
                <w:sz w:val="24"/>
                <w:szCs w:val="24"/>
              </w:rPr>
              <w:t>Ibrahim Khamisi</w:t>
            </w:r>
            <w:r w:rsidRPr="7A826EBB" w:rsidR="38673570">
              <w:rPr>
                <w:i w:val="1"/>
                <w:iCs w:val="1"/>
                <w:sz w:val="24"/>
                <w:szCs w:val="24"/>
              </w:rPr>
              <w:t>,</w:t>
            </w:r>
          </w:p>
          <w:p w:rsidRPr="00E372AA" w:rsidR="00B71803" w:rsidP="7A826EBB" w:rsidRDefault="00B71803" w14:paraId="762BACDA" w14:textId="61512278">
            <w:pPr>
              <w:spacing w:after="0" w:line="276" w:lineRule="auto"/>
              <w:ind w:left="0" w:hanging="2"/>
              <w:textDirection w:val="lrTb"/>
              <w:rPr>
                <w:i w:val="1"/>
                <w:iCs w:val="1"/>
                <w:sz w:val="24"/>
                <w:szCs w:val="24"/>
              </w:rPr>
            </w:pPr>
            <w:r w:rsidRPr="7A826EBB" w:rsidR="38673570">
              <w:rPr>
                <w:i w:val="1"/>
                <w:iCs w:val="1"/>
                <w:sz w:val="24"/>
                <w:szCs w:val="24"/>
              </w:rPr>
              <w:t>CECM for Blue Economy, Cooperatives, Agriculture and Livestock in the County Government of Mombasa</w:t>
            </w:r>
          </w:p>
          <w:p w:rsidRPr="00E372AA" w:rsidR="00B71803" w:rsidP="7A826EBB" w:rsidRDefault="00B71803" w14:paraId="1A70B3DD" w14:textId="0A140862">
            <w:pPr>
              <w:spacing w:after="0" w:line="276" w:lineRule="auto"/>
              <w:ind w:left="0" w:hanging="2"/>
              <w:textDirection w:val="lrTb"/>
              <w:rPr>
                <w:i w:val="1"/>
                <w:iCs w:val="1"/>
                <w:sz w:val="24"/>
                <w:szCs w:val="24"/>
              </w:rPr>
            </w:pPr>
          </w:p>
          <w:p w:rsidRPr="00E372AA" w:rsidR="00B71803" w:rsidP="7A826EBB" w:rsidRDefault="00B71803" w14:paraId="52A5B229" w14:textId="045A0022">
            <w:pPr>
              <w:spacing w:after="0" w:line="240" w:lineRule="auto"/>
              <w:ind w:left="0" w:hanging="2"/>
              <w:textDirection w:val="lrTb"/>
              <w:rPr>
                <w:sz w:val="24"/>
                <w:szCs w:val="24"/>
              </w:rPr>
            </w:pPr>
            <w:r w:rsidRPr="7A826EBB" w:rsidR="38673570">
              <w:rPr>
                <w:b w:val="1"/>
                <w:bCs w:val="1"/>
                <w:sz w:val="24"/>
                <w:szCs w:val="24"/>
              </w:rPr>
              <w:t xml:space="preserve">Venue:  </w:t>
            </w:r>
            <w:r w:rsidRPr="7A826EBB" w:rsidR="38673570">
              <w:rPr>
                <w:sz w:val="24"/>
                <w:szCs w:val="24"/>
              </w:rPr>
              <w:t>Mazrui Hall</w:t>
            </w:r>
            <w:r w:rsidRPr="7A826EBB" w:rsidR="38673570">
              <w:rPr>
                <w:sz w:val="24"/>
                <w:szCs w:val="24"/>
              </w:rPr>
              <w:t xml:space="preserve"> </w:t>
            </w:r>
          </w:p>
          <w:p w:rsidRPr="00E372AA" w:rsidR="00B71803" w:rsidP="7A826EBB" w:rsidRDefault="00B71803" w14:paraId="5E5D96AD" w14:textId="31CB15F3">
            <w:pPr>
              <w:spacing w:after="0" w:line="240" w:lineRule="auto"/>
              <w:ind w:left="0" w:hanging="2"/>
              <w:textDirection w:val="lrTb"/>
              <w:rPr>
                <w:sz w:val="24"/>
                <w:szCs w:val="24"/>
              </w:rPr>
            </w:pPr>
            <w:r w:rsidRPr="7A826EBB" w:rsidR="38673570">
              <w:rPr>
                <w:b w:val="1"/>
                <w:bCs w:val="1"/>
                <w:sz w:val="24"/>
                <w:szCs w:val="24"/>
              </w:rPr>
              <w:t>Moderator</w:t>
            </w:r>
            <w:r w:rsidRPr="7A826EBB" w:rsidR="38673570">
              <w:rPr>
                <w:sz w:val="24"/>
                <w:szCs w:val="24"/>
              </w:rPr>
              <w:t xml:space="preserve">: </w:t>
            </w:r>
            <w:r w:rsidRPr="7A826EBB" w:rsidR="38673570">
              <w:rPr>
                <w:sz w:val="24"/>
                <w:szCs w:val="24"/>
              </w:rPr>
              <w:t>Muthoni Nyamai</w:t>
            </w:r>
            <w:r w:rsidRPr="7A826EBB" w:rsidR="38673570">
              <w:rPr>
                <w:sz w:val="24"/>
                <w:szCs w:val="24"/>
              </w:rPr>
              <w:t xml:space="preserve">, </w:t>
            </w:r>
            <w:r w:rsidRPr="7A826EBB" w:rsidR="38673570">
              <w:rPr>
                <w:rFonts w:ascii="Segoe UI" w:hAnsi="Segoe UI" w:eastAsia="Segoe UI" w:cs="Segoe UI"/>
                <w:i w:val="1"/>
                <w:iCs w:val="1"/>
                <w:color w:val="242424"/>
                <w:sz w:val="21"/>
                <w:szCs w:val="21"/>
              </w:rPr>
              <w:t>Co-Founding Director, Budget Talk Global</w:t>
            </w:r>
          </w:p>
          <w:p w:rsidRPr="00E372AA" w:rsidR="00B71803" w:rsidP="7A826EBB" w:rsidRDefault="00B71803" w14:paraId="5BBD3951" w14:textId="77777777">
            <w:pPr>
              <w:spacing w:after="0" w:line="240" w:lineRule="auto"/>
              <w:ind w:left="0" w:hanging="2"/>
              <w:textDirection w:val="lrTb"/>
              <w:rPr>
                <w:sz w:val="24"/>
                <w:szCs w:val="24"/>
              </w:rPr>
            </w:pPr>
            <w:r w:rsidRPr="7A826EBB" w:rsidR="38673570">
              <w:rPr>
                <w:b w:val="1"/>
                <w:bCs w:val="1"/>
                <w:sz w:val="24"/>
                <w:szCs w:val="24"/>
              </w:rPr>
              <w:t xml:space="preserve">Partners: </w:t>
            </w:r>
          </w:p>
          <w:p w:rsidRPr="00E372AA" w:rsidR="00B71803" w:rsidP="7A826EBB" w:rsidRDefault="00B71803" w14:paraId="19208654" w14:textId="5D956CEC">
            <w:pPr>
              <w:shd w:val="clear" w:color="auto" w:fill="FFFFFF" w:themeFill="background1"/>
              <w:spacing w:after="0" w:line="300" w:lineRule="auto"/>
              <w:ind w:left="0" w:hanging="2"/>
              <w:textDirection w:val="lrTb"/>
            </w:pPr>
            <w:r w:rsidRPr="7A826EBB" w:rsidR="38673570">
              <w:rPr>
                <w:rFonts w:ascii="Segoe UI" w:hAnsi="Segoe UI" w:eastAsia="Segoe UI" w:cs="Segoe UI"/>
                <w:color w:val="242424"/>
                <w:sz w:val="21"/>
                <w:szCs w:val="21"/>
              </w:rPr>
              <w:t xml:space="preserve">1. Hon. Patrick Mbelle Mwavula, </w:t>
            </w:r>
            <w:r w:rsidRPr="7A826EBB" w:rsidR="38673570">
              <w:rPr>
                <w:rFonts w:ascii="Segoe UI" w:hAnsi="Segoe UI" w:eastAsia="Segoe UI" w:cs="Segoe UI"/>
                <w:i w:val="1"/>
                <w:iCs w:val="1"/>
                <w:color w:val="242424"/>
                <w:sz w:val="21"/>
                <w:szCs w:val="21"/>
              </w:rPr>
              <w:t>MCA Bamburi Ward, Mombasa</w:t>
            </w:r>
            <w:r w:rsidRPr="7A826EBB" w:rsidR="38673570">
              <w:rPr>
                <w:rFonts w:ascii="Segoe UI" w:hAnsi="Segoe UI" w:eastAsia="Segoe UI" w:cs="Segoe UI"/>
                <w:color w:val="242424"/>
                <w:sz w:val="21"/>
                <w:szCs w:val="21"/>
              </w:rPr>
              <w:t xml:space="preserve"> </w:t>
            </w:r>
          </w:p>
          <w:p w:rsidRPr="00E372AA" w:rsidR="00B71803" w:rsidP="7A826EBB" w:rsidRDefault="00B71803" w14:paraId="2A5534BC" w14:textId="580BCF52">
            <w:pPr>
              <w:shd w:val="clear" w:color="auto" w:fill="FFFFFF" w:themeFill="background1"/>
              <w:spacing w:after="0" w:line="300" w:lineRule="auto"/>
              <w:ind w:left="0" w:hanging="2"/>
              <w:textDirection w:val="lrTb"/>
            </w:pPr>
            <w:r w:rsidRPr="7A826EBB" w:rsidR="38673570">
              <w:rPr>
                <w:rFonts w:ascii="Segoe UI" w:hAnsi="Segoe UI" w:eastAsia="Segoe UI" w:cs="Segoe UI"/>
                <w:color w:val="242424"/>
                <w:sz w:val="21"/>
                <w:szCs w:val="21"/>
              </w:rPr>
              <w:t xml:space="preserve">2. Abud Jamal Said, </w:t>
            </w:r>
            <w:r w:rsidRPr="7A826EBB" w:rsidR="38673570">
              <w:rPr>
                <w:rFonts w:ascii="Segoe UI" w:hAnsi="Segoe UI" w:eastAsia="Segoe UI" w:cs="Segoe UI"/>
                <w:i w:val="1"/>
                <w:iCs w:val="1"/>
                <w:color w:val="242424"/>
                <w:sz w:val="21"/>
                <w:szCs w:val="21"/>
              </w:rPr>
              <w:t>Chairman</w:t>
            </w:r>
            <w:r w:rsidRPr="7A826EBB" w:rsidR="38673570">
              <w:rPr>
                <w:rFonts w:ascii="Segoe UI" w:hAnsi="Segoe UI" w:eastAsia="Segoe UI" w:cs="Segoe UI"/>
                <w:i w:val="1"/>
                <w:iCs w:val="1"/>
                <w:color w:val="242424"/>
                <w:sz w:val="21"/>
                <w:szCs w:val="21"/>
              </w:rPr>
              <w:t>,</w:t>
            </w:r>
            <w:r w:rsidRPr="7A826EBB" w:rsidR="38673570">
              <w:rPr>
                <w:rFonts w:ascii="Segoe UI" w:hAnsi="Segoe UI" w:eastAsia="Segoe UI" w:cs="Segoe UI"/>
                <w:i w:val="1"/>
                <w:iCs w:val="1"/>
                <w:color w:val="242424"/>
                <w:sz w:val="21"/>
                <w:szCs w:val="21"/>
              </w:rPr>
              <w:t xml:space="preserve"> KNCCI, Mombasa Chapter</w:t>
            </w:r>
            <w:r w:rsidRPr="7A826EBB" w:rsidR="38673570">
              <w:rPr>
                <w:rFonts w:ascii="Segoe UI" w:hAnsi="Segoe UI" w:eastAsia="Segoe UI" w:cs="Segoe UI"/>
                <w:color w:val="242424"/>
                <w:sz w:val="21"/>
                <w:szCs w:val="21"/>
              </w:rPr>
              <w:t xml:space="preserve"> </w:t>
            </w:r>
          </w:p>
          <w:p w:rsidRPr="00E372AA" w:rsidR="00B71803" w:rsidP="7A826EBB" w:rsidRDefault="00B71803" w14:paraId="4867CF8A" w14:textId="588273FA">
            <w:pPr>
              <w:shd w:val="clear" w:color="auto" w:fill="FFFFFF" w:themeFill="background1"/>
              <w:spacing w:after="0" w:line="300" w:lineRule="auto"/>
              <w:ind w:left="0" w:hanging="2"/>
              <w:textDirection w:val="lrTb"/>
            </w:pPr>
            <w:r w:rsidRPr="7A826EBB" w:rsidR="38673570">
              <w:rPr>
                <w:rFonts w:ascii="Segoe UI" w:hAnsi="Segoe UI" w:eastAsia="Segoe UI" w:cs="Segoe UI"/>
                <w:color w:val="242424"/>
                <w:sz w:val="21"/>
                <w:szCs w:val="21"/>
              </w:rPr>
              <w:t xml:space="preserve">3. Cynthia Mabel, </w:t>
            </w:r>
            <w:r w:rsidRPr="7A826EBB" w:rsidR="38673570">
              <w:rPr>
                <w:rFonts w:ascii="Segoe UI" w:hAnsi="Segoe UI" w:eastAsia="Segoe UI" w:cs="Segoe UI"/>
                <w:i w:val="1"/>
                <w:iCs w:val="1"/>
                <w:color w:val="242424"/>
                <w:sz w:val="21"/>
                <w:szCs w:val="21"/>
              </w:rPr>
              <w:t>marine biologist and emerging coastal sustainability</w:t>
            </w:r>
            <w:r w:rsidRPr="7A826EBB" w:rsidR="38673570">
              <w:rPr>
                <w:rFonts w:ascii="Segoe UI" w:hAnsi="Segoe UI" w:eastAsia="Segoe UI" w:cs="Segoe UI"/>
                <w:color w:val="242424"/>
                <w:sz w:val="21"/>
                <w:szCs w:val="21"/>
              </w:rPr>
              <w:t xml:space="preserve"> </w:t>
            </w:r>
            <w:r w:rsidRPr="7A826EBB" w:rsidR="38673570">
              <w:rPr>
                <w:rFonts w:ascii="Segoe UI" w:hAnsi="Segoe UI" w:eastAsia="Segoe UI" w:cs="Segoe UI"/>
                <w:i w:val="1"/>
                <w:iCs w:val="1"/>
                <w:color w:val="242424"/>
                <w:sz w:val="21"/>
                <w:szCs w:val="21"/>
              </w:rPr>
              <w:t>practitioner</w:t>
            </w:r>
            <w:r w:rsidRPr="7A826EBB" w:rsidR="38673570">
              <w:rPr>
                <w:rFonts w:ascii="Segoe UI" w:hAnsi="Segoe UI" w:eastAsia="Segoe UI" w:cs="Segoe UI"/>
                <w:color w:val="242424"/>
                <w:sz w:val="21"/>
                <w:szCs w:val="21"/>
              </w:rPr>
              <w:t xml:space="preserve"> </w:t>
            </w:r>
          </w:p>
          <w:p w:rsidRPr="00E372AA" w:rsidR="00B71803" w:rsidP="7A826EBB" w:rsidRDefault="00B71803" w14:paraId="7BE23F4A" w14:textId="3790ABE5">
            <w:pPr>
              <w:shd w:val="clear" w:color="auto" w:fill="FFFFFF" w:themeFill="background1"/>
              <w:spacing w:after="0" w:line="300" w:lineRule="auto"/>
              <w:ind w:left="0" w:hanging="2"/>
              <w:textDirection w:val="lrTb"/>
            </w:pPr>
            <w:r w:rsidRPr="7A826EBB" w:rsidR="38673570">
              <w:rPr>
                <w:rFonts w:ascii="Segoe UI" w:hAnsi="Segoe UI" w:eastAsia="Segoe UI" w:cs="Segoe UI"/>
                <w:color w:val="242424"/>
                <w:sz w:val="21"/>
                <w:szCs w:val="21"/>
              </w:rPr>
              <w:t>4. Joyce Keingati, M</w:t>
            </w:r>
            <w:r w:rsidRPr="7A826EBB" w:rsidR="38673570">
              <w:rPr>
                <w:rFonts w:ascii="Segoe UI" w:hAnsi="Segoe UI" w:eastAsia="Segoe UI" w:cs="Segoe UI"/>
                <w:i w:val="1"/>
                <w:iCs w:val="1"/>
                <w:color w:val="242424"/>
                <w:sz w:val="21"/>
                <w:szCs w:val="21"/>
              </w:rPr>
              <w:t xml:space="preserve">arine and fisheries Development Professional </w:t>
            </w:r>
            <w:r w:rsidRPr="7A826EBB" w:rsidR="38673570">
              <w:rPr>
                <w:rFonts w:ascii="Segoe UI" w:hAnsi="Segoe UI" w:eastAsia="Segoe UI" w:cs="Segoe UI"/>
                <w:color w:val="242424"/>
                <w:sz w:val="21"/>
                <w:szCs w:val="21"/>
              </w:rPr>
              <w:t xml:space="preserve"> </w:t>
            </w:r>
          </w:p>
          <w:p w:rsidRPr="00E372AA" w:rsidR="00B71803" w:rsidP="7A826EBB" w:rsidRDefault="00B71803" w14:paraId="44C9BEB9" w14:textId="46A82D8D">
            <w:pPr>
              <w:spacing w:after="0" w:line="240" w:lineRule="auto"/>
              <w:ind w:left="0" w:hanging="2"/>
              <w:textDirection w:val="lrTb"/>
              <w:rPr>
                <w:i w:val="1"/>
                <w:iCs w:val="1"/>
                <w:color w:val="222222"/>
                <w:sz w:val="24"/>
                <w:szCs w:val="24"/>
              </w:rPr>
            </w:pPr>
          </w:p>
        </w:tc>
      </w:tr>
      <w:tr w:rsidRPr="00E372AA" w:rsidR="00203B99" w:rsidTr="7A826EBB" w14:paraId="7165F952" w14:textId="77777777">
        <w:trPr>
          <w:trHeight w:val="300"/>
        </w:trPr>
        <w:tc>
          <w:tcPr>
            <w:tcW w:w="2263" w:type="dxa"/>
            <w:tcMar/>
          </w:tcPr>
          <w:p w:rsidRPr="00E372AA" w:rsidR="00203B99" w:rsidP="0E792681" w:rsidRDefault="28680C0C" w14:paraId="25114450" w14:textId="471E7D1B">
            <w:pPr>
              <w:spacing w:after="0" w:line="240" w:lineRule="auto"/>
              <w:ind w:left="0" w:hanging="2"/>
              <w:textDirection w:val="lrTb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>7:00 PM- 9 PM</w:t>
            </w:r>
          </w:p>
          <w:p w:rsidRPr="00E372AA" w:rsidR="00203B99" w:rsidP="0E792681" w:rsidRDefault="00203B99" w14:paraId="351369FB" w14:textId="1D66D0EC">
            <w:pPr>
              <w:spacing w:after="0" w:line="240" w:lineRule="auto"/>
              <w:ind w:left="0" w:hanging="2"/>
              <w:textDirection w:val="lrTb"/>
              <w:rPr>
                <w:sz w:val="24"/>
                <w:szCs w:val="24"/>
              </w:rPr>
            </w:pPr>
          </w:p>
        </w:tc>
        <w:tc>
          <w:tcPr>
            <w:tcW w:w="7626" w:type="dxa"/>
            <w:gridSpan w:val="4"/>
            <w:tcMar/>
          </w:tcPr>
          <w:p w:rsidR="0E792681" w:rsidRDefault="1E0902AB" w14:paraId="39F8EA48" w14:textId="7EFF86E2">
            <w:pPr>
              <w:ind w:left="0" w:hanging="2"/>
              <w:textDirection w:val="lrTb"/>
            </w:pPr>
            <w:r>
              <w:t xml:space="preserve">Gala Dinner </w:t>
            </w:r>
          </w:p>
        </w:tc>
      </w:tr>
    </w:tbl>
    <w:p w:rsidR="43DF1FA7" w:rsidP="0E792681" w:rsidRDefault="43DF1FA7" w14:paraId="7B8FEC53" w14:textId="4BCF00EA">
      <w:pPr>
        <w:ind w:left="0" w:hanging="2"/>
        <w:rPr>
          <w:sz w:val="24"/>
          <w:szCs w:val="24"/>
        </w:rPr>
      </w:pPr>
    </w:p>
    <w:p w:rsidR="7B551EA7" w:rsidP="0E792681" w:rsidRDefault="7B551EA7" w14:paraId="5930DA4C" w14:textId="2BDBB2E6">
      <w:pPr>
        <w:ind w:left="0" w:hanging="2"/>
        <w:rPr>
          <w:sz w:val="24"/>
          <w:szCs w:val="24"/>
        </w:rPr>
      </w:pPr>
    </w:p>
    <w:p w:rsidR="7B551EA7" w:rsidP="0E792681" w:rsidRDefault="7B551EA7" w14:paraId="036A55C6" w14:textId="07D34035">
      <w:pPr>
        <w:ind w:left="0" w:hanging="2"/>
        <w:rPr>
          <w:sz w:val="24"/>
          <w:szCs w:val="24"/>
        </w:rPr>
      </w:pPr>
    </w:p>
    <w:p w:rsidRPr="00E372AA" w:rsidR="00203B99" w:rsidP="0E792681" w:rsidRDefault="547D95D4" w14:paraId="463A2033" w14:textId="0661ABEC">
      <w:pPr>
        <w:ind w:left="0" w:hanging="2"/>
        <w:rPr>
          <w:sz w:val="24"/>
          <w:szCs w:val="24"/>
        </w:rPr>
      </w:pPr>
      <w:r w:rsidRPr="0E792681">
        <w:rPr>
          <w:b/>
          <w:bCs/>
          <w:sz w:val="24"/>
          <w:szCs w:val="24"/>
        </w:rPr>
        <w:t>Day 3</w:t>
      </w:r>
      <w:r w:rsidRPr="0E792681">
        <w:rPr>
          <w:sz w:val="24"/>
          <w:szCs w:val="24"/>
        </w:rPr>
        <w:t xml:space="preserve">: </w:t>
      </w:r>
    </w:p>
    <w:p w:rsidRPr="00E372AA" w:rsidR="00203B99" w:rsidP="0E792681" w:rsidRDefault="547D95D4" w14:paraId="3EF222B7" w14:textId="6C0D3467">
      <w:pPr>
        <w:ind w:left="0" w:hanging="2"/>
        <w:rPr>
          <w:sz w:val="24"/>
          <w:szCs w:val="24"/>
        </w:rPr>
      </w:pPr>
      <w:r w:rsidRPr="0E792681">
        <w:rPr>
          <w:b/>
          <w:bCs/>
          <w:sz w:val="24"/>
          <w:szCs w:val="24"/>
        </w:rPr>
        <w:t>Theme</w:t>
      </w:r>
      <w:r w:rsidRPr="0E792681">
        <w:rPr>
          <w:sz w:val="24"/>
          <w:szCs w:val="24"/>
        </w:rPr>
        <w:t xml:space="preserve">: </w:t>
      </w:r>
    </w:p>
    <w:tbl>
      <w:tblPr>
        <w:tblW w:w="9350" w:type="dxa"/>
        <w:tblInd w:w="-10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000" w:firstRow="0" w:lastRow="0" w:firstColumn="0" w:lastColumn="0" w:noHBand="0" w:noVBand="0"/>
      </w:tblPr>
      <w:tblGrid>
        <w:gridCol w:w="2263"/>
        <w:gridCol w:w="2362"/>
        <w:gridCol w:w="2362"/>
        <w:gridCol w:w="2363"/>
      </w:tblGrid>
      <w:tr w:rsidRPr="00E372AA" w:rsidR="00203B99" w:rsidTr="7A826EBB" w14:paraId="25D66BA2" w14:textId="77777777">
        <w:tc>
          <w:tcPr>
            <w:tcW w:w="2263" w:type="dxa"/>
            <w:tcMar/>
          </w:tcPr>
          <w:p w:rsidRPr="00E372AA" w:rsidR="00203B99" w:rsidP="0E792681" w:rsidRDefault="547D95D4" w14:paraId="6A2A9D52" w14:textId="77777777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 xml:space="preserve">Time </w:t>
            </w:r>
          </w:p>
        </w:tc>
        <w:tc>
          <w:tcPr>
            <w:tcW w:w="7087" w:type="dxa"/>
            <w:gridSpan w:val="3"/>
            <w:tcMar/>
          </w:tcPr>
          <w:p w:rsidRPr="00E372AA" w:rsidR="00203B99" w:rsidP="0E792681" w:rsidRDefault="547D95D4" w14:paraId="7FE240A1" w14:textId="77777777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 xml:space="preserve">Event </w:t>
            </w:r>
          </w:p>
        </w:tc>
      </w:tr>
      <w:tr w:rsidRPr="00E372AA" w:rsidR="00203B99" w:rsidTr="7A826EBB" w14:paraId="5C968E8D" w14:textId="77777777">
        <w:tc>
          <w:tcPr>
            <w:tcW w:w="2263" w:type="dxa"/>
            <w:tcMar/>
          </w:tcPr>
          <w:p w:rsidRPr="00E372AA" w:rsidR="00203B99" w:rsidP="0E792681" w:rsidRDefault="547D95D4" w14:paraId="2DEBE52B" w14:textId="77777777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>8:30 AM – 9:00 AM</w:t>
            </w:r>
          </w:p>
        </w:tc>
        <w:tc>
          <w:tcPr>
            <w:tcW w:w="7087" w:type="dxa"/>
            <w:gridSpan w:val="3"/>
            <w:tcMar/>
          </w:tcPr>
          <w:p w:rsidRPr="00E372AA" w:rsidR="00203B99" w:rsidP="0E792681" w:rsidRDefault="547D95D4" w14:paraId="4DC368C1" w14:textId="77777777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>Arrival and Registration</w:t>
            </w:r>
          </w:p>
        </w:tc>
      </w:tr>
      <w:tr w:rsidRPr="00E372AA" w:rsidR="00203B99" w:rsidTr="7A826EBB" w14:paraId="2D9CE7F7" w14:textId="77777777">
        <w:tc>
          <w:tcPr>
            <w:tcW w:w="2263" w:type="dxa"/>
            <w:tcMar/>
          </w:tcPr>
          <w:p w:rsidRPr="00E372AA" w:rsidR="00203B99" w:rsidP="0E792681" w:rsidRDefault="547D95D4" w14:paraId="16E79A48" w14:textId="719A094C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>9:00 AM</w:t>
            </w:r>
            <w:r w:rsidRPr="0E792681" w:rsidR="6DF7BA8D">
              <w:rPr>
                <w:sz w:val="24"/>
                <w:szCs w:val="24"/>
              </w:rPr>
              <w:t>-</w:t>
            </w:r>
            <w:r w:rsidRPr="0E792681">
              <w:rPr>
                <w:sz w:val="24"/>
                <w:szCs w:val="24"/>
              </w:rPr>
              <w:t xml:space="preserve"> 10:</w:t>
            </w:r>
            <w:r w:rsidRPr="0E792681" w:rsidR="1A28427B">
              <w:rPr>
                <w:sz w:val="24"/>
                <w:szCs w:val="24"/>
              </w:rPr>
              <w:t>15</w:t>
            </w:r>
            <w:r w:rsidRPr="0E792681">
              <w:rPr>
                <w:sz w:val="24"/>
                <w:szCs w:val="24"/>
              </w:rPr>
              <w:t xml:space="preserve"> AM </w:t>
            </w:r>
          </w:p>
        </w:tc>
        <w:tc>
          <w:tcPr>
            <w:tcW w:w="7087" w:type="dxa"/>
            <w:gridSpan w:val="3"/>
            <w:tcMar/>
          </w:tcPr>
          <w:p w:rsidR="00203B99" w:rsidP="0E792681" w:rsidRDefault="1A28427B" w14:paraId="4E167494" w14:textId="7E676D9F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>Fireside Chat 2</w:t>
            </w:r>
          </w:p>
          <w:p w:rsidR="00577EC8" w:rsidP="0E792681" w:rsidRDefault="00577EC8" w14:paraId="5DD402FE" w14:textId="77777777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Pr="00577EC8" w:rsidR="00577EC8" w:rsidP="0E792681" w:rsidRDefault="1A28427B" w14:paraId="0AE98CF8" w14:textId="424EA775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Title: </w:t>
            </w:r>
            <w:r w:rsidRPr="0E792681">
              <w:rPr>
                <w:sz w:val="24"/>
                <w:szCs w:val="24"/>
              </w:rPr>
              <w:t>Kenya’s Position in AI for the Next 5 Years</w:t>
            </w:r>
          </w:p>
          <w:p w:rsidR="00203B99" w:rsidP="0E792681" w:rsidRDefault="547D95D4" w14:paraId="4E8322FD" w14:textId="3603A1E6">
            <w:pPr>
              <w:spacing w:after="0" w:line="240" w:lineRule="auto"/>
              <w:ind w:left="0" w:hanging="2"/>
            </w:pPr>
            <w:r w:rsidRPr="2324063E">
              <w:rPr>
                <w:b/>
                <w:bCs/>
                <w:sz w:val="24"/>
                <w:szCs w:val="24"/>
              </w:rPr>
              <w:t>Venue</w:t>
            </w:r>
            <w:r w:rsidRPr="2324063E" w:rsidR="6AABBD71">
              <w:rPr>
                <w:sz w:val="24"/>
                <w:szCs w:val="24"/>
              </w:rPr>
              <w:t>:</w:t>
            </w:r>
            <w:r w:rsidRPr="2324063E">
              <w:rPr>
                <w:sz w:val="24"/>
                <w:szCs w:val="24"/>
              </w:rPr>
              <w:t xml:space="preserve"> Main Arena</w:t>
            </w:r>
          </w:p>
          <w:p w:rsidR="0A4F6C3B" w:rsidP="2324063E" w:rsidRDefault="0A4F6C3B" w14:paraId="53DB3D0A" w14:textId="6D1D601E">
            <w:pPr>
              <w:spacing w:after="0" w:line="240" w:lineRule="auto"/>
              <w:ind w:left="0" w:hanging="2"/>
            </w:pPr>
            <w:r w:rsidRPr="7A826EBB" w:rsidR="0B9B0D3F">
              <w:rPr>
                <w:b w:val="1"/>
                <w:bCs w:val="1"/>
                <w:sz w:val="24"/>
                <w:szCs w:val="24"/>
              </w:rPr>
              <w:t xml:space="preserve">Keynote address: </w:t>
            </w:r>
          </w:p>
          <w:p w:rsidR="251B7773" w:rsidP="00ED5329" w:rsidRDefault="251B7773" w14:paraId="6A3D336C" w14:textId="462AB98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0" w:hanging="2"/>
              <w:rPr/>
            </w:pPr>
            <w:r w:rsidRPr="7A826EBB" w:rsidR="7E85F1E6">
              <w:rPr>
                <w:color w:val="111111"/>
                <w:sz w:val="24"/>
                <w:szCs w:val="24"/>
              </w:rPr>
              <w:t>M</w:t>
            </w:r>
            <w:r w:rsidRPr="7A826EBB" w:rsidR="626F3C9D">
              <w:rPr>
                <w:color w:val="111111"/>
                <w:sz w:val="24"/>
                <w:szCs w:val="24"/>
              </w:rPr>
              <w:t xml:space="preserve"> </w:t>
            </w:r>
            <w:r w:rsidRPr="7A826EBB" w:rsidR="7E85F1E6">
              <w:rPr>
                <w:color w:val="111111"/>
                <w:sz w:val="24"/>
                <w:szCs w:val="24"/>
              </w:rPr>
              <w:t>r. Jessy K. Maruti</w:t>
            </w:r>
            <w:r w:rsidRPr="7A826EBB" w:rsidR="7E85F1E6">
              <w:rPr>
                <w:i w:val="1"/>
                <w:iCs w:val="1"/>
                <w:color w:val="111111"/>
                <w:sz w:val="24"/>
                <w:szCs w:val="24"/>
              </w:rPr>
              <w:t xml:space="preserve">, </w:t>
            </w:r>
            <w:r w:rsidR="7E85F1E6">
              <w:rPr/>
              <w:t>CEO, ICT Authority</w:t>
            </w:r>
          </w:p>
          <w:p w:rsidRPr="00577EC8" w:rsidR="00577EC8" w:rsidP="2324063E" w:rsidRDefault="66EFBFC8" w14:paraId="372E28AF" w14:textId="2FB4171B">
            <w:pPr>
              <w:spacing w:after="0" w:line="240" w:lineRule="auto"/>
              <w:ind w:left="0" w:hanging="2"/>
            </w:pPr>
            <w:r w:rsidRPr="2324063E">
              <w:rPr>
                <w:b/>
                <w:bCs/>
                <w:sz w:val="24"/>
                <w:szCs w:val="24"/>
              </w:rPr>
              <w:t xml:space="preserve">Moderator: </w:t>
            </w:r>
            <w:r w:rsidRPr="2324063E" w:rsidR="6F0E359E">
              <w:rPr>
                <w:b/>
                <w:bCs/>
                <w:sz w:val="24"/>
                <w:szCs w:val="24"/>
              </w:rPr>
              <w:t xml:space="preserve"> </w:t>
            </w:r>
            <w:r w:rsidRPr="2324063E" w:rsidR="1685CC2B">
              <w:rPr>
                <w:sz w:val="24"/>
                <w:szCs w:val="24"/>
              </w:rPr>
              <w:t>Share Internet</w:t>
            </w:r>
          </w:p>
          <w:p w:rsidR="00577EC8" w:rsidP="0E792681" w:rsidRDefault="1A28427B" w14:paraId="32BD0EAA" w14:textId="0A06D3CB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Panelist: </w:t>
            </w:r>
          </w:p>
          <w:p w:rsidR="65B8979D" w:rsidP="00ED5329" w:rsidRDefault="6681AEC7" w14:paraId="476B5B6F" w14:textId="15715F83">
            <w:pPr>
              <w:numPr>
                <w:ilvl w:val="0"/>
                <w:numId w:val="33"/>
              </w:numPr>
              <w:spacing w:after="0" w:line="240" w:lineRule="auto"/>
              <w:ind w:leftChars="0" w:firstLineChars="0"/>
              <w:rPr>
                <w:sz w:val="24"/>
                <w:szCs w:val="24"/>
              </w:rPr>
            </w:pPr>
            <w:r w:rsidRPr="2324063E">
              <w:rPr>
                <w:sz w:val="24"/>
                <w:szCs w:val="24"/>
              </w:rPr>
              <w:t xml:space="preserve">Prof. </w:t>
            </w:r>
            <w:r w:rsidRPr="2324063E" w:rsidR="5D4596EA">
              <w:rPr>
                <w:sz w:val="24"/>
                <w:szCs w:val="24"/>
              </w:rPr>
              <w:t>Bitange Ndemo</w:t>
            </w:r>
            <w:r w:rsidRPr="2324063E" w:rsidR="6EF91C2D">
              <w:rPr>
                <w:sz w:val="24"/>
                <w:szCs w:val="24"/>
              </w:rPr>
              <w:t xml:space="preserve">, </w:t>
            </w:r>
            <w:r w:rsidRPr="2324063E" w:rsidR="6EF91C2D">
              <w:rPr>
                <w:i/>
                <w:iCs/>
                <w:sz w:val="24"/>
                <w:szCs w:val="24"/>
              </w:rPr>
              <w:t>G</w:t>
            </w:r>
            <w:r w:rsidRPr="2324063E" w:rsidR="6EF91C2D">
              <w:rPr>
                <w:rFonts w:ascii="Arial" w:hAnsi="Arial" w:eastAsia="Arial" w:cs="Arial"/>
                <w:i/>
                <w:iCs/>
                <w:sz w:val="21"/>
                <w:szCs w:val="21"/>
              </w:rPr>
              <w:t>lobal Technocrat</w:t>
            </w:r>
          </w:p>
          <w:p w:rsidRPr="00577EC8" w:rsidR="00577EC8" w:rsidP="0E792681" w:rsidRDefault="00577EC8" w14:paraId="4B44E89F" w14:textId="3F400A9F">
            <w:pPr>
              <w:spacing w:after="0" w:line="240" w:lineRule="auto"/>
              <w:ind w:leftChars="0" w:firstLineChars="0"/>
              <w:rPr>
                <w:sz w:val="24"/>
                <w:szCs w:val="24"/>
              </w:rPr>
            </w:pPr>
          </w:p>
        </w:tc>
      </w:tr>
      <w:tr w:rsidRPr="00E372AA" w:rsidR="00577EC8" w:rsidTr="7A826EBB" w14:paraId="08B39994" w14:textId="77777777">
        <w:tc>
          <w:tcPr>
            <w:tcW w:w="2263" w:type="dxa"/>
            <w:tcMar/>
          </w:tcPr>
          <w:p w:rsidRPr="00E372AA" w:rsidR="00577EC8" w:rsidP="0E792681" w:rsidRDefault="1A28427B" w14:paraId="777BBE27" w14:textId="61D639DA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 xml:space="preserve">10.15 AM- 1:00 </w:t>
            </w:r>
            <w:r w:rsidRPr="0E792681" w:rsidR="006270EF">
              <w:rPr>
                <w:sz w:val="24"/>
                <w:szCs w:val="24"/>
              </w:rPr>
              <w:t>PM</w:t>
            </w:r>
          </w:p>
        </w:tc>
        <w:tc>
          <w:tcPr>
            <w:tcW w:w="2362" w:type="dxa"/>
            <w:tcMar/>
          </w:tcPr>
          <w:p w:rsidRPr="00E372AA" w:rsidR="00577EC8" w:rsidP="0E792681" w:rsidRDefault="1A28427B" w14:paraId="613ACCAF" w14:textId="6EA5BD2D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Sustainable Economies Village </w:t>
            </w:r>
          </w:p>
          <w:p w:rsidRPr="00E372AA" w:rsidR="00577EC8" w:rsidP="0E792681" w:rsidRDefault="00577EC8" w14:paraId="27CB52C8" w14:textId="43D9F743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</w:p>
          <w:p w:rsidR="43DF1FA7" w:rsidP="0E792681" w:rsidRDefault="43DF1FA7" w14:paraId="64530B99" w14:textId="6E54DB7E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="00577EC8" w:rsidP="0E792681" w:rsidRDefault="03F4F33F" w14:paraId="5F43899F" w14:textId="7BAA708D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Workshop 4 </w:t>
            </w:r>
          </w:p>
          <w:p w:rsidR="43DF1FA7" w:rsidP="0E792681" w:rsidRDefault="43DF1FA7" w14:paraId="08F15A6C" w14:textId="4E9208A4">
            <w:pPr>
              <w:spacing w:after="0" w:line="240" w:lineRule="auto"/>
              <w:ind w:left="0" w:leftChars="0" w:firstLine="0" w:firstLineChars="0"/>
              <w:rPr>
                <w:b/>
                <w:bCs/>
                <w:sz w:val="24"/>
                <w:szCs w:val="24"/>
              </w:rPr>
            </w:pPr>
          </w:p>
          <w:p w:rsidRPr="00E372AA" w:rsidR="00577EC8" w:rsidP="0E792681" w:rsidRDefault="14023679" w14:paraId="51BA28EC" w14:textId="6D0037B0">
            <w:pPr>
              <w:spacing w:after="0" w:line="240" w:lineRule="auto"/>
              <w:ind w:left="0" w:leftChars="0" w:firstLine="0" w:firstLineChars="0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Title: </w:t>
            </w:r>
            <w:r w:rsidRPr="0E792681" w:rsidR="6ED0A1EC">
              <w:rPr>
                <w:sz w:val="24"/>
                <w:szCs w:val="24"/>
              </w:rPr>
              <w:t>Kazi ya Kesho; Future of work for the Coas</w:t>
            </w:r>
            <w:r w:rsidRPr="0E792681" w:rsidR="6ED0A1EC">
              <w:rPr>
                <w:b/>
                <w:bCs/>
                <w:sz w:val="24"/>
                <w:szCs w:val="24"/>
              </w:rPr>
              <w:t>t</w:t>
            </w:r>
          </w:p>
          <w:p w:rsidR="1E448319" w:rsidP="0E792681" w:rsidRDefault="1E448319" w14:paraId="2B6BD150" w14:textId="707B0504">
            <w:pPr>
              <w:spacing w:after="0" w:line="240" w:lineRule="auto"/>
              <w:ind w:left="0" w:leftChars="0" w:firstLine="0" w:firstLineChars="0"/>
              <w:rPr>
                <w:b/>
                <w:bCs/>
                <w:sz w:val="24"/>
                <w:szCs w:val="24"/>
              </w:rPr>
            </w:pPr>
          </w:p>
          <w:p w:rsidR="4DEAAF6A" w:rsidP="0E792681" w:rsidRDefault="4DEAAF6A" w14:paraId="7FF81013" w14:textId="2B88F58F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>Venue:  Mekatili</w:t>
            </w:r>
            <w:r w:rsidRPr="0E792681" w:rsidR="07410338">
              <w:rPr>
                <w:b/>
                <w:bCs/>
                <w:sz w:val="24"/>
                <w:szCs w:val="24"/>
              </w:rPr>
              <w:t>li</w:t>
            </w:r>
            <w:r w:rsidRPr="0E792681">
              <w:rPr>
                <w:b/>
                <w:bCs/>
                <w:sz w:val="24"/>
                <w:szCs w:val="24"/>
              </w:rPr>
              <w:t xml:space="preserve"> Hall</w:t>
            </w:r>
          </w:p>
          <w:p w:rsidR="0E792681" w:rsidP="0E792681" w:rsidRDefault="0E792681" w14:paraId="23C65B3C" w14:textId="3D0C4C3B">
            <w:pPr>
              <w:spacing w:after="0" w:line="240" w:lineRule="auto"/>
              <w:ind w:left="0" w:leftChars="0" w:firstLine="0" w:firstLineChars="0"/>
              <w:rPr>
                <w:b/>
                <w:bCs/>
                <w:sz w:val="24"/>
                <w:szCs w:val="24"/>
              </w:rPr>
            </w:pPr>
          </w:p>
          <w:p w:rsidR="7B25638B" w:rsidP="7A826EBB" w:rsidRDefault="1F75A218" w14:paraId="08A03650" w14:textId="4FDC8BE6">
            <w:pPr>
              <w:pStyle w:val="Normal"/>
              <w:spacing w:after="0" w:line="240" w:lineRule="auto"/>
              <w:ind w:left="0" w:hanging="0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7A826EBB" w:rsidR="61B62327">
              <w:rPr>
                <w:b w:val="1"/>
                <w:bCs w:val="1"/>
                <w:sz w:val="24"/>
                <w:szCs w:val="24"/>
              </w:rPr>
              <w:t xml:space="preserve">Keynote Address: </w:t>
            </w:r>
            <w:r w:rsidRPr="7A826EBB" w:rsidR="61B62327">
              <w:rPr>
                <w:sz w:val="24"/>
                <w:szCs w:val="24"/>
              </w:rPr>
              <w:t>Atrash Ali</w:t>
            </w:r>
            <w:r w:rsidRPr="7A826EBB" w:rsidR="7CE3E99C">
              <w:rPr>
                <w:sz w:val="24"/>
                <w:szCs w:val="24"/>
              </w:rPr>
              <w:t xml:space="preserve">, </w:t>
            </w:r>
            <w:r w:rsidRPr="7A826EBB" w:rsidR="7CE3E99C">
              <w:rPr>
                <w:rFonts w:ascii="Calibri" w:hAnsi="Calibri" w:eastAsia="Calibri" w:cs="Calibri"/>
                <w:sz w:val="24"/>
                <w:szCs w:val="24"/>
              </w:rPr>
              <w:t xml:space="preserve">Senior </w:t>
            </w:r>
            <w:r w:rsidRPr="7A826EBB" w:rsidR="7CE3E99C">
              <w:rPr>
                <w:rFonts w:ascii="Calibri" w:hAnsi="Calibri" w:eastAsia="Calibri" w:cs="Calibri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Advisor, Conrad N. Hilton Foundation</w:t>
            </w:r>
          </w:p>
          <w:p w:rsidR="7B25638B" w:rsidP="7A826EBB" w:rsidRDefault="1F75A218" w14:paraId="1455D4AD" w14:textId="2B5CF021">
            <w:pPr>
              <w:spacing w:after="0" w:line="240" w:lineRule="auto"/>
              <w:ind w:left="0" w:leftChars="0" w:firstLine="0" w:firstLineChars="0"/>
              <w:rPr>
                <w:sz w:val="24"/>
                <w:szCs w:val="24"/>
              </w:rPr>
            </w:pPr>
          </w:p>
          <w:p w:rsidRPr="00E372AA" w:rsidR="00577EC8" w:rsidP="0E792681" w:rsidRDefault="00577EC8" w14:paraId="582B055B" w14:textId="184EE347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>
              <w:br/>
            </w:r>
            <w:r w:rsidRPr="2324063E" w:rsidR="74F694A5">
              <w:rPr>
                <w:b/>
                <w:bCs/>
                <w:sz w:val="24"/>
                <w:szCs w:val="24"/>
              </w:rPr>
              <w:t>Moderator:</w:t>
            </w:r>
            <w:r w:rsidRPr="2324063E" w:rsidR="74F694A5">
              <w:rPr>
                <w:sz w:val="24"/>
                <w:szCs w:val="24"/>
              </w:rPr>
              <w:t xml:space="preserve"> </w:t>
            </w:r>
            <w:r w:rsidRPr="2324063E" w:rsidR="7EBB914A">
              <w:rPr>
                <w:sz w:val="24"/>
                <w:szCs w:val="24"/>
              </w:rPr>
              <w:t xml:space="preserve"> </w:t>
            </w:r>
            <w:r w:rsidRPr="2324063E" w:rsidR="1FE91402">
              <w:rPr>
                <w:sz w:val="24"/>
                <w:szCs w:val="24"/>
              </w:rPr>
              <w:t xml:space="preserve">Rukiya Jaanwalla, </w:t>
            </w:r>
            <w:r w:rsidRPr="2324063E" w:rsidR="1FE91402">
              <w:rPr>
                <w:i/>
                <w:iCs/>
                <w:sz w:val="24"/>
                <w:szCs w:val="24"/>
              </w:rPr>
              <w:t>Head of Communication and Partnerships, Swahilipot Hub Foundation</w:t>
            </w:r>
          </w:p>
          <w:p w:rsidRPr="00E372AA" w:rsidR="00577EC8" w:rsidP="0E792681" w:rsidRDefault="00577EC8" w14:paraId="15D00418" w14:textId="1E890185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</w:p>
          <w:p w:rsidR="154F9140" w:rsidP="0E792681" w:rsidRDefault="154F9140" w14:paraId="7125E497" w14:textId="19D0FCCB">
            <w:pPr>
              <w:spacing w:after="0" w:line="240" w:lineRule="auto"/>
              <w:ind w:left="0" w:hanging="2"/>
            </w:pPr>
            <w:r w:rsidRPr="0E792681">
              <w:rPr>
                <w:b/>
                <w:bCs/>
                <w:sz w:val="24"/>
                <w:szCs w:val="24"/>
              </w:rPr>
              <w:t>Panelist:</w:t>
            </w:r>
          </w:p>
          <w:p w:rsidR="154F9140" w:rsidP="7A826EBB" w:rsidRDefault="54A649DF" w14:paraId="27E76C49" w14:textId="77C75329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/>
              <w:rPr>
                <w:sz w:val="24"/>
                <w:szCs w:val="24"/>
              </w:rPr>
            </w:pPr>
            <w:commentRangeStart w:id="344157501"/>
            <w:r w:rsidRPr="7A826EBB" w:rsidR="5144A035">
              <w:rPr>
                <w:sz w:val="24"/>
                <w:szCs w:val="24"/>
              </w:rPr>
              <w:t>Brenda Nambatya</w:t>
            </w:r>
          </w:p>
          <w:p w:rsidR="154F9140" w:rsidP="7A826EBB" w:rsidRDefault="54A649DF" w14:paraId="71135843" w14:textId="627F0761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/>
              <w:rPr>
                <w:sz w:val="24"/>
                <w:szCs w:val="24"/>
              </w:rPr>
            </w:pPr>
            <w:r w:rsidRPr="7A826EBB" w:rsidR="5144A035">
              <w:rPr>
                <w:sz w:val="24"/>
                <w:szCs w:val="24"/>
              </w:rPr>
              <w:t>Chris Maclay</w:t>
            </w:r>
          </w:p>
          <w:p w:rsidR="154F9140" w:rsidP="7A826EBB" w:rsidRDefault="54A649DF" w14:paraId="4E2CCAB8" w14:textId="4A6B8B78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/>
              <w:rPr>
                <w:sz w:val="24"/>
                <w:szCs w:val="24"/>
              </w:rPr>
            </w:pPr>
            <w:r w:rsidRPr="7A826EBB" w:rsidR="5144A035">
              <w:rPr>
                <w:sz w:val="24"/>
                <w:szCs w:val="24"/>
              </w:rPr>
              <w:t>Nick Markham</w:t>
            </w:r>
            <w:commentRangeEnd w:id="344157501"/>
            <w:r>
              <w:rPr>
                <w:rStyle w:val="CommentReference"/>
              </w:rPr>
              <w:commentReference w:id="344157501"/>
            </w:r>
          </w:p>
          <w:p w:rsidRPr="00677ABF" w:rsidR="00577EC8" w:rsidP="0E792681" w:rsidRDefault="00577EC8" w14:paraId="49D217AE" w14:textId="291BBCC8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</w:p>
        </w:tc>
        <w:tc>
          <w:tcPr>
            <w:tcW w:w="2362" w:type="dxa"/>
            <w:tcMar/>
          </w:tcPr>
          <w:p w:rsidR="00577EC8" w:rsidP="0E792681" w:rsidRDefault="218D539E" w14:paraId="7B41D85F" w14:textId="028B1DE7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Digital Transformation Village </w:t>
            </w:r>
          </w:p>
          <w:p w:rsidR="00577EC8" w:rsidP="0E792681" w:rsidRDefault="00577EC8" w14:paraId="4BC73FF9" w14:textId="674434D0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="00577EC8" w:rsidP="0E792681" w:rsidRDefault="694181A3" w14:paraId="153C614B" w14:textId="341BFCCC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>Workshop 5</w:t>
            </w:r>
          </w:p>
          <w:p w:rsidR="00577EC8" w:rsidP="0E792681" w:rsidRDefault="00577EC8" w14:paraId="025E4268" w14:textId="3385FABD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="43DF1FA7" w:rsidP="2324063E" w:rsidRDefault="005D92C3" w14:paraId="1C29B979" w14:textId="2082FE9F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2324063E">
              <w:rPr>
                <w:b/>
                <w:bCs/>
                <w:sz w:val="24"/>
                <w:szCs w:val="24"/>
              </w:rPr>
              <w:t xml:space="preserve">Title: </w:t>
            </w:r>
            <w:r w:rsidRPr="2324063E" w:rsidR="22A9E8F8">
              <w:rPr>
                <w:sz w:val="24"/>
                <w:szCs w:val="24"/>
              </w:rPr>
              <w:t>Business modelling</w:t>
            </w:r>
            <w:r w:rsidRPr="2324063E" w:rsidR="4FB28FB2">
              <w:rPr>
                <w:sz w:val="24"/>
                <w:szCs w:val="24"/>
              </w:rPr>
              <w:t>;</w:t>
            </w:r>
            <w:r w:rsidRPr="2324063E" w:rsidR="4FB28FB2">
              <w:rPr>
                <w:rFonts w:ascii="Trebuchet MS" w:hAnsi="Trebuchet MS" w:eastAsia="Trebuchet MS" w:cs="Trebuchet MS"/>
                <w:color w:val="000000" w:themeColor="text1"/>
                <w:sz w:val="20"/>
                <w:szCs w:val="20"/>
              </w:rPr>
              <w:t xml:space="preserve"> equip participants with practical knowledge and skills to develop and refine business models for their innovations and entrepreneurial ventures</w:t>
            </w:r>
          </w:p>
          <w:p w:rsidR="2324063E" w:rsidP="2324063E" w:rsidRDefault="2324063E" w14:paraId="540C7135" w14:textId="2F51A0AD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</w:p>
          <w:p w:rsidR="43DF1FA7" w:rsidP="7A826EBB" w:rsidRDefault="6FAD2B2C" w14:paraId="4BC6C1D4" w14:textId="5077D9C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A826EBB" w:rsidR="65EEF9DE">
              <w:rPr>
                <w:b w:val="1"/>
                <w:bCs w:val="1"/>
                <w:sz w:val="24"/>
                <w:szCs w:val="24"/>
              </w:rPr>
              <w:t xml:space="preserve">Keynote Address: </w:t>
            </w:r>
            <w:r w:rsidRPr="7A826EBB" w:rsidR="2BF45FA8">
              <w:rPr>
                <w:sz w:val="24"/>
                <w:szCs w:val="24"/>
              </w:rPr>
              <w:t xml:space="preserve">Ajira </w:t>
            </w:r>
            <w:r w:rsidRPr="7A826EBB" w:rsidR="1A576C04">
              <w:rPr>
                <w:sz w:val="24"/>
                <w:szCs w:val="24"/>
              </w:rPr>
              <w:t>Digital</w:t>
            </w:r>
          </w:p>
          <w:p w:rsidR="2324063E" w:rsidP="2324063E" w:rsidRDefault="2324063E" w14:paraId="4B0553AA" w14:textId="7CF7B730">
            <w:pPr>
              <w:spacing w:after="0" w:line="240" w:lineRule="auto"/>
              <w:ind w:left="0" w:leftChars="0" w:firstLine="0" w:firstLineChars="0"/>
              <w:rPr>
                <w:sz w:val="24"/>
                <w:szCs w:val="24"/>
              </w:rPr>
            </w:pPr>
          </w:p>
          <w:p w:rsidRPr="00E372AA" w:rsidR="00577EC8" w:rsidP="2324063E" w:rsidRDefault="218D539E" w14:paraId="41D17D48" w14:textId="28EE3C86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2324063E">
              <w:rPr>
                <w:b/>
                <w:bCs/>
                <w:sz w:val="24"/>
                <w:szCs w:val="24"/>
              </w:rPr>
              <w:t xml:space="preserve">Venue: </w:t>
            </w:r>
            <w:r w:rsidRPr="2324063E" w:rsidR="65E1E879">
              <w:rPr>
                <w:b/>
                <w:bCs/>
                <w:sz w:val="24"/>
                <w:szCs w:val="24"/>
              </w:rPr>
              <w:t>Main Arena B</w:t>
            </w:r>
          </w:p>
          <w:p w:rsidRPr="00E372AA" w:rsidR="00577EC8" w:rsidP="0E792681" w:rsidRDefault="74F694A5" w14:paraId="1CBFFA31" w14:textId="2E0DBB76">
            <w:pPr>
              <w:spacing w:after="0" w:line="240" w:lineRule="auto"/>
              <w:ind w:left="0" w:hanging="2"/>
            </w:pPr>
            <w:r w:rsidRPr="2324063E">
              <w:rPr>
                <w:b/>
                <w:bCs/>
                <w:sz w:val="24"/>
                <w:szCs w:val="24"/>
              </w:rPr>
              <w:t>Moderator:</w:t>
            </w:r>
            <w:r w:rsidRPr="2324063E">
              <w:rPr>
                <w:sz w:val="24"/>
                <w:szCs w:val="24"/>
              </w:rPr>
              <w:t xml:space="preserve"> </w:t>
            </w:r>
            <w:r w:rsidRPr="2324063E" w:rsidR="2F855315">
              <w:rPr>
                <w:sz w:val="24"/>
                <w:szCs w:val="24"/>
              </w:rPr>
              <w:t>Belinda Nasimiyu</w:t>
            </w:r>
          </w:p>
          <w:p w:rsidR="2324063E" w:rsidP="2324063E" w:rsidRDefault="2324063E" w14:paraId="0A666C6A" w14:textId="63AFEF35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</w:p>
          <w:p w:rsidRPr="00E372AA" w:rsidR="00577EC8" w:rsidP="0E792681" w:rsidRDefault="1A28427B" w14:paraId="0BEDE4C6" w14:textId="77777777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Partners: </w:t>
            </w:r>
          </w:p>
          <w:p w:rsidRPr="00E372AA" w:rsidR="00577EC8" w:rsidP="00ED5329" w:rsidRDefault="7E015830" w14:paraId="382A9EF3" w14:textId="192AD9C4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5763EBA3">
              <w:rPr>
                <w:sz w:val="24"/>
                <w:szCs w:val="24"/>
              </w:rPr>
              <w:t>ICT Authority</w:t>
            </w:r>
          </w:p>
          <w:p w:rsidRPr="00E372AA" w:rsidR="00577EC8" w:rsidP="00ED5329" w:rsidRDefault="6BDC8AE1" w14:paraId="6E0DEF82" w14:textId="26664DAA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5763EBA3">
              <w:rPr>
                <w:sz w:val="24"/>
                <w:szCs w:val="24"/>
              </w:rPr>
              <w:t xml:space="preserve">Ajira </w:t>
            </w:r>
          </w:p>
        </w:tc>
        <w:tc>
          <w:tcPr>
            <w:tcW w:w="2363" w:type="dxa"/>
            <w:tcMar/>
          </w:tcPr>
          <w:p w:rsidR="00577EC8" w:rsidP="0E792681" w:rsidRDefault="1A28427B" w14:paraId="21DEEC51" w14:textId="77777777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>Youth and Entrepreneurship Village</w:t>
            </w:r>
          </w:p>
          <w:p w:rsidR="00577EC8" w:rsidP="0E792681" w:rsidRDefault="00577EC8" w14:paraId="5E6F11AF" w14:textId="77777777">
            <w:pPr>
              <w:spacing w:after="0" w:line="240" w:lineRule="auto"/>
              <w:ind w:left="0" w:leftChars="0" w:firstLine="0" w:firstLineChars="0"/>
              <w:rPr>
                <w:sz w:val="24"/>
                <w:szCs w:val="24"/>
              </w:rPr>
            </w:pPr>
          </w:p>
          <w:p w:rsidRPr="00E372AA" w:rsidR="00577EC8" w:rsidP="0E792681" w:rsidRDefault="6D0FE7A5" w14:paraId="344634D0" w14:textId="280575B5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>Workshop 6</w:t>
            </w:r>
          </w:p>
          <w:p w:rsidRPr="00E372AA" w:rsidR="00577EC8" w:rsidP="0E792681" w:rsidRDefault="00577EC8" w14:paraId="56BEFA02" w14:textId="4020572A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Pr="00E372AA" w:rsidR="00577EC8" w:rsidP="5763EBA3" w:rsidRDefault="21CC529E" w14:paraId="66065A43" w14:textId="7A6D7E4F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5763EBA3">
              <w:rPr>
                <w:b/>
                <w:bCs/>
                <w:sz w:val="24"/>
                <w:szCs w:val="24"/>
              </w:rPr>
              <w:t xml:space="preserve">Title: </w:t>
            </w:r>
            <w:r w:rsidRPr="5763EBA3" w:rsidR="0810A268">
              <w:rPr>
                <w:sz w:val="24"/>
                <w:szCs w:val="24"/>
              </w:rPr>
              <w:t xml:space="preserve">Work </w:t>
            </w:r>
            <w:r w:rsidRPr="5763EBA3" w:rsidR="63FC0776">
              <w:rPr>
                <w:sz w:val="24"/>
                <w:szCs w:val="24"/>
              </w:rPr>
              <w:t>Readiness Masterclass</w:t>
            </w:r>
          </w:p>
          <w:p w:rsidR="43DF1FA7" w:rsidP="0E792681" w:rsidRDefault="43DF1FA7" w14:paraId="789C1282" w14:textId="483FF15E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="22E9F62A" w:rsidP="0E792681" w:rsidRDefault="232FE791" w14:paraId="291B4274" w14:textId="18F641A8">
            <w:pPr>
              <w:spacing w:after="0" w:line="240" w:lineRule="auto"/>
              <w:ind w:left="0" w:hanging="2"/>
            </w:pPr>
            <w:r w:rsidRPr="0E792681">
              <w:rPr>
                <w:b/>
                <w:bCs/>
                <w:sz w:val="24"/>
                <w:szCs w:val="24"/>
              </w:rPr>
              <w:t xml:space="preserve">Keynote Address: </w:t>
            </w:r>
          </w:p>
          <w:p w:rsidR="22E9F62A" w:rsidP="0E792681" w:rsidRDefault="334C76E2" w14:paraId="3CA59C63" w14:textId="2171C15E">
            <w:pPr>
              <w:spacing w:after="0" w:line="240" w:lineRule="auto"/>
              <w:ind w:left="0" w:hanging="2"/>
              <w:rPr>
                <w:color w:val="111827"/>
                <w:sz w:val="24"/>
                <w:szCs w:val="24"/>
              </w:rPr>
            </w:pPr>
            <w:r w:rsidRPr="0E792681">
              <w:rPr>
                <w:color w:val="111827"/>
                <w:sz w:val="24"/>
                <w:szCs w:val="24"/>
              </w:rPr>
              <w:t>Antony Karanja</w:t>
            </w:r>
            <w:r w:rsidR="22E9F62A">
              <w:br/>
            </w:r>
          </w:p>
          <w:p w:rsidR="22E9F62A" w:rsidP="0E792681" w:rsidRDefault="334C76E2" w14:paraId="14020AF4" w14:textId="63C302B0">
            <w:pPr>
              <w:spacing w:after="0" w:line="240" w:lineRule="auto"/>
              <w:ind w:left="0" w:hanging="2"/>
              <w:rPr>
                <w:b/>
                <w:bCs/>
                <w:color w:val="111827"/>
                <w:sz w:val="24"/>
                <w:szCs w:val="24"/>
              </w:rPr>
            </w:pPr>
            <w:r w:rsidRPr="0E792681">
              <w:rPr>
                <w:b/>
                <w:bCs/>
                <w:color w:val="111827"/>
                <w:sz w:val="24"/>
                <w:szCs w:val="24"/>
              </w:rPr>
              <w:t>Facilitator:</w:t>
            </w:r>
          </w:p>
          <w:p w:rsidR="22E9F62A" w:rsidP="0E792681" w:rsidRDefault="232FE791" w14:paraId="12844CDA" w14:textId="13672F19">
            <w:pPr>
              <w:spacing w:after="0" w:line="240" w:lineRule="auto"/>
              <w:ind w:left="0" w:hanging="2"/>
              <w:rPr>
                <w:color w:val="111827"/>
                <w:sz w:val="24"/>
                <w:szCs w:val="24"/>
              </w:rPr>
            </w:pPr>
            <w:r w:rsidRPr="0E792681">
              <w:rPr>
                <w:color w:val="111827"/>
                <w:sz w:val="24"/>
                <w:szCs w:val="24"/>
              </w:rPr>
              <w:t>Ibtisam Balala</w:t>
            </w:r>
          </w:p>
          <w:p w:rsidR="43DF1FA7" w:rsidP="0E792681" w:rsidRDefault="43DF1FA7" w14:paraId="6418BF00" w14:textId="0C02DA57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Pr="00E372AA" w:rsidR="00577EC8" w:rsidP="5763EBA3" w:rsidRDefault="31658B11" w14:paraId="1CC1A791" w14:textId="62F4544F">
            <w:pPr>
              <w:spacing w:after="0" w:line="240" w:lineRule="auto"/>
              <w:ind w:left="0" w:hanging="2"/>
            </w:pPr>
            <w:r w:rsidRPr="5763EBA3">
              <w:rPr>
                <w:b/>
                <w:bCs/>
                <w:sz w:val="24"/>
                <w:szCs w:val="24"/>
              </w:rPr>
              <w:t xml:space="preserve">Venue: </w:t>
            </w:r>
            <w:r w:rsidRPr="5763EBA3" w:rsidR="043CF55B">
              <w:rPr>
                <w:b/>
                <w:bCs/>
                <w:sz w:val="24"/>
                <w:szCs w:val="24"/>
              </w:rPr>
              <w:t xml:space="preserve"> </w:t>
            </w:r>
            <w:r w:rsidRPr="5763EBA3" w:rsidR="17EC889C">
              <w:rPr>
                <w:sz w:val="24"/>
                <w:szCs w:val="24"/>
              </w:rPr>
              <w:t>Main Arena</w:t>
            </w:r>
          </w:p>
          <w:p w:rsidRPr="00E372AA" w:rsidR="00577EC8" w:rsidP="0E792681" w:rsidRDefault="1A28427B" w14:paraId="4C461661" w14:textId="77777777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>Moderator:</w:t>
            </w:r>
            <w:r w:rsidRPr="0E792681">
              <w:rPr>
                <w:sz w:val="24"/>
                <w:szCs w:val="24"/>
              </w:rPr>
              <w:t xml:space="preserve"> TBC</w:t>
            </w:r>
          </w:p>
          <w:p w:rsidR="00577EC8" w:rsidP="0E792681" w:rsidRDefault="5AB0A3B2" w14:paraId="443C190D" w14:textId="77777777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Partners: </w:t>
            </w:r>
          </w:p>
          <w:p w:rsidRPr="00577EC8" w:rsidR="00577EC8" w:rsidP="00ED5329" w:rsidRDefault="170AA096" w14:paraId="37A76CFF" w14:textId="012DE144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5763EBA3">
              <w:rPr>
                <w:sz w:val="24"/>
                <w:szCs w:val="24"/>
              </w:rPr>
              <w:t>NCCK</w:t>
            </w:r>
          </w:p>
          <w:p w:rsidRPr="00577EC8" w:rsidR="00577EC8" w:rsidP="00ED5329" w:rsidRDefault="170AA096" w14:paraId="6318687C" w14:textId="2A8C6926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5763EBA3">
              <w:rPr>
                <w:sz w:val="24"/>
                <w:szCs w:val="24"/>
              </w:rPr>
              <w:t>E4Impact</w:t>
            </w:r>
          </w:p>
          <w:p w:rsidRPr="00577EC8" w:rsidR="00577EC8" w:rsidP="00ED5329" w:rsidRDefault="170AA096" w14:paraId="6C42B61B" w14:textId="6BBA6341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5763EBA3">
              <w:rPr>
                <w:sz w:val="24"/>
                <w:szCs w:val="24"/>
              </w:rPr>
              <w:t xml:space="preserve">Swahilipot Hub Foundation </w:t>
            </w:r>
          </w:p>
          <w:p w:rsidRPr="00577EC8" w:rsidR="00577EC8" w:rsidP="00ED5329" w:rsidRDefault="170AA096" w14:paraId="10BFF3C6" w14:textId="571904D3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5763EBA3">
              <w:rPr>
                <w:sz w:val="24"/>
                <w:szCs w:val="24"/>
              </w:rPr>
              <w:t>Mastercard Foundation</w:t>
            </w:r>
          </w:p>
          <w:p w:rsidRPr="00577EC8" w:rsidR="00577EC8" w:rsidP="0E792681" w:rsidRDefault="00577EC8" w14:paraId="08FDB91F" w14:textId="20F9BA1A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</w:p>
        </w:tc>
      </w:tr>
      <w:tr w:rsidRPr="00E372AA" w:rsidR="00203B99" w:rsidTr="7A826EBB" w14:paraId="5D7E9A26" w14:textId="77777777">
        <w:tc>
          <w:tcPr>
            <w:tcW w:w="2263" w:type="dxa"/>
            <w:tcMar/>
          </w:tcPr>
          <w:p w:rsidRPr="00E372AA" w:rsidR="00203B99" w:rsidP="0E792681" w:rsidRDefault="547D95D4" w14:paraId="1029E651" w14:textId="77777777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>1:00 PM - 2:00 PM</w:t>
            </w:r>
          </w:p>
        </w:tc>
        <w:tc>
          <w:tcPr>
            <w:tcW w:w="7087" w:type="dxa"/>
            <w:gridSpan w:val="3"/>
            <w:tcMar/>
          </w:tcPr>
          <w:p w:rsidRPr="00E372AA" w:rsidR="00203B99" w:rsidP="0E792681" w:rsidRDefault="547D95D4" w14:paraId="32756A5F" w14:textId="77777777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 xml:space="preserve">Lunch Break </w:t>
            </w:r>
          </w:p>
        </w:tc>
      </w:tr>
      <w:tr w:rsidRPr="00E372AA" w:rsidR="00203B99" w:rsidTr="7A826EBB" w14:paraId="7D097D65" w14:textId="77777777">
        <w:tc>
          <w:tcPr>
            <w:tcW w:w="2263" w:type="dxa"/>
            <w:tcMar/>
          </w:tcPr>
          <w:p w:rsidRPr="00E372AA" w:rsidR="00203B99" w:rsidP="0E792681" w:rsidRDefault="547D95D4" w14:paraId="5CEC8343" w14:textId="77777777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 xml:space="preserve">2:00 PM- 3:15 PM </w:t>
            </w:r>
          </w:p>
        </w:tc>
        <w:tc>
          <w:tcPr>
            <w:tcW w:w="7087" w:type="dxa"/>
            <w:gridSpan w:val="3"/>
            <w:tcMar/>
          </w:tcPr>
          <w:p w:rsidRPr="00E372AA" w:rsidR="00203B99" w:rsidP="0E792681" w:rsidRDefault="2FD3CD84" w14:paraId="79F5626B" w14:textId="0466AB1B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  <w:lang w:val="en-GB"/>
              </w:rPr>
            </w:pPr>
            <w:r w:rsidRPr="0E792681">
              <w:rPr>
                <w:b/>
                <w:bCs/>
                <w:sz w:val="24"/>
                <w:szCs w:val="24"/>
              </w:rPr>
              <w:t>Fireside Chat 3</w:t>
            </w:r>
          </w:p>
          <w:p w:rsidRPr="00E372AA" w:rsidR="00203B99" w:rsidP="0E792681" w:rsidRDefault="00203B99" w14:paraId="16E957B9" w14:textId="77777777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  <w:lang w:val="en-GB"/>
              </w:rPr>
            </w:pPr>
          </w:p>
          <w:p w:rsidRPr="00E372AA" w:rsidR="00203B99" w:rsidP="0E792681" w:rsidRDefault="2FD3CD84" w14:paraId="7C12F6CE" w14:textId="3E677FBF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Title: </w:t>
            </w:r>
            <w:r w:rsidRPr="0E792681">
              <w:rPr>
                <w:sz w:val="24"/>
                <w:szCs w:val="24"/>
              </w:rPr>
              <w:t>Capital Reset: When Money Meets Opportunity And</w:t>
            </w:r>
            <w:r w:rsidR="475895D5">
              <w:br/>
            </w:r>
            <w:r w:rsidRPr="0E792681">
              <w:rPr>
                <w:sz w:val="24"/>
                <w:szCs w:val="24"/>
              </w:rPr>
              <w:t>Understanding How Investors Think </w:t>
            </w:r>
          </w:p>
          <w:p w:rsidRPr="00E372AA" w:rsidR="00203B99" w:rsidP="0E792681" w:rsidRDefault="2FD3CD84" w14:paraId="7766E5B6" w14:textId="4B5ABACB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Venue: </w:t>
            </w:r>
            <w:r w:rsidRPr="0E792681">
              <w:rPr>
                <w:sz w:val="24"/>
                <w:szCs w:val="24"/>
              </w:rPr>
              <w:t>Main Arena</w:t>
            </w:r>
          </w:p>
          <w:p w:rsidRPr="00E372AA" w:rsidR="00203B99" w:rsidP="7A826EBB" w:rsidRDefault="46AF0400" w14:paraId="6404AA0F" w14:textId="7E009EF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 w:hanging="2"/>
              <w:jc w:val="left"/>
            </w:pPr>
            <w:r w:rsidRPr="7A826EBB" w:rsidR="2BF187F0">
              <w:rPr>
                <w:b w:val="1"/>
                <w:bCs w:val="1"/>
                <w:sz w:val="24"/>
                <w:szCs w:val="24"/>
              </w:rPr>
              <w:t xml:space="preserve">Moderator: </w:t>
            </w:r>
            <w:r w:rsidRPr="7A826EBB" w:rsidR="29BCA563">
              <w:rPr>
                <w:sz w:val="24"/>
                <w:szCs w:val="24"/>
              </w:rPr>
              <w:t xml:space="preserve">Rukiya </w:t>
            </w:r>
            <w:r w:rsidRPr="7A826EBB" w:rsidR="29BCA563">
              <w:rPr>
                <w:sz w:val="24"/>
                <w:szCs w:val="24"/>
              </w:rPr>
              <w:t>Jaanwalla</w:t>
            </w:r>
            <w:r w:rsidRPr="7A826EBB" w:rsidR="29BCA563">
              <w:rPr>
                <w:sz w:val="24"/>
                <w:szCs w:val="24"/>
              </w:rPr>
              <w:t xml:space="preserve">, </w:t>
            </w:r>
            <w:r w:rsidRPr="7A826EBB" w:rsidR="29BCA563">
              <w:rPr>
                <w:i w:val="1"/>
                <w:iCs w:val="1"/>
                <w:sz w:val="24"/>
                <w:szCs w:val="24"/>
              </w:rPr>
              <w:t xml:space="preserve">Head of Communications and Partnerships, Swahilipot Hub Foundation </w:t>
            </w:r>
          </w:p>
          <w:p w:rsidR="5A6C989F" w:rsidP="2324063E" w:rsidRDefault="5A6C989F" w14:paraId="30A6260F" w14:textId="31271830">
            <w:pPr>
              <w:spacing w:after="0" w:line="240" w:lineRule="auto"/>
              <w:ind w:left="0" w:hanging="2"/>
              <w:rPr>
                <w:i/>
                <w:iCs/>
                <w:color w:val="111111"/>
                <w:sz w:val="24"/>
                <w:szCs w:val="24"/>
              </w:rPr>
            </w:pPr>
            <w:r w:rsidRPr="2324063E">
              <w:rPr>
                <w:b/>
                <w:bCs/>
                <w:sz w:val="24"/>
                <w:szCs w:val="24"/>
              </w:rPr>
              <w:t>Keynote Address:</w:t>
            </w:r>
            <w:r w:rsidRPr="2324063E">
              <w:rPr>
                <w:sz w:val="24"/>
                <w:szCs w:val="24"/>
              </w:rPr>
              <w:t xml:space="preserve"> </w:t>
            </w:r>
          </w:p>
          <w:p w:rsidRPr="00E372AA" w:rsidR="00203B99" w:rsidP="0E792681" w:rsidRDefault="2FD3CD84" w14:paraId="5B27F516" w14:textId="77777777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  <w:lang w:val="en-GB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Panelist: </w:t>
            </w:r>
          </w:p>
          <w:p w:rsidRPr="00E372AA" w:rsidR="00203B99" w:rsidP="00ED5329" w:rsidRDefault="2FD3CD84" w14:paraId="72CE5D29" w14:textId="24C421FE">
            <w:pPr>
              <w:numPr>
                <w:ilvl w:val="0"/>
                <w:numId w:val="29"/>
              </w:numPr>
              <w:spacing w:after="0" w:line="240" w:lineRule="auto"/>
              <w:ind w:leftChars="0" w:firstLineChars="0"/>
              <w:rPr>
                <w:sz w:val="24"/>
                <w:szCs w:val="24"/>
                <w:lang w:val="en-GB"/>
              </w:rPr>
            </w:pPr>
            <w:r w:rsidRPr="7A826EBB" w:rsidR="586CB529">
              <w:rPr>
                <w:sz w:val="24"/>
                <w:szCs w:val="24"/>
              </w:rPr>
              <w:t>Ho</w:t>
            </w:r>
            <w:r w:rsidRPr="7A826EBB" w:rsidR="586CB529">
              <w:rPr>
                <w:sz w:val="24"/>
                <w:szCs w:val="24"/>
              </w:rPr>
              <w:t xml:space="preserve">n. Suleiman Shahbal, </w:t>
            </w:r>
            <w:r w:rsidRPr="7A826EBB" w:rsidR="586CB529">
              <w:rPr>
                <w:i w:val="1"/>
                <w:iCs w:val="1"/>
                <w:sz w:val="24"/>
                <w:szCs w:val="24"/>
              </w:rPr>
              <w:t xml:space="preserve">Founder and </w:t>
            </w:r>
            <w:r w:rsidRPr="7A826EBB" w:rsidR="586CB529">
              <w:rPr>
                <w:i w:val="1"/>
                <w:iCs w:val="1"/>
                <w:sz w:val="24"/>
                <w:szCs w:val="24"/>
              </w:rPr>
              <w:t>Chairman</w:t>
            </w:r>
            <w:r w:rsidRPr="7A826EBB" w:rsidR="586CB529">
              <w:rPr>
                <w:i w:val="1"/>
                <w:iCs w:val="1"/>
                <w:sz w:val="24"/>
                <w:szCs w:val="24"/>
              </w:rPr>
              <w:t xml:space="preserve"> of the </w:t>
            </w:r>
            <w:r w:rsidRPr="7A826EBB" w:rsidR="586CB529">
              <w:rPr>
                <w:i w:val="1"/>
                <w:iCs w:val="1"/>
                <w:sz w:val="24"/>
                <w:szCs w:val="24"/>
              </w:rPr>
              <w:t>GulfCap</w:t>
            </w:r>
            <w:r w:rsidRPr="7A826EBB" w:rsidR="586CB529">
              <w:rPr>
                <w:i w:val="1"/>
                <w:iCs w:val="1"/>
                <w:sz w:val="24"/>
                <w:szCs w:val="24"/>
              </w:rPr>
              <w:t xml:space="preserve"> Group of Companies</w:t>
            </w:r>
          </w:p>
          <w:p w:rsidRPr="00E372AA" w:rsidR="00203B99" w:rsidP="0E792681" w:rsidRDefault="00203B99" w14:paraId="4101CC5A" w14:textId="0B9A906D">
            <w:pPr>
              <w:spacing w:after="0" w:line="240" w:lineRule="auto"/>
              <w:ind w:leftChars="0" w:firstLineChars="0"/>
              <w:rPr>
                <w:sz w:val="24"/>
                <w:szCs w:val="24"/>
                <w:lang w:val="en-GB"/>
              </w:rPr>
            </w:pPr>
          </w:p>
        </w:tc>
      </w:tr>
      <w:tr w:rsidRPr="00E372AA" w:rsidR="00677ABF" w:rsidTr="7A826EBB" w14:paraId="1D7401B9" w14:textId="77777777">
        <w:tc>
          <w:tcPr>
            <w:tcW w:w="2263" w:type="dxa"/>
            <w:tcMar/>
          </w:tcPr>
          <w:p w:rsidRPr="00E372AA" w:rsidR="00677ABF" w:rsidP="0E792681" w:rsidRDefault="3A8736D3" w14:paraId="701C90B0" w14:textId="660E7BB9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 xml:space="preserve">3:30 PM- 5 PM </w:t>
            </w:r>
          </w:p>
        </w:tc>
        <w:tc>
          <w:tcPr>
            <w:tcW w:w="2362" w:type="dxa"/>
            <w:tcMar/>
          </w:tcPr>
          <w:p w:rsidRPr="00E372AA" w:rsidR="00677ABF" w:rsidP="0E792681" w:rsidRDefault="6C1F4AF3" w14:paraId="1B680307" w14:textId="77777777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Sustainable Economies Village </w:t>
            </w:r>
          </w:p>
          <w:p w:rsidRPr="00E372AA" w:rsidR="00677ABF" w:rsidP="0E792681" w:rsidRDefault="00677ABF" w14:paraId="0048D5F9" w14:textId="77777777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</w:p>
          <w:p w:rsidR="43DF1FA7" w:rsidP="0E792681" w:rsidRDefault="43DF1FA7" w14:paraId="2572D3D3" w14:textId="66BBD380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="00677ABF" w:rsidP="0E792681" w:rsidRDefault="1A1B60CC" w14:paraId="05456E4D" w14:textId="2824D922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Workshop 7 </w:t>
            </w:r>
          </w:p>
          <w:p w:rsidR="01A8DCF2" w:rsidP="2324063E" w:rsidRDefault="4DFEF44B" w14:paraId="1E8AA237" w14:textId="41133CC0">
            <w:pPr>
              <w:spacing w:before="240" w:after="0" w:line="240" w:lineRule="auto"/>
              <w:ind w:left="0" w:hanging="2"/>
            </w:pPr>
            <w:r w:rsidRPr="2324063E">
              <w:rPr>
                <w:b/>
                <w:bCs/>
                <w:sz w:val="24"/>
                <w:szCs w:val="24"/>
              </w:rPr>
              <w:t>Title</w:t>
            </w:r>
            <w:r w:rsidRPr="2324063E" w:rsidR="40117061">
              <w:rPr>
                <w:b/>
                <w:bCs/>
                <w:sz w:val="24"/>
                <w:szCs w:val="24"/>
              </w:rPr>
              <w:t xml:space="preserve">: </w:t>
            </w:r>
            <w:r w:rsidRPr="2324063E" w:rsidR="36A6C039">
              <w:rPr>
                <w:sz w:val="24"/>
                <w:szCs w:val="24"/>
              </w:rPr>
              <w:t>Anchoring the Blue Economy: Maritime Education, Youth</w:t>
            </w:r>
            <w:r w:rsidRPr="2324063E" w:rsidR="25EC50CA">
              <w:rPr>
                <w:sz w:val="24"/>
                <w:szCs w:val="24"/>
              </w:rPr>
              <w:t xml:space="preserve"> </w:t>
            </w:r>
            <w:r w:rsidRPr="2324063E" w:rsidR="36A6C039">
              <w:rPr>
                <w:sz w:val="24"/>
                <w:szCs w:val="24"/>
              </w:rPr>
              <w:t>Innovation, and Kenya's untapped opportunity</w:t>
            </w:r>
          </w:p>
          <w:p w:rsidR="2324063E" w:rsidP="2324063E" w:rsidRDefault="2324063E" w14:paraId="26F8C107" w14:textId="0126A93F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</w:p>
          <w:p w:rsidR="30EC852E" w:rsidP="2324063E" w:rsidRDefault="30EC852E" w14:paraId="42EB5379" w14:textId="009C51CD">
            <w:pPr>
              <w:spacing w:after="0" w:line="240" w:lineRule="auto"/>
              <w:ind w:left="0" w:hanging="2"/>
            </w:pPr>
            <w:r w:rsidRPr="2324063E">
              <w:rPr>
                <w:b/>
                <w:bCs/>
                <w:sz w:val="24"/>
                <w:szCs w:val="24"/>
              </w:rPr>
              <w:t xml:space="preserve">Venue: </w:t>
            </w:r>
            <w:r w:rsidRPr="2324063E">
              <w:rPr>
                <w:sz w:val="24"/>
                <w:szCs w:val="24"/>
              </w:rPr>
              <w:t>TBC</w:t>
            </w:r>
          </w:p>
          <w:p w:rsidR="30EC852E" w:rsidP="2324063E" w:rsidRDefault="30EC852E" w14:paraId="0388CA19" w14:textId="7AEE5CB1">
            <w:pPr>
              <w:spacing w:after="0" w:line="240" w:lineRule="auto"/>
              <w:ind w:left="0" w:hanging="2"/>
              <w:rPr>
                <w:i/>
                <w:iCs/>
                <w:sz w:val="24"/>
                <w:szCs w:val="24"/>
              </w:rPr>
            </w:pPr>
            <w:r w:rsidRPr="2324063E">
              <w:rPr>
                <w:b/>
                <w:bCs/>
                <w:sz w:val="24"/>
                <w:szCs w:val="24"/>
              </w:rPr>
              <w:t>Moderator:</w:t>
            </w:r>
          </w:p>
          <w:p w:rsidR="412EF1BD" w:rsidP="2324063E" w:rsidRDefault="1F0672D8" w14:paraId="2E8440AB" w14:textId="2527F5B4">
            <w:pPr>
              <w:spacing w:before="240" w:after="240"/>
              <w:ind w:left="0" w:hanging="2"/>
              <w:rPr>
                <w:i/>
                <w:iCs/>
                <w:color w:val="111111"/>
                <w:sz w:val="24"/>
                <w:szCs w:val="24"/>
              </w:rPr>
            </w:pPr>
            <w:r w:rsidRPr="2324063E">
              <w:rPr>
                <w:b/>
                <w:bCs/>
                <w:sz w:val="24"/>
                <w:szCs w:val="24"/>
              </w:rPr>
              <w:t xml:space="preserve">Keynote Address:  </w:t>
            </w:r>
          </w:p>
          <w:p w:rsidR="03CCFB64" w:rsidP="0E792681" w:rsidRDefault="03CCFB64" w14:paraId="682AFE3C" w14:textId="038E2F87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Partners: </w:t>
            </w:r>
          </w:p>
          <w:p w:rsidR="00447CD9" w:rsidP="00ED5329" w:rsidRDefault="00447CD9" w14:paraId="1AD399CB" w14:textId="377D67F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Chars="0" w:firstLineChars="0"/>
              <w:rPr>
                <w:sz w:val="24"/>
                <w:szCs w:val="24"/>
              </w:rPr>
            </w:pPr>
            <w:r w:rsidRPr="7A826EBB" w:rsidR="76BB2552">
              <w:rPr>
                <w:sz w:val="24"/>
                <w:szCs w:val="24"/>
              </w:rPr>
              <w:t xml:space="preserve">Miss Nicole Sulu, </w:t>
            </w:r>
            <w:r w:rsidRPr="7A826EBB" w:rsidR="5279C0A3">
              <w:rPr>
                <w:i w:val="1"/>
                <w:iCs w:val="1"/>
                <w:sz w:val="24"/>
                <w:szCs w:val="24"/>
              </w:rPr>
              <w:t>Bandari Maritime Academy</w:t>
            </w:r>
          </w:p>
          <w:p w:rsidRPr="00447CD9" w:rsidR="3E43FC25" w:rsidP="00ED5329" w:rsidRDefault="109F6A0E" w14:paraId="15031E9A" w14:textId="4C34A61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Chars="0" w:firstLineChars="0"/>
              <w:rPr>
                <w:sz w:val="24"/>
                <w:szCs w:val="24"/>
              </w:rPr>
            </w:pPr>
            <w:r w:rsidRPr="2324063E">
              <w:rPr>
                <w:sz w:val="24"/>
                <w:szCs w:val="24"/>
              </w:rPr>
              <w:t xml:space="preserve">James Waruiru, </w:t>
            </w:r>
            <w:r w:rsidRPr="2324063E">
              <w:rPr>
                <w:i/>
                <w:iCs/>
              </w:rPr>
              <w:t xml:space="preserve">Environmental Programs Head, </w:t>
            </w:r>
            <w:r w:rsidRPr="2324063E" w:rsidR="1F686643">
              <w:rPr>
                <w:i/>
                <w:iCs/>
                <w:sz w:val="24"/>
                <w:szCs w:val="24"/>
              </w:rPr>
              <w:t xml:space="preserve">Majestic Hub </w:t>
            </w:r>
          </w:p>
          <w:p w:rsidR="4FCC8EDB" w:rsidP="00ED5329" w:rsidRDefault="4FCC8EDB" w14:paraId="0686C9D2" w14:textId="5AB400DF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Chars="0" w:firstLineChars="0"/>
              <w:rPr>
                <w:sz w:val="24"/>
                <w:szCs w:val="24"/>
              </w:rPr>
            </w:pPr>
            <w:r w:rsidRPr="5763EBA3">
              <w:rPr>
                <w:sz w:val="24"/>
                <w:szCs w:val="24"/>
              </w:rPr>
              <w:t xml:space="preserve">David Ogiga, </w:t>
            </w:r>
            <w:r w:rsidRPr="5763EBA3">
              <w:rPr>
                <w:i/>
                <w:iCs/>
                <w:sz w:val="24"/>
                <w:szCs w:val="24"/>
              </w:rPr>
              <w:t>CEO, Sote Hub</w:t>
            </w:r>
          </w:p>
          <w:p w:rsidR="0E792681" w:rsidP="0E792681" w:rsidRDefault="0E792681" w14:paraId="6F2F3382" w14:textId="16EB7073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</w:p>
          <w:p w:rsidR="43DF1FA7" w:rsidP="0E792681" w:rsidRDefault="43DF1FA7" w14:paraId="1BAAD2AE" w14:textId="11A22016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Pr="00E372AA" w:rsidR="00677ABF" w:rsidP="0E792681" w:rsidRDefault="00677ABF" w14:paraId="20087F22" w14:textId="01303BDB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</w:p>
        </w:tc>
        <w:tc>
          <w:tcPr>
            <w:tcW w:w="2362" w:type="dxa"/>
            <w:tcMar/>
          </w:tcPr>
          <w:p w:rsidR="00677ABF" w:rsidP="0E792681" w:rsidRDefault="78A5AFBF" w14:paraId="28D32CE7" w14:textId="77777777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Digital Transformation Village </w:t>
            </w:r>
          </w:p>
          <w:p w:rsidR="00677ABF" w:rsidP="0E792681" w:rsidRDefault="00677ABF" w14:paraId="6F049EC2" w14:textId="26472E25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="00677ABF" w:rsidP="0E792681" w:rsidRDefault="444EDFF9" w14:paraId="75A62C90" w14:textId="3CCBCCB4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>Workshop 8</w:t>
            </w:r>
          </w:p>
          <w:p w:rsidR="00677ABF" w:rsidP="0E792681" w:rsidRDefault="00677ABF" w14:paraId="486E6B5D" w14:textId="7E8FDB78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Pr="00E372AA" w:rsidR="00677ABF" w:rsidP="0E792681" w:rsidRDefault="184518DF" w14:paraId="2BA2ABBE" w14:textId="3C782694">
            <w:pPr>
              <w:shd w:val="clear" w:color="auto" w:fill="FFFFFF" w:themeFill="background1"/>
              <w:spacing w:after="75"/>
              <w:ind w:left="0" w:hanging="2"/>
              <w:rPr>
                <w:color w:val="000000" w:themeColor="text1"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Title: </w:t>
            </w:r>
            <w:r w:rsidR="00447CD9">
              <w:rPr>
                <w:color w:val="000000" w:themeColor="text1"/>
                <w:sz w:val="24"/>
                <w:szCs w:val="24"/>
              </w:rPr>
              <w:t>AI</w:t>
            </w:r>
            <w:r w:rsidRPr="0E792681" w:rsidR="4AEB7E4A">
              <w:rPr>
                <w:color w:val="000000" w:themeColor="text1"/>
                <w:sz w:val="24"/>
                <w:szCs w:val="24"/>
              </w:rPr>
              <w:t xml:space="preserve"> and The </w:t>
            </w:r>
            <w:r w:rsidRPr="0E792681" w:rsidR="7D6B2451">
              <w:rPr>
                <w:color w:val="000000" w:themeColor="text1"/>
                <w:sz w:val="24"/>
                <w:szCs w:val="24"/>
              </w:rPr>
              <w:t>Brain;</w:t>
            </w:r>
            <w:r w:rsidRPr="0E792681" w:rsidR="4AEB7E4A">
              <w:rPr>
                <w:color w:val="000000" w:themeColor="text1"/>
                <w:sz w:val="24"/>
                <w:szCs w:val="24"/>
              </w:rPr>
              <w:t xml:space="preserve"> Using </w:t>
            </w:r>
            <w:r w:rsidR="00447CD9">
              <w:rPr>
                <w:color w:val="000000" w:themeColor="text1"/>
                <w:sz w:val="24"/>
                <w:szCs w:val="24"/>
              </w:rPr>
              <w:t>Machines</w:t>
            </w:r>
            <w:r w:rsidRPr="0E792681" w:rsidR="4AEB7E4A">
              <w:rPr>
                <w:color w:val="000000" w:themeColor="text1"/>
                <w:sz w:val="24"/>
                <w:szCs w:val="24"/>
              </w:rPr>
              <w:t xml:space="preserve"> for Mental Health</w:t>
            </w:r>
          </w:p>
          <w:p w:rsidRPr="00E372AA" w:rsidR="00677ABF" w:rsidP="0E792681" w:rsidRDefault="00677ABF" w14:paraId="4F19B9A2" w14:textId="2D1396E2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</w:p>
          <w:p w:rsidR="2324063E" w:rsidP="2324063E" w:rsidRDefault="2324063E" w14:paraId="7C25AF95" w14:textId="70541DED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</w:p>
          <w:p w:rsidR="0F81EC1E" w:rsidP="2324063E" w:rsidRDefault="0F81EC1E" w14:paraId="2BA073A8" w14:textId="7A237FAF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2324063E">
              <w:rPr>
                <w:b/>
                <w:bCs/>
                <w:sz w:val="24"/>
                <w:szCs w:val="24"/>
              </w:rPr>
              <w:t xml:space="preserve">Venue: </w:t>
            </w:r>
            <w:r w:rsidRPr="2324063E">
              <w:rPr>
                <w:sz w:val="24"/>
                <w:szCs w:val="24"/>
              </w:rPr>
              <w:t xml:space="preserve">TBC </w:t>
            </w:r>
            <w:r>
              <w:br/>
            </w:r>
          </w:p>
          <w:p w:rsidR="0F81EC1E" w:rsidP="2324063E" w:rsidRDefault="0F81EC1E" w14:paraId="7B5F22F9" w14:textId="4754013F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2324063E">
              <w:rPr>
                <w:b/>
                <w:bCs/>
                <w:sz w:val="24"/>
                <w:szCs w:val="24"/>
              </w:rPr>
              <w:t>Moderator:</w:t>
            </w:r>
            <w:r w:rsidRPr="2324063E">
              <w:rPr>
                <w:sz w:val="24"/>
                <w:szCs w:val="24"/>
              </w:rPr>
              <w:t xml:space="preserve"> </w:t>
            </w:r>
          </w:p>
          <w:p w:rsidR="77AF03A5" w:rsidP="2324063E" w:rsidRDefault="77AF03A5" w14:paraId="3684677B" w14:textId="1AA23F47">
            <w:pPr>
              <w:spacing w:after="0" w:line="240" w:lineRule="auto"/>
              <w:ind w:left="0" w:hanging="2"/>
            </w:pPr>
            <w:r w:rsidRPr="2324063E">
              <w:rPr>
                <w:sz w:val="24"/>
                <w:szCs w:val="24"/>
              </w:rPr>
              <w:t>Diana Akinyi Odawa</w:t>
            </w:r>
          </w:p>
          <w:p w:rsidR="2324063E" w:rsidP="2324063E" w:rsidRDefault="2324063E" w14:paraId="2E67B216" w14:textId="65E96372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Pr="00E372AA" w:rsidR="00677ABF" w:rsidP="0E792681" w:rsidRDefault="1189F30C" w14:paraId="28F35671" w14:textId="5C1817F6">
            <w:pPr>
              <w:spacing w:after="0" w:line="240" w:lineRule="auto"/>
              <w:ind w:left="0" w:hanging="2"/>
            </w:pPr>
            <w:r w:rsidRPr="2324063E">
              <w:rPr>
                <w:b/>
                <w:bCs/>
                <w:sz w:val="24"/>
                <w:szCs w:val="24"/>
              </w:rPr>
              <w:t xml:space="preserve">Keynote Address: </w:t>
            </w:r>
            <w:r w:rsidRPr="2324063E" w:rsidR="1BB7FBBA">
              <w:rPr>
                <w:b/>
                <w:bCs/>
                <w:sz w:val="24"/>
                <w:szCs w:val="24"/>
              </w:rPr>
              <w:t xml:space="preserve"> </w:t>
            </w:r>
            <w:r w:rsidRPr="2324063E" w:rsidR="1BB7FBBA">
              <w:rPr>
                <w:sz w:val="24"/>
                <w:szCs w:val="24"/>
              </w:rPr>
              <w:t>Queenie</w:t>
            </w:r>
            <w:r w:rsidRPr="2324063E" w:rsidR="75D9BFD7">
              <w:rPr>
                <w:sz w:val="24"/>
                <w:szCs w:val="24"/>
              </w:rPr>
              <w:t xml:space="preserve"> Meria</w:t>
            </w:r>
            <w:r w:rsidRPr="2324063E" w:rsidR="1BB7FBBA">
              <w:rPr>
                <w:sz w:val="24"/>
                <w:szCs w:val="24"/>
              </w:rPr>
              <w:t>, UN W</w:t>
            </w:r>
            <w:r w:rsidRPr="2324063E" w:rsidR="5BF9D4C9">
              <w:rPr>
                <w:sz w:val="24"/>
                <w:szCs w:val="24"/>
              </w:rPr>
              <w:t xml:space="preserve">omen </w:t>
            </w:r>
            <w:r w:rsidR="729EED30">
              <w:br/>
            </w:r>
            <w:r w:rsidR="729EED30">
              <w:br/>
            </w:r>
          </w:p>
          <w:p w:rsidRPr="00E372AA" w:rsidR="00677ABF" w:rsidP="0E792681" w:rsidRDefault="78A5AFBF" w14:paraId="55F5A4C1" w14:textId="77777777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Partners: </w:t>
            </w:r>
          </w:p>
          <w:p w:rsidR="38E4C65D" w:rsidP="00ED5329" w:rsidRDefault="38E4C65D" w14:paraId="5A3298D9" w14:textId="1BEBF27B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Chars="0" w:firstLineChars="0"/>
            </w:pPr>
            <w:r w:rsidRPr="2324063E">
              <w:rPr>
                <w:sz w:val="24"/>
                <w:szCs w:val="24"/>
              </w:rPr>
              <w:t>Shazmeen Kassam</w:t>
            </w:r>
            <w:r w:rsidRPr="2324063E" w:rsidR="3431BBE3">
              <w:rPr>
                <w:sz w:val="24"/>
                <w:szCs w:val="24"/>
              </w:rPr>
              <w:t>,</w:t>
            </w:r>
            <w:r w:rsidRPr="2324063E" w:rsidR="0F7556DB">
              <w:rPr>
                <w:sz w:val="24"/>
                <w:szCs w:val="24"/>
              </w:rPr>
              <w:t xml:space="preserve"> </w:t>
            </w:r>
            <w:r w:rsidRPr="2324063E" w:rsidR="0F7556DB">
              <w:rPr>
                <w:i/>
                <w:iCs/>
                <w:sz w:val="24"/>
                <w:szCs w:val="24"/>
              </w:rPr>
              <w:t>Trauma Informed Psychosocial Counselor at Swahilipot Hub</w:t>
            </w:r>
            <w:r w:rsidRPr="2324063E" w:rsidR="0F7556DB">
              <w:rPr>
                <w:sz w:val="24"/>
                <w:szCs w:val="24"/>
              </w:rPr>
              <w:t xml:space="preserve"> Foundation</w:t>
            </w:r>
          </w:p>
          <w:p w:rsidR="00C439DF" w:rsidP="00ED5329" w:rsidRDefault="5F367B90" w14:paraId="0F61E6E6" w14:textId="77777777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Chars="0" w:firstLineChars="0"/>
              <w:rPr>
                <w:sz w:val="24"/>
                <w:szCs w:val="24"/>
              </w:rPr>
            </w:pPr>
            <w:r w:rsidRPr="2324063E">
              <w:rPr>
                <w:sz w:val="24"/>
                <w:szCs w:val="24"/>
              </w:rPr>
              <w:t xml:space="preserve">Eddy Kimani, </w:t>
            </w:r>
            <w:r w:rsidRPr="2324063E">
              <w:rPr>
                <w:i/>
                <w:iCs/>
              </w:rPr>
              <w:t>Creative Entrepreneur, Mental Health and Mindset Advocate</w:t>
            </w:r>
          </w:p>
          <w:p w:rsidR="5774F692" w:rsidP="00ED5329" w:rsidRDefault="5774F692" w14:paraId="78046ECC" w14:textId="1D27A51E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Chars="0" w:firstLineChars="0"/>
            </w:pPr>
            <w:r w:rsidRPr="2324063E">
              <w:rPr>
                <w:sz w:val="24"/>
                <w:szCs w:val="24"/>
              </w:rPr>
              <w:t xml:space="preserve">Mukami Munyoki, </w:t>
            </w:r>
            <w:r w:rsidRPr="2324063E">
              <w:rPr>
                <w:i/>
                <w:iCs/>
                <w:sz w:val="24"/>
                <w:szCs w:val="24"/>
              </w:rPr>
              <w:t>Head of Programs at Mental</w:t>
            </w:r>
            <w:r w:rsidRPr="2324063E">
              <w:rPr>
                <w:sz w:val="24"/>
                <w:szCs w:val="24"/>
              </w:rPr>
              <w:t xml:space="preserve"> 360</w:t>
            </w:r>
          </w:p>
          <w:p w:rsidR="3064B7C4" w:rsidP="00ED5329" w:rsidRDefault="3064B7C4" w14:paraId="393AE42D" w14:textId="26CD5530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Chars="0" w:firstLineChars="0"/>
              <w:rPr>
                <w:i/>
                <w:iCs/>
                <w:sz w:val="24"/>
                <w:szCs w:val="24"/>
              </w:rPr>
            </w:pPr>
            <w:r w:rsidRPr="2324063E">
              <w:rPr>
                <w:sz w:val="24"/>
                <w:szCs w:val="24"/>
              </w:rPr>
              <w:t>Peris Mwaniki</w:t>
            </w:r>
            <w:r w:rsidRPr="2324063E" w:rsidR="49A90BF4">
              <w:rPr>
                <w:sz w:val="24"/>
                <w:szCs w:val="24"/>
              </w:rPr>
              <w:t xml:space="preserve">, </w:t>
            </w:r>
            <w:r w:rsidRPr="2324063E" w:rsidR="49A90BF4">
              <w:rPr>
                <w:i/>
                <w:iCs/>
                <w:sz w:val="24"/>
                <w:szCs w:val="24"/>
              </w:rPr>
              <w:t>Psychotherapist at Mental 360</w:t>
            </w:r>
          </w:p>
          <w:p w:rsidRPr="00E372AA" w:rsidR="00677ABF" w:rsidP="2324063E" w:rsidRDefault="00677ABF" w14:paraId="64CF3095" w14:textId="14C57262">
            <w:pPr>
              <w:spacing w:after="0" w:line="240" w:lineRule="auto"/>
              <w:ind w:left="0" w:hanging="2"/>
              <w:rPr>
                <w:rFonts w:ascii="Segoe UI" w:hAnsi="Segoe UI" w:eastAsia="Segoe UI" w:cs="Segoe UI"/>
                <w:i/>
                <w:iCs/>
                <w:color w:val="242424"/>
                <w:sz w:val="21"/>
                <w:szCs w:val="21"/>
              </w:rPr>
            </w:pPr>
          </w:p>
        </w:tc>
        <w:tc>
          <w:tcPr>
            <w:tcW w:w="2363" w:type="dxa"/>
            <w:tcMar/>
          </w:tcPr>
          <w:p w:rsidR="00677ABF" w:rsidP="0E792681" w:rsidRDefault="78A5AFBF" w14:paraId="663FB929" w14:textId="77777777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>Youth and Entrepreneurship Village</w:t>
            </w:r>
          </w:p>
          <w:p w:rsidR="00677ABF" w:rsidP="0E792681" w:rsidRDefault="00677ABF" w14:paraId="4AD2804B" w14:textId="53311338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="00677ABF" w:rsidP="0E792681" w:rsidRDefault="1F9125DF" w14:paraId="1E82A140" w14:textId="0C78FEE7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>Workshop 9</w:t>
            </w:r>
          </w:p>
          <w:p w:rsidR="00677ABF" w:rsidP="0E792681" w:rsidRDefault="00677ABF" w14:paraId="35AF481D" w14:textId="734D3021">
            <w:pPr>
              <w:spacing w:after="0" w:line="240" w:lineRule="auto"/>
              <w:ind w:left="0" w:leftChars="0" w:firstLine="0" w:firstLineChars="0"/>
              <w:rPr>
                <w:sz w:val="24"/>
                <w:szCs w:val="24"/>
              </w:rPr>
            </w:pPr>
          </w:p>
          <w:p w:rsidRPr="00E372AA" w:rsidR="00677ABF" w:rsidP="0E792681" w:rsidRDefault="10DC9862" w14:paraId="206E61CB" w14:textId="252942E3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>Title:</w:t>
            </w:r>
            <w:r w:rsidRPr="0E792681">
              <w:rPr>
                <w:sz w:val="24"/>
                <w:szCs w:val="24"/>
              </w:rPr>
              <w:t xml:space="preserve"> </w:t>
            </w:r>
            <w:r w:rsidRPr="0E792681" w:rsidR="76E2A282">
              <w:rPr>
                <w:sz w:val="24"/>
                <w:szCs w:val="24"/>
              </w:rPr>
              <w:t xml:space="preserve">Show Me How: Telling Your Story in the Age of AI. </w:t>
            </w:r>
          </w:p>
          <w:p w:rsidR="43DF1FA7" w:rsidP="0E792681" w:rsidRDefault="43DF1FA7" w14:paraId="3410D69B" w14:textId="552BA1CD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="542D102C" w:rsidP="0E792681" w:rsidRDefault="542D102C" w14:paraId="3FC43AB6" w14:textId="57080DED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="542D102C" w:rsidP="0E792681" w:rsidRDefault="01937739" w14:paraId="3F804C57" w14:textId="592A78BC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>Keynote Address:</w:t>
            </w:r>
            <w:r w:rsidRPr="0E792681">
              <w:rPr>
                <w:sz w:val="24"/>
                <w:szCs w:val="24"/>
              </w:rPr>
              <w:t xml:space="preserve"> </w:t>
            </w:r>
          </w:p>
          <w:p w:rsidRPr="00E372AA" w:rsidR="00677ABF" w:rsidP="0E792681" w:rsidRDefault="78A5AFBF" w14:paraId="45AA79BE" w14:textId="7FB32D36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Venue: </w:t>
            </w:r>
            <w:r w:rsidRPr="0E792681" w:rsidR="70132A29">
              <w:rPr>
                <w:b/>
                <w:bCs/>
                <w:sz w:val="24"/>
                <w:szCs w:val="24"/>
              </w:rPr>
              <w:t xml:space="preserve"> </w:t>
            </w:r>
            <w:r w:rsidRPr="0E792681" w:rsidR="1068671B">
              <w:rPr>
                <w:b/>
                <w:bCs/>
                <w:sz w:val="24"/>
                <w:szCs w:val="24"/>
              </w:rPr>
              <w:t>TBC</w:t>
            </w:r>
            <w:r w:rsidR="289FF38B">
              <w:br/>
            </w:r>
          </w:p>
          <w:p w:rsidRPr="00E372AA" w:rsidR="00677ABF" w:rsidP="0E792681" w:rsidRDefault="6C1F4AF3" w14:paraId="380D556D" w14:textId="6D3F5665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>Moderator:</w:t>
            </w:r>
            <w:r w:rsidRPr="0E792681">
              <w:rPr>
                <w:sz w:val="24"/>
                <w:szCs w:val="24"/>
              </w:rPr>
              <w:t xml:space="preserve"> </w:t>
            </w:r>
            <w:r w:rsidRPr="0E792681" w:rsidR="6EC4951B">
              <w:rPr>
                <w:sz w:val="24"/>
                <w:szCs w:val="24"/>
              </w:rPr>
              <w:t>Sophia Wabosha</w:t>
            </w:r>
            <w:r w:rsidRPr="0E792681" w:rsidR="6EC4951B">
              <w:rPr>
                <w:b/>
                <w:bCs/>
                <w:sz w:val="24"/>
                <w:szCs w:val="24"/>
              </w:rPr>
              <w:t xml:space="preserve">, </w:t>
            </w:r>
            <w:r w:rsidRPr="0E792681" w:rsidR="6EC4951B">
              <w:rPr>
                <w:i/>
                <w:iCs/>
                <w:sz w:val="24"/>
                <w:szCs w:val="24"/>
              </w:rPr>
              <w:t>County Coordinator, Swahilipot Hub Foundation</w:t>
            </w:r>
          </w:p>
          <w:p w:rsidR="00677ABF" w:rsidP="0E792681" w:rsidRDefault="6C1F4AF3" w14:paraId="7293038C" w14:textId="77777777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Partners: </w:t>
            </w:r>
          </w:p>
          <w:p w:rsidRPr="00E372AA" w:rsidR="00677ABF" w:rsidP="0E792681" w:rsidRDefault="00677ABF" w14:paraId="6DBD3942" w14:textId="4AE6DDA1">
            <w:pPr>
              <w:spacing w:after="0" w:line="240" w:lineRule="auto"/>
              <w:ind w:left="0" w:hanging="2"/>
              <w:rPr>
                <w:b/>
                <w:bCs/>
                <w:color w:val="000000" w:themeColor="text1"/>
                <w:sz w:val="24"/>
                <w:szCs w:val="24"/>
              </w:rPr>
            </w:pPr>
          </w:p>
          <w:p w:rsidRPr="00E372AA" w:rsidR="00677ABF" w:rsidP="00ED5329" w:rsidRDefault="268EAAC8" w14:paraId="29D0E742" w14:textId="76534274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Chars="0" w:firstLineChars="0"/>
              <w:rPr>
                <w:sz w:val="24"/>
                <w:szCs w:val="24"/>
              </w:rPr>
            </w:pPr>
            <w:r w:rsidRPr="5763EBA3">
              <w:rPr>
                <w:sz w:val="24"/>
                <w:szCs w:val="24"/>
              </w:rPr>
              <w:t>Kudzayi Zvinavashe,</w:t>
            </w:r>
            <w:r w:rsidRPr="5763EBA3" w:rsidR="45E1726A">
              <w:rPr>
                <w:sz w:val="24"/>
                <w:szCs w:val="24"/>
              </w:rPr>
              <w:t xml:space="preserve"> </w:t>
            </w:r>
            <w:r w:rsidRPr="5763EBA3" w:rsidR="45E1726A">
              <w:rPr>
                <w:i/>
                <w:iCs/>
                <w:sz w:val="24"/>
                <w:szCs w:val="24"/>
              </w:rPr>
              <w:t>Program Lead, Nafasi Magamba Network</w:t>
            </w:r>
          </w:p>
          <w:p w:rsidRPr="00E372AA" w:rsidR="00677ABF" w:rsidP="00ED5329" w:rsidRDefault="268EAAC8" w14:paraId="19B2C008" w14:textId="7594C7B6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Chars="0" w:firstLineChars="0"/>
              <w:rPr>
                <w:color w:val="404040" w:themeColor="text1" w:themeTint="BF"/>
                <w:sz w:val="24"/>
                <w:szCs w:val="24"/>
              </w:rPr>
            </w:pPr>
            <w:r w:rsidRPr="5763EBA3">
              <w:rPr>
                <w:sz w:val="24"/>
                <w:szCs w:val="24"/>
              </w:rPr>
              <w:t>Bekithemba Ntini,</w:t>
            </w:r>
            <w:r w:rsidRPr="5763EBA3" w:rsidR="6EC03AD5">
              <w:rPr>
                <w:sz w:val="24"/>
                <w:szCs w:val="24"/>
              </w:rPr>
              <w:t xml:space="preserve"> </w:t>
            </w:r>
            <w:r w:rsidRPr="5763EBA3" w:rsidR="6EC03AD5">
              <w:rPr>
                <w:i/>
                <w:iCs/>
                <w:sz w:val="24"/>
                <w:szCs w:val="24"/>
              </w:rPr>
              <w:t>Partnership &amp; Program Director, Afrotellers</w:t>
            </w:r>
          </w:p>
          <w:p w:rsidRPr="00E372AA" w:rsidR="00677ABF" w:rsidP="00ED5329" w:rsidRDefault="268EAAC8" w14:paraId="6D7B8718" w14:textId="57778F3D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Chars="0" w:firstLineChars="0"/>
              <w:rPr>
                <w:color w:val="404040" w:themeColor="text1" w:themeTint="BF"/>
                <w:sz w:val="24"/>
                <w:szCs w:val="24"/>
              </w:rPr>
            </w:pPr>
            <w:r w:rsidRPr="5763EBA3">
              <w:rPr>
                <w:color w:val="000000" w:themeColor="text1"/>
                <w:sz w:val="24"/>
                <w:szCs w:val="24"/>
              </w:rPr>
              <w:t>Gofaone Modise,</w:t>
            </w:r>
            <w:r w:rsidRPr="5763EBA3" w:rsidR="18439457">
              <w:rPr>
                <w:color w:val="000000" w:themeColor="text1"/>
                <w:sz w:val="24"/>
                <w:szCs w:val="24"/>
              </w:rPr>
              <w:t xml:space="preserve"> </w:t>
            </w:r>
            <w:r w:rsidRPr="5763EBA3" w:rsidR="18439457">
              <w:rPr>
                <w:i/>
                <w:iCs/>
                <w:color w:val="000000" w:themeColor="text1"/>
                <w:sz w:val="24"/>
                <w:szCs w:val="24"/>
              </w:rPr>
              <w:t>Media Entrepreneur, Moderator and Podcaster</w:t>
            </w:r>
          </w:p>
          <w:p w:rsidRPr="00E372AA" w:rsidR="00677ABF" w:rsidP="00ED5329" w:rsidRDefault="268EAAC8" w14:paraId="1B89FA26" w14:textId="78D098F9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Chars="0" w:firstLineChars="0"/>
              <w:rPr>
                <w:color w:val="404040" w:themeColor="text1" w:themeTint="BF"/>
                <w:sz w:val="24"/>
                <w:szCs w:val="24"/>
              </w:rPr>
            </w:pPr>
            <w:r w:rsidRPr="5763EBA3">
              <w:rPr>
                <w:color w:val="000000" w:themeColor="text1"/>
                <w:sz w:val="24"/>
                <w:szCs w:val="24"/>
              </w:rPr>
              <w:t>Leah Wanjiru,</w:t>
            </w:r>
            <w:r w:rsidRPr="5763EBA3" w:rsidR="7592ADFE">
              <w:rPr>
                <w:color w:val="000000" w:themeColor="text1"/>
                <w:sz w:val="24"/>
                <w:szCs w:val="24"/>
              </w:rPr>
              <w:t xml:space="preserve"> </w:t>
            </w:r>
            <w:r w:rsidRPr="5763EBA3" w:rsidR="7592ADFE">
              <w:rPr>
                <w:i/>
                <w:iCs/>
                <w:color w:val="000000" w:themeColor="text1"/>
                <w:sz w:val="24"/>
                <w:szCs w:val="24"/>
              </w:rPr>
              <w:t xml:space="preserve">Loc and Experiences Lead, Afrotellers </w:t>
            </w:r>
            <w:r w:rsidRPr="5763EBA3">
              <w:rPr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</w:p>
          <w:p w:rsidRPr="00E372AA" w:rsidR="00677ABF" w:rsidP="0E792681" w:rsidRDefault="00677ABF" w14:paraId="18FF83E7" w14:textId="5F2F054A">
            <w:pPr>
              <w:pStyle w:val="ListParagraph"/>
              <w:spacing w:after="0" w:line="240" w:lineRule="auto"/>
              <w:ind w:left="0" w:hanging="2"/>
              <w:rPr>
                <w:color w:val="404040" w:themeColor="text1" w:themeTint="BF"/>
                <w:sz w:val="24"/>
                <w:szCs w:val="24"/>
              </w:rPr>
            </w:pPr>
          </w:p>
        </w:tc>
      </w:tr>
      <w:tr w:rsidR="0E792681" w:rsidTr="7A826EBB" w14:paraId="47B3D2F8" w14:textId="77777777">
        <w:trPr>
          <w:trHeight w:val="300"/>
        </w:trPr>
        <w:tc>
          <w:tcPr>
            <w:tcW w:w="2263" w:type="dxa"/>
            <w:tcMar/>
          </w:tcPr>
          <w:p w:rsidR="0E792681" w:rsidP="0E792681" w:rsidRDefault="2CD4573B" w14:paraId="6C588E48" w14:textId="496DB0C2">
            <w:pPr>
              <w:spacing w:line="240" w:lineRule="auto"/>
              <w:ind w:left="0" w:hanging="2"/>
            </w:pPr>
            <w:r w:rsidRPr="2324063E">
              <w:rPr>
                <w:sz w:val="24"/>
                <w:szCs w:val="24"/>
              </w:rPr>
              <w:t xml:space="preserve">5:00- 7:00 PM </w:t>
            </w:r>
          </w:p>
        </w:tc>
        <w:tc>
          <w:tcPr>
            <w:tcW w:w="7087" w:type="dxa"/>
            <w:gridSpan w:val="3"/>
            <w:tcMar/>
          </w:tcPr>
          <w:p w:rsidR="5A9D05B1" w:rsidP="0E792681" w:rsidRDefault="22A5F811" w14:paraId="3BEB2784" w14:textId="5F0C1F84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2324063E">
              <w:rPr>
                <w:sz w:val="24"/>
                <w:szCs w:val="24"/>
              </w:rPr>
              <w:t>Kanga Festival</w:t>
            </w:r>
            <w:r w:rsidRPr="2324063E" w:rsidR="2E9734E5">
              <w:rPr>
                <w:sz w:val="24"/>
                <w:szCs w:val="24"/>
              </w:rPr>
              <w:t>: Old Town</w:t>
            </w:r>
          </w:p>
        </w:tc>
      </w:tr>
      <w:tr w:rsidRPr="00E372AA" w:rsidR="00203B99" w:rsidTr="7A826EBB" w14:paraId="7E10AE62" w14:textId="77777777">
        <w:tc>
          <w:tcPr>
            <w:tcW w:w="9350" w:type="dxa"/>
            <w:gridSpan w:val="4"/>
            <w:tcMar/>
          </w:tcPr>
          <w:p w:rsidRPr="00E372AA" w:rsidR="00203B99" w:rsidP="0E792681" w:rsidRDefault="547D95D4" w14:paraId="7E0E1A37" w14:textId="77777777">
            <w:pPr>
              <w:spacing w:after="0" w:line="240" w:lineRule="auto"/>
              <w:ind w:left="0" w:hanging="2"/>
              <w:jc w:val="center"/>
              <w:rPr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End of Day 3 </w:t>
            </w:r>
          </w:p>
        </w:tc>
      </w:tr>
    </w:tbl>
    <w:p w:rsidR="56C1EDA6" w:rsidP="0E792681" w:rsidRDefault="56C1EDA6" w14:paraId="33142E38" w14:textId="6D609A64">
      <w:pPr>
        <w:ind w:left="0" w:hanging="2"/>
        <w:rPr>
          <w:sz w:val="24"/>
          <w:szCs w:val="24"/>
        </w:rPr>
      </w:pPr>
    </w:p>
    <w:p w:rsidR="0E792681" w:rsidP="0E792681" w:rsidRDefault="0E792681" w14:paraId="0CBF907C" w14:textId="48ECBE9A">
      <w:pPr>
        <w:ind w:left="0" w:hanging="2"/>
        <w:rPr>
          <w:b/>
          <w:bCs/>
          <w:sz w:val="24"/>
          <w:szCs w:val="24"/>
        </w:rPr>
      </w:pPr>
    </w:p>
    <w:p w:rsidRPr="00E372AA" w:rsidR="00203B99" w:rsidP="0E792681" w:rsidRDefault="547D95D4" w14:paraId="60042969" w14:textId="0C59B966">
      <w:pPr>
        <w:ind w:left="0" w:hanging="2"/>
        <w:rPr>
          <w:sz w:val="24"/>
          <w:szCs w:val="24"/>
        </w:rPr>
      </w:pPr>
      <w:r w:rsidRPr="0E792681">
        <w:rPr>
          <w:b/>
          <w:bCs/>
          <w:sz w:val="24"/>
          <w:szCs w:val="24"/>
        </w:rPr>
        <w:t>Day 4</w:t>
      </w:r>
      <w:r w:rsidRPr="0E792681">
        <w:rPr>
          <w:sz w:val="24"/>
          <w:szCs w:val="24"/>
        </w:rPr>
        <w:t xml:space="preserve">: </w:t>
      </w:r>
    </w:p>
    <w:p w:rsidRPr="00E372AA" w:rsidR="00203B99" w:rsidP="0E792681" w:rsidRDefault="547D95D4" w14:paraId="1AB5974F" w14:textId="692A3B58">
      <w:pPr>
        <w:ind w:left="0" w:hanging="2"/>
        <w:rPr>
          <w:sz w:val="24"/>
          <w:szCs w:val="24"/>
        </w:rPr>
      </w:pPr>
      <w:r w:rsidRPr="0E792681">
        <w:rPr>
          <w:b/>
          <w:bCs/>
          <w:sz w:val="24"/>
          <w:szCs w:val="24"/>
        </w:rPr>
        <w:t xml:space="preserve">Theme: </w:t>
      </w:r>
    </w:p>
    <w:tbl>
      <w:tblPr>
        <w:tblW w:w="9349" w:type="dxa"/>
        <w:tblInd w:w="-10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000" w:firstRow="0" w:lastRow="0" w:firstColumn="0" w:lastColumn="0" w:noHBand="0" w:noVBand="0"/>
      </w:tblPr>
      <w:tblGrid>
        <w:gridCol w:w="2262"/>
        <w:gridCol w:w="2362"/>
        <w:gridCol w:w="2438"/>
        <w:gridCol w:w="2287"/>
      </w:tblGrid>
      <w:tr w:rsidRPr="00E372AA" w:rsidR="00203B99" w:rsidTr="7A826EBB" w14:paraId="302FEF2B" w14:textId="77777777">
        <w:trPr>
          <w:trHeight w:val="300"/>
        </w:trPr>
        <w:tc>
          <w:tcPr>
            <w:tcW w:w="2262" w:type="dxa"/>
            <w:tcMar/>
          </w:tcPr>
          <w:p w:rsidRPr="00E372AA" w:rsidR="00203B99" w:rsidP="0E792681" w:rsidRDefault="547D95D4" w14:paraId="437A7655" w14:textId="77777777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 xml:space="preserve">Time </w:t>
            </w:r>
          </w:p>
        </w:tc>
        <w:tc>
          <w:tcPr>
            <w:tcW w:w="7087" w:type="dxa"/>
            <w:gridSpan w:val="3"/>
            <w:tcMar/>
          </w:tcPr>
          <w:p w:rsidRPr="00E372AA" w:rsidR="00203B99" w:rsidP="0E792681" w:rsidRDefault="547D95D4" w14:paraId="4C1A8367" w14:textId="77777777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 xml:space="preserve">Event </w:t>
            </w:r>
          </w:p>
        </w:tc>
      </w:tr>
      <w:tr w:rsidRPr="00E372AA" w:rsidR="00203B99" w:rsidTr="7A826EBB" w14:paraId="2D08853E" w14:textId="77777777">
        <w:trPr>
          <w:trHeight w:val="300"/>
        </w:trPr>
        <w:tc>
          <w:tcPr>
            <w:tcW w:w="2262" w:type="dxa"/>
            <w:tcMar/>
          </w:tcPr>
          <w:p w:rsidRPr="00E372AA" w:rsidR="00203B99" w:rsidP="0E792681" w:rsidRDefault="547D95D4" w14:paraId="39F71BEA" w14:textId="77777777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>8.30 AM – 9.00 AM</w:t>
            </w:r>
          </w:p>
        </w:tc>
        <w:tc>
          <w:tcPr>
            <w:tcW w:w="7087" w:type="dxa"/>
            <w:gridSpan w:val="3"/>
            <w:tcMar/>
          </w:tcPr>
          <w:p w:rsidRPr="00E372AA" w:rsidR="00203B99" w:rsidP="0E792681" w:rsidRDefault="547D95D4" w14:paraId="57F6AAEF" w14:textId="77777777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>Arrival and Registration</w:t>
            </w:r>
          </w:p>
        </w:tc>
      </w:tr>
      <w:tr w:rsidR="42539706" w:rsidTr="7A826EBB" w14:paraId="08D74A25" w14:textId="77777777">
        <w:trPr>
          <w:trHeight w:val="300"/>
        </w:trPr>
        <w:tc>
          <w:tcPr>
            <w:tcW w:w="2262" w:type="dxa"/>
            <w:tcMar/>
          </w:tcPr>
          <w:p w:rsidR="42539706" w:rsidP="0E792681" w:rsidRDefault="3F2409F4" w14:paraId="3D2CE1EA" w14:textId="1F99C4B7">
            <w:pPr>
              <w:spacing w:line="240" w:lineRule="auto"/>
              <w:ind w:left="0" w:hanging="2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 xml:space="preserve">8:30 AM- 1:00 PM </w:t>
            </w:r>
          </w:p>
        </w:tc>
        <w:tc>
          <w:tcPr>
            <w:tcW w:w="7087" w:type="dxa"/>
            <w:gridSpan w:val="3"/>
            <w:tcMar/>
          </w:tcPr>
          <w:p w:rsidR="42539706" w:rsidP="0E792681" w:rsidRDefault="3E76E14B" w14:paraId="2B9275D3" w14:textId="532FD126">
            <w:pPr>
              <w:spacing w:line="240" w:lineRule="auto"/>
              <w:ind w:left="0" w:hanging="2"/>
              <w:rPr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>Plenary 7</w:t>
            </w:r>
            <w:r w:rsidRPr="0E792681">
              <w:rPr>
                <w:sz w:val="24"/>
                <w:szCs w:val="24"/>
              </w:rPr>
              <w:t xml:space="preserve"> </w:t>
            </w:r>
          </w:p>
          <w:p w:rsidR="42539706" w:rsidP="0E792681" w:rsidRDefault="3E76E14B" w14:paraId="51E2318B" w14:textId="26A07203">
            <w:pPr>
              <w:spacing w:line="240" w:lineRule="auto"/>
              <w:ind w:left="0" w:hanging="2"/>
            </w:pPr>
            <w:r w:rsidRPr="5763EBA3">
              <w:rPr>
                <w:b/>
                <w:bCs/>
                <w:sz w:val="24"/>
                <w:szCs w:val="24"/>
              </w:rPr>
              <w:t>Topic 1:</w:t>
            </w:r>
            <w:r w:rsidRPr="5763EBA3">
              <w:rPr>
                <w:sz w:val="24"/>
                <w:szCs w:val="24"/>
              </w:rPr>
              <w:t xml:space="preserve"> </w:t>
            </w:r>
            <w:r w:rsidRPr="5763EBA3" w:rsidR="2EA7A2AD">
              <w:rPr>
                <w:sz w:val="24"/>
                <w:szCs w:val="24"/>
              </w:rPr>
              <w:t>Sovereignty</w:t>
            </w:r>
            <w:r w:rsidRPr="5763EBA3">
              <w:rPr>
                <w:sz w:val="24"/>
                <w:szCs w:val="24"/>
              </w:rPr>
              <w:t xml:space="preserve"> as a governance question at national, East African Community, and African Union levels</w:t>
            </w:r>
          </w:p>
          <w:p w:rsidR="6F5C5005" w:rsidP="7A826EBB" w:rsidRDefault="6F5C5005" w14:paraId="31E4F768" w14:textId="4A7A0CD6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ind/>
              <w:rPr>
                <w:sz w:val="24"/>
                <w:szCs w:val="24"/>
              </w:rPr>
            </w:pPr>
            <w:r w:rsidRPr="7A826EBB" w:rsidR="353F3F10">
              <w:rPr>
                <w:sz w:val="24"/>
                <w:szCs w:val="24"/>
              </w:rPr>
              <w:t>Ms. Linet Akeyo,</w:t>
            </w:r>
            <w:r w:rsidRPr="7A826EBB" w:rsidR="353F3F10">
              <w:rPr>
                <w:i w:val="1"/>
                <w:iCs w:val="1"/>
                <w:sz w:val="24"/>
                <w:szCs w:val="24"/>
              </w:rPr>
              <w:t xml:space="preserve"> Program Officer</w:t>
            </w:r>
            <w:r w:rsidRPr="7A826EBB" w:rsidR="4CEE8334">
              <w:rPr>
                <w:i w:val="1"/>
                <w:iCs w:val="1"/>
                <w:sz w:val="24"/>
                <w:szCs w:val="24"/>
              </w:rPr>
              <w:t>,</w:t>
            </w:r>
            <w:r w:rsidRPr="7A826EBB" w:rsidR="353F3F10">
              <w:rPr>
                <w:i w:val="1"/>
                <w:iCs w:val="1"/>
                <w:sz w:val="24"/>
                <w:szCs w:val="24"/>
              </w:rPr>
              <w:t xml:space="preserve"> Maskani Ya Taifa, </w:t>
            </w:r>
            <w:r w:rsidRPr="7A826EBB" w:rsidR="353F3F10">
              <w:rPr>
                <w:i w:val="1"/>
                <w:iCs w:val="1"/>
                <w:sz w:val="24"/>
                <w:szCs w:val="24"/>
              </w:rPr>
              <w:t>Inuka</w:t>
            </w:r>
            <w:r w:rsidRPr="7A826EBB" w:rsidR="353F3F10">
              <w:rPr>
                <w:i w:val="1"/>
                <w:iCs w:val="1"/>
                <w:sz w:val="24"/>
                <w:szCs w:val="24"/>
              </w:rPr>
              <w:t xml:space="preserve"> Kenya Ni Sisi!</w:t>
            </w:r>
          </w:p>
          <w:p w:rsidR="5763EBA3" w:rsidP="5763EBA3" w:rsidRDefault="5763EBA3" w14:paraId="48FA44B8" w14:textId="1CBA5AC7">
            <w:pPr>
              <w:spacing w:line="240" w:lineRule="auto"/>
              <w:ind w:left="0" w:hanging="2"/>
              <w:rPr>
                <w:sz w:val="24"/>
                <w:szCs w:val="24"/>
              </w:rPr>
            </w:pPr>
          </w:p>
          <w:p w:rsidR="42539706" w:rsidP="0E792681" w:rsidRDefault="3E76E14B" w14:paraId="18E1A855" w14:textId="179ECFF6">
            <w:pPr>
              <w:spacing w:line="240" w:lineRule="auto"/>
              <w:ind w:left="0" w:hanging="2"/>
              <w:rPr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>Topic 2:</w:t>
            </w:r>
            <w:r w:rsidRPr="0E792681">
              <w:rPr>
                <w:sz w:val="24"/>
                <w:szCs w:val="24"/>
              </w:rPr>
              <w:t xml:space="preserve"> Algorithmic colonialism.</w:t>
            </w:r>
          </w:p>
          <w:p w:rsidR="42539706" w:rsidP="0E792681" w:rsidRDefault="3E76E14B" w14:paraId="2F187BA0" w14:textId="3D2169C5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Keynote Address: TBC </w:t>
            </w:r>
          </w:p>
          <w:p w:rsidR="42539706" w:rsidP="0E792681" w:rsidRDefault="3E76E14B" w14:paraId="7F4A9F4D" w14:textId="44DB2620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Venue: </w:t>
            </w:r>
            <w:r w:rsidRPr="0E792681">
              <w:rPr>
                <w:sz w:val="24"/>
                <w:szCs w:val="24"/>
              </w:rPr>
              <w:t xml:space="preserve">Pride </w:t>
            </w:r>
            <w:r w:rsidRPr="0E792681" w:rsidR="0C367F6D">
              <w:rPr>
                <w:sz w:val="24"/>
                <w:szCs w:val="24"/>
              </w:rPr>
              <w:t>I</w:t>
            </w:r>
            <w:r w:rsidRPr="0E792681" w:rsidR="7332AF0F">
              <w:rPr>
                <w:sz w:val="24"/>
                <w:szCs w:val="24"/>
              </w:rPr>
              <w:t>nn</w:t>
            </w:r>
            <w:r w:rsidRPr="0E792681">
              <w:rPr>
                <w:sz w:val="24"/>
                <w:szCs w:val="24"/>
              </w:rPr>
              <w:t xml:space="preserve"> Paradi</w:t>
            </w:r>
            <w:r w:rsidRPr="0E792681" w:rsidR="3A15D9E9">
              <w:rPr>
                <w:sz w:val="24"/>
                <w:szCs w:val="24"/>
              </w:rPr>
              <w:t>s</w:t>
            </w:r>
            <w:r w:rsidRPr="0E792681">
              <w:rPr>
                <w:sz w:val="24"/>
                <w:szCs w:val="24"/>
              </w:rPr>
              <w:t xml:space="preserve">e </w:t>
            </w:r>
          </w:p>
          <w:p w:rsidR="42539706" w:rsidP="0E792681" w:rsidRDefault="3E76E14B" w14:paraId="6F7BEBA7" w14:textId="77777777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>Moderator:</w:t>
            </w:r>
            <w:r w:rsidRPr="0E792681">
              <w:rPr>
                <w:sz w:val="24"/>
                <w:szCs w:val="24"/>
              </w:rPr>
              <w:t xml:space="preserve"> TBC</w:t>
            </w:r>
          </w:p>
          <w:p w:rsidR="42539706" w:rsidP="0E792681" w:rsidRDefault="3E76E14B" w14:paraId="0A802F4E" w14:textId="77777777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Partners: </w:t>
            </w:r>
          </w:p>
          <w:p w:rsidR="42539706" w:rsidP="00ED5329" w:rsidRDefault="3E76E14B" w14:paraId="49BD584C" w14:textId="3B2E48F3">
            <w:pPr>
              <w:pStyle w:val="ListParagraph"/>
              <w:numPr>
                <w:ilvl w:val="0"/>
                <w:numId w:val="24"/>
              </w:numPr>
              <w:spacing w:line="240" w:lineRule="auto"/>
              <w:ind w:left="0" w:hanging="2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>Afroteller</w:t>
            </w:r>
          </w:p>
          <w:p w:rsidR="42539706" w:rsidP="00ED5329" w:rsidRDefault="3E76E14B" w14:paraId="61117F20" w14:textId="3BE410CD">
            <w:pPr>
              <w:pStyle w:val="ListParagraph"/>
              <w:numPr>
                <w:ilvl w:val="0"/>
                <w:numId w:val="24"/>
              </w:numPr>
              <w:spacing w:line="240" w:lineRule="auto"/>
              <w:ind w:left="0" w:hanging="2"/>
              <w:rPr>
                <w:sz w:val="24"/>
                <w:szCs w:val="24"/>
              </w:rPr>
            </w:pPr>
            <w:r w:rsidRPr="5763EBA3">
              <w:rPr>
                <w:sz w:val="24"/>
                <w:szCs w:val="24"/>
              </w:rPr>
              <w:t>Swahilipot Hub Foundation</w:t>
            </w:r>
          </w:p>
          <w:p w:rsidR="42539706" w:rsidP="5763EBA3" w:rsidRDefault="42539706" w14:paraId="599155AE" w14:textId="670EC7FA">
            <w:pPr>
              <w:pStyle w:val="ListParagraph"/>
              <w:spacing w:line="240" w:lineRule="auto"/>
              <w:ind w:left="0" w:hanging="2"/>
              <w:rPr>
                <w:sz w:val="24"/>
                <w:szCs w:val="24"/>
              </w:rPr>
            </w:pPr>
          </w:p>
        </w:tc>
      </w:tr>
      <w:tr w:rsidRPr="00E372AA" w:rsidR="00203B99" w:rsidTr="7A826EBB" w14:paraId="222C4F9F" w14:textId="77777777">
        <w:trPr>
          <w:trHeight w:val="300"/>
        </w:trPr>
        <w:tc>
          <w:tcPr>
            <w:tcW w:w="2262" w:type="dxa"/>
            <w:tcMar/>
          </w:tcPr>
          <w:p w:rsidRPr="00E372AA" w:rsidR="00203B99" w:rsidP="0E792681" w:rsidRDefault="6C1F4AF3" w14:paraId="3AEC5D03" w14:textId="07D1535C">
            <w:pPr>
              <w:spacing w:after="0" w:line="240" w:lineRule="auto"/>
              <w:ind w:left="0" w:leftChars="0" w:firstLine="0" w:firstLineChars="0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>9.00 AM- 10.</w:t>
            </w:r>
            <w:r w:rsidRPr="0E792681" w:rsidR="22793A32">
              <w:rPr>
                <w:sz w:val="24"/>
                <w:szCs w:val="24"/>
              </w:rPr>
              <w:t>15</w:t>
            </w:r>
            <w:r w:rsidRPr="0E792681">
              <w:rPr>
                <w:sz w:val="24"/>
                <w:szCs w:val="24"/>
              </w:rPr>
              <w:t xml:space="preserve"> AM </w:t>
            </w:r>
          </w:p>
        </w:tc>
        <w:tc>
          <w:tcPr>
            <w:tcW w:w="7087" w:type="dxa"/>
            <w:gridSpan w:val="3"/>
            <w:tcMar/>
          </w:tcPr>
          <w:p w:rsidR="00677ABF" w:rsidP="0E792681" w:rsidRDefault="00677ABF" w14:paraId="33A6C480" w14:textId="20C4E921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="3B68D3A5" w:rsidP="0E792681" w:rsidRDefault="3B68D3A5" w14:paraId="4C267EF3" w14:textId="0195C6BA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>Fireside Chat 4</w:t>
            </w:r>
          </w:p>
          <w:p w:rsidR="0E792681" w:rsidP="0E792681" w:rsidRDefault="0E792681" w14:paraId="36EE6D07" w14:textId="441AB033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Pr="00677ABF" w:rsidR="00677ABF" w:rsidP="5763EBA3" w:rsidRDefault="3D589828" w14:paraId="495E842C" w14:textId="434CB476">
            <w:pPr>
              <w:spacing w:line="240" w:lineRule="auto"/>
              <w:ind w:left="0" w:hanging="2"/>
              <w:rPr>
                <w:sz w:val="24"/>
                <w:szCs w:val="24"/>
                <w:lang w:val="en"/>
              </w:rPr>
            </w:pPr>
            <w:r w:rsidRPr="5763EBA3">
              <w:rPr>
                <w:b/>
                <w:bCs/>
                <w:sz w:val="24"/>
                <w:szCs w:val="24"/>
              </w:rPr>
              <w:t xml:space="preserve">Title: </w:t>
            </w:r>
            <w:r w:rsidRPr="5763EBA3" w:rsidR="20BB15D0">
              <w:rPr>
                <w:b/>
                <w:bCs/>
                <w:sz w:val="24"/>
                <w:szCs w:val="24"/>
              </w:rPr>
              <w:t>Founder Reset: Are you building a business or doing a job?</w:t>
            </w:r>
          </w:p>
          <w:p w:rsidRPr="00677ABF" w:rsidR="00677ABF" w:rsidP="0E792681" w:rsidRDefault="78A5AFBF" w14:paraId="1FF542C1" w14:textId="675F36AB">
            <w:pPr>
              <w:spacing w:line="240" w:lineRule="auto"/>
              <w:ind w:left="0" w:hanging="2"/>
              <w:rPr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>Venue</w:t>
            </w:r>
            <w:r w:rsidRPr="0E792681">
              <w:rPr>
                <w:sz w:val="24"/>
                <w:szCs w:val="24"/>
              </w:rPr>
              <w:t>: Main Arena</w:t>
            </w:r>
          </w:p>
          <w:p w:rsidRPr="00577EC8" w:rsidR="00677ABF" w:rsidP="0E792681" w:rsidRDefault="1A30B3A0" w14:paraId="1F0EA25C" w14:textId="4254A41A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Moderator: </w:t>
            </w:r>
            <w:r w:rsidRPr="0E792681" w:rsidR="4AB89DD8">
              <w:rPr>
                <w:b/>
                <w:bCs/>
                <w:sz w:val="24"/>
                <w:szCs w:val="24"/>
              </w:rPr>
              <w:t>MC</w:t>
            </w:r>
          </w:p>
          <w:p w:rsidR="08FDC279" w:rsidP="0E792681" w:rsidRDefault="3D589828" w14:paraId="645D199C" w14:textId="1F609B98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5763EBA3">
              <w:rPr>
                <w:b/>
                <w:bCs/>
                <w:sz w:val="24"/>
                <w:szCs w:val="24"/>
              </w:rPr>
              <w:t xml:space="preserve">Panelist: </w:t>
            </w:r>
          </w:p>
          <w:p w:rsidR="00067212" w:rsidP="00ED5329" w:rsidRDefault="00067212" w14:paraId="611D609D" w14:textId="62300345">
            <w:pPr>
              <w:numPr>
                <w:ilvl w:val="0"/>
                <w:numId w:val="28"/>
              </w:num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5763EBA3">
              <w:rPr>
                <w:sz w:val="24"/>
                <w:szCs w:val="24"/>
              </w:rPr>
              <w:t xml:space="preserve">Kamal </w:t>
            </w:r>
            <w:r w:rsidRPr="5763EBA3" w:rsidR="08C85818">
              <w:rPr>
                <w:sz w:val="24"/>
                <w:szCs w:val="24"/>
              </w:rPr>
              <w:t xml:space="preserve">Budhabatti – </w:t>
            </w:r>
            <w:r w:rsidRPr="5763EBA3" w:rsidR="048D05C8">
              <w:rPr>
                <w:sz w:val="24"/>
                <w:szCs w:val="24"/>
              </w:rPr>
              <w:t xml:space="preserve">Founder and Group </w:t>
            </w:r>
            <w:r w:rsidRPr="5763EBA3" w:rsidR="08C85818">
              <w:rPr>
                <w:sz w:val="24"/>
                <w:szCs w:val="24"/>
              </w:rPr>
              <w:t>CEO Craft Silicon</w:t>
            </w:r>
          </w:p>
          <w:p w:rsidRPr="00677ABF" w:rsidR="00203B99" w:rsidP="0E792681" w:rsidRDefault="00203B99" w14:paraId="7026F906" w14:textId="4427C3C8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</w:p>
        </w:tc>
      </w:tr>
      <w:tr w:rsidRPr="00E372AA" w:rsidR="00203B99" w:rsidTr="7A826EBB" w14:paraId="167A6D96" w14:textId="77777777">
        <w:trPr>
          <w:trHeight w:val="300"/>
        </w:trPr>
        <w:tc>
          <w:tcPr>
            <w:tcW w:w="2262" w:type="dxa"/>
            <w:tcMar/>
          </w:tcPr>
          <w:p w:rsidRPr="00E372AA" w:rsidR="00203B99" w:rsidP="0E792681" w:rsidRDefault="6C1F4AF3" w14:paraId="18F744BB" w14:textId="7DC6157D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>10:15 AM- 1</w:t>
            </w:r>
            <w:r w:rsidRPr="0E792681" w:rsidR="22793A32">
              <w:rPr>
                <w:sz w:val="24"/>
                <w:szCs w:val="24"/>
              </w:rPr>
              <w:t>1</w:t>
            </w:r>
            <w:r w:rsidRPr="0E792681">
              <w:rPr>
                <w:sz w:val="24"/>
                <w:szCs w:val="24"/>
              </w:rPr>
              <w:t>:30 AM</w:t>
            </w:r>
          </w:p>
        </w:tc>
        <w:tc>
          <w:tcPr>
            <w:tcW w:w="2362" w:type="dxa"/>
            <w:tcMar/>
          </w:tcPr>
          <w:p w:rsidR="10E62A7E" w:rsidP="5763EBA3" w:rsidRDefault="10E62A7E" w14:paraId="3E68F6DF" w14:textId="0DCC2113">
            <w:pPr>
              <w:spacing w:after="0" w:line="240" w:lineRule="auto"/>
              <w:ind w:leftChars="0" w:firstLineChars="0"/>
              <w:rPr>
                <w:b/>
                <w:bCs/>
                <w:sz w:val="24"/>
                <w:szCs w:val="24"/>
              </w:rPr>
            </w:pPr>
            <w:r w:rsidRPr="5763EBA3">
              <w:rPr>
                <w:b/>
                <w:bCs/>
                <w:sz w:val="24"/>
                <w:szCs w:val="24"/>
              </w:rPr>
              <w:t xml:space="preserve">Digital Transformation Village </w:t>
            </w:r>
          </w:p>
          <w:p w:rsidR="5763EBA3" w:rsidP="5763EBA3" w:rsidRDefault="5763EBA3" w14:paraId="36CABFFC" w14:textId="77777777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="10E62A7E" w:rsidP="5763EBA3" w:rsidRDefault="10E62A7E" w14:paraId="0572C129" w14:textId="46DEEC20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5763EBA3">
              <w:rPr>
                <w:b/>
                <w:bCs/>
                <w:sz w:val="24"/>
                <w:szCs w:val="24"/>
              </w:rPr>
              <w:t>Workshop 11</w:t>
            </w:r>
          </w:p>
          <w:p w:rsidR="5763EBA3" w:rsidP="5763EBA3" w:rsidRDefault="5763EBA3" w14:paraId="0DCFF6A3" w14:textId="357BD080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Pr="003F3963" w:rsidR="00203B99" w:rsidP="0E792681" w:rsidRDefault="00203B99" w14:paraId="7B95DCF0" w14:textId="77777777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Pr="003F3963" w:rsidR="00203B99" w:rsidP="0E792681" w:rsidRDefault="6390B4B6" w14:paraId="0A41511C" w14:textId="4BA60689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Title: </w:t>
            </w:r>
            <w:r w:rsidRPr="0E792681">
              <w:rPr>
                <w:sz w:val="24"/>
                <w:szCs w:val="24"/>
              </w:rPr>
              <w:t>Future of Work Innovation Showcase</w:t>
            </w:r>
          </w:p>
          <w:p w:rsidRPr="003F3963" w:rsidR="00203B99" w:rsidP="0E792681" w:rsidRDefault="6390B4B6" w14:paraId="6900F9D3" w14:textId="77777777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>Venue</w:t>
            </w:r>
            <w:r w:rsidRPr="0E792681">
              <w:rPr>
                <w:sz w:val="24"/>
                <w:szCs w:val="24"/>
              </w:rPr>
              <w:t>: Main Arena</w:t>
            </w:r>
          </w:p>
          <w:p w:rsidRPr="003F3963" w:rsidR="00203B99" w:rsidP="26A9F9EC" w:rsidRDefault="6390B4B6" w14:paraId="144CA2EB" w14:textId="107F5405">
            <w:pPr>
              <w:spacing w:after="0" w:line="240" w:lineRule="auto"/>
              <w:ind w:left="0" w:hanging="2"/>
            </w:pPr>
            <w:r w:rsidRPr="0E792681">
              <w:rPr>
                <w:b/>
                <w:bCs/>
                <w:sz w:val="24"/>
                <w:szCs w:val="24"/>
              </w:rPr>
              <w:t xml:space="preserve">Moderator:  </w:t>
            </w:r>
            <w:r w:rsidRPr="0E792681" w:rsidR="3B1EBA56">
              <w:rPr>
                <w:b/>
                <w:bCs/>
                <w:sz w:val="24"/>
                <w:szCs w:val="24"/>
              </w:rPr>
              <w:t xml:space="preserve"> </w:t>
            </w:r>
            <w:r w:rsidRPr="0E792681" w:rsidR="162F91FE">
              <w:rPr>
                <w:sz w:val="24"/>
                <w:szCs w:val="24"/>
              </w:rPr>
              <w:t xml:space="preserve">Shamsa </w:t>
            </w:r>
          </w:p>
          <w:p w:rsidRPr="003F3963" w:rsidR="00203B99" w:rsidP="0E792681" w:rsidRDefault="6390B4B6" w14:paraId="2F7113CC" w14:textId="77777777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Panelist: </w:t>
            </w:r>
          </w:p>
          <w:p w:rsidRPr="003F3963" w:rsidR="00203B99" w:rsidP="00ED5329" w:rsidRDefault="6390B4B6" w14:paraId="5E2A9B8A" w14:textId="109D307D">
            <w:pPr>
              <w:numPr>
                <w:ilvl w:val="0"/>
                <w:numId w:val="30"/>
              </w:numPr>
              <w:spacing w:after="0" w:line="240" w:lineRule="auto"/>
              <w:ind w:leftChars="0" w:firstLineChars="0"/>
              <w:rPr>
                <w:sz w:val="24"/>
                <w:szCs w:val="24"/>
                <w:lang w:val="en-GB"/>
              </w:rPr>
            </w:pPr>
            <w:r w:rsidRPr="5763EBA3">
              <w:rPr>
                <w:sz w:val="24"/>
                <w:szCs w:val="24"/>
              </w:rPr>
              <w:t>Paul Akwabi</w:t>
            </w:r>
            <w:r w:rsidRPr="5763EBA3" w:rsidR="2C285C8C">
              <w:rPr>
                <w:sz w:val="24"/>
                <w:szCs w:val="24"/>
              </w:rPr>
              <w:t xml:space="preserve"> – CEO Tech Kids Africa</w:t>
            </w:r>
          </w:p>
          <w:p w:rsidRPr="003F3963" w:rsidR="00203B99" w:rsidP="00ED5329" w:rsidRDefault="5B94B0E3" w14:paraId="122E8BD6" w14:textId="39E86079">
            <w:pPr>
              <w:numPr>
                <w:ilvl w:val="0"/>
                <w:numId w:val="30"/>
              </w:numPr>
              <w:spacing w:after="0" w:line="240" w:lineRule="auto"/>
              <w:ind w:leftChars="0" w:firstLineChars="0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>Wakanyi Macharia</w:t>
            </w:r>
          </w:p>
          <w:p w:rsidR="48AF4BF4" w:rsidP="00ED5329" w:rsidRDefault="48AF4BF4" w14:paraId="4343E6D0" w14:textId="3AB093C2">
            <w:pPr>
              <w:numPr>
                <w:ilvl w:val="0"/>
                <w:numId w:val="30"/>
              </w:numPr>
              <w:spacing w:after="0" w:line="240" w:lineRule="auto"/>
              <w:ind w:leftChars="0" w:firstLineChars="0"/>
              <w:rPr>
                <w:sz w:val="24"/>
                <w:szCs w:val="24"/>
              </w:rPr>
            </w:pPr>
            <w:r w:rsidRPr="5763EBA3">
              <w:rPr>
                <w:sz w:val="24"/>
                <w:szCs w:val="24"/>
              </w:rPr>
              <w:t>Jasin Owili</w:t>
            </w:r>
            <w:r w:rsidRPr="5763EBA3" w:rsidR="06B02426">
              <w:rPr>
                <w:sz w:val="24"/>
                <w:szCs w:val="24"/>
              </w:rPr>
              <w:t xml:space="preserve"> – CEO Afribot Robotics</w:t>
            </w:r>
          </w:p>
          <w:p w:rsidR="0E792681" w:rsidP="0E792681" w:rsidRDefault="0E792681" w14:paraId="7A7CB266" w14:textId="0B59B4D2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</w:p>
          <w:p w:rsidRPr="003F3963" w:rsidR="00203B99" w:rsidP="0E792681" w:rsidRDefault="00203B99" w14:paraId="659EC1B7" w14:textId="41F9A5FB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</w:p>
        </w:tc>
        <w:tc>
          <w:tcPr>
            <w:tcW w:w="2438" w:type="dxa"/>
            <w:tcMar/>
          </w:tcPr>
          <w:p w:rsidR="707ACBA0" w:rsidP="5763EBA3" w:rsidRDefault="707ACBA0" w14:paraId="7A77C432" w14:textId="77777777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5763EBA3">
              <w:rPr>
                <w:b/>
                <w:bCs/>
                <w:sz w:val="24"/>
                <w:szCs w:val="24"/>
              </w:rPr>
              <w:t xml:space="preserve">Sustainable Economies Village </w:t>
            </w:r>
          </w:p>
          <w:p w:rsidR="5763EBA3" w:rsidP="5763EBA3" w:rsidRDefault="5763EBA3" w14:paraId="45282599" w14:textId="77777777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="5763EBA3" w:rsidP="5763EBA3" w:rsidRDefault="5763EBA3" w14:paraId="7CCE5D08" w14:textId="30DCECA4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="707ACBA0" w:rsidP="5763EBA3" w:rsidRDefault="707ACBA0" w14:paraId="19DBCE8A" w14:textId="745848DA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5763EBA3">
              <w:rPr>
                <w:b/>
                <w:bCs/>
                <w:sz w:val="24"/>
                <w:szCs w:val="24"/>
              </w:rPr>
              <w:t>Workshop 10</w:t>
            </w:r>
          </w:p>
          <w:p w:rsidR="5763EBA3" w:rsidP="5763EBA3" w:rsidRDefault="5763EBA3" w14:paraId="1729FC4E" w14:textId="0536EAD8">
            <w:pPr>
              <w:ind w:left="0" w:hanging="2"/>
              <w:rPr>
                <w:sz w:val="24"/>
                <w:szCs w:val="24"/>
              </w:rPr>
            </w:pPr>
          </w:p>
          <w:p w:rsidR="707ACBA0" w:rsidP="5763EBA3" w:rsidRDefault="707ACBA0" w14:paraId="78267E9E" w14:textId="59D07BDD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5763EBA3">
              <w:rPr>
                <w:b/>
                <w:bCs/>
                <w:sz w:val="24"/>
                <w:szCs w:val="24"/>
              </w:rPr>
              <w:t>Title: TBC</w:t>
            </w:r>
          </w:p>
          <w:p w:rsidR="707ACBA0" w:rsidP="5763EBA3" w:rsidRDefault="707ACBA0" w14:paraId="732FC1A6" w14:textId="77777777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5763EBA3">
              <w:rPr>
                <w:b/>
                <w:bCs/>
                <w:sz w:val="24"/>
                <w:szCs w:val="24"/>
              </w:rPr>
              <w:t>Venue</w:t>
            </w:r>
            <w:r w:rsidRPr="5763EBA3">
              <w:rPr>
                <w:sz w:val="24"/>
                <w:szCs w:val="24"/>
              </w:rPr>
              <w:t>: Main Arena</w:t>
            </w:r>
          </w:p>
          <w:p w:rsidR="707ACBA0" w:rsidP="5763EBA3" w:rsidRDefault="707ACBA0" w14:paraId="4BC867F3" w14:textId="107F5405">
            <w:pPr>
              <w:spacing w:after="0" w:line="240" w:lineRule="auto"/>
              <w:ind w:left="0" w:hanging="2"/>
            </w:pPr>
            <w:r w:rsidRPr="5763EBA3">
              <w:rPr>
                <w:b/>
                <w:bCs/>
                <w:sz w:val="24"/>
                <w:szCs w:val="24"/>
              </w:rPr>
              <w:t xml:space="preserve">Moderator:   </w:t>
            </w:r>
            <w:r w:rsidRPr="5763EBA3">
              <w:rPr>
                <w:sz w:val="24"/>
                <w:szCs w:val="24"/>
              </w:rPr>
              <w:t xml:space="preserve">Shamsa </w:t>
            </w:r>
          </w:p>
          <w:p w:rsidR="707ACBA0" w:rsidP="5763EBA3" w:rsidRDefault="707ACBA0" w14:paraId="4518435B" w14:textId="087B627C">
            <w:pPr>
              <w:spacing w:after="0" w:line="240" w:lineRule="auto"/>
              <w:ind w:left="0" w:hanging="2"/>
            </w:pPr>
            <w:r w:rsidRPr="5763EBA3">
              <w:rPr>
                <w:b/>
                <w:bCs/>
                <w:sz w:val="24"/>
                <w:szCs w:val="24"/>
              </w:rPr>
              <w:t>Partners:</w:t>
            </w:r>
          </w:p>
          <w:p w:rsidR="707ACBA0" w:rsidP="00ED5329" w:rsidRDefault="707ACBA0" w14:paraId="366A2FFD" w14:textId="51980ECD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5763EBA3">
              <w:rPr>
                <w:sz w:val="24"/>
                <w:szCs w:val="24"/>
              </w:rPr>
              <w:t>Sweat Africa</w:t>
            </w:r>
          </w:p>
          <w:p w:rsidR="5763EBA3" w:rsidP="5763EBA3" w:rsidRDefault="5763EBA3" w14:paraId="12A2F134" w14:textId="0BBBC85F">
            <w:pPr>
              <w:ind w:left="0" w:hanging="2"/>
              <w:rPr>
                <w:sz w:val="24"/>
                <w:szCs w:val="24"/>
              </w:rPr>
            </w:pPr>
          </w:p>
        </w:tc>
        <w:tc>
          <w:tcPr>
            <w:tcW w:w="2287" w:type="dxa"/>
            <w:tcMar/>
          </w:tcPr>
          <w:p w:rsidR="5763EBA3" w:rsidP="5763EBA3" w:rsidRDefault="5763EBA3" w14:paraId="357B9C64" w14:textId="39BCA265">
            <w:pPr>
              <w:ind w:left="0" w:hanging="2"/>
              <w:rPr>
                <w:sz w:val="24"/>
                <w:szCs w:val="24"/>
              </w:rPr>
            </w:pPr>
          </w:p>
        </w:tc>
      </w:tr>
      <w:tr w:rsidRPr="00E372AA" w:rsidR="003F3963" w:rsidTr="7A826EBB" w14:paraId="129FBB70" w14:textId="77777777">
        <w:trPr>
          <w:trHeight w:val="300"/>
        </w:trPr>
        <w:tc>
          <w:tcPr>
            <w:tcW w:w="2262" w:type="dxa"/>
            <w:tcMar/>
          </w:tcPr>
          <w:p w:rsidRPr="00E372AA" w:rsidR="003F3963" w:rsidP="0E792681" w:rsidRDefault="35D484BA" w14:paraId="71CAE0BE" w14:textId="22DB2CF6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 xml:space="preserve">11:35- 1:00 PM </w:t>
            </w:r>
          </w:p>
        </w:tc>
        <w:tc>
          <w:tcPr>
            <w:tcW w:w="2362" w:type="dxa"/>
            <w:tcMar/>
          </w:tcPr>
          <w:p w:rsidRPr="003F3963" w:rsidR="003F3963" w:rsidP="0E792681" w:rsidRDefault="35D484BA" w14:paraId="6D6C74A4" w14:textId="77777777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Sustainable Economies Village </w:t>
            </w:r>
          </w:p>
          <w:p w:rsidRPr="003F3963" w:rsidR="003F3963" w:rsidP="0E792681" w:rsidRDefault="003F3963" w14:paraId="74C3990F" w14:textId="77777777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Pr="003F3963" w:rsidR="003F3963" w:rsidP="0E792681" w:rsidRDefault="003F3963" w14:paraId="18D33C58" w14:textId="30DCECA4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Pr="003F3963" w:rsidR="003F3963" w:rsidP="0E792681" w:rsidRDefault="518DC9B1" w14:paraId="58CDF5C1" w14:textId="745848DA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>Workshop 10</w:t>
            </w:r>
          </w:p>
          <w:p w:rsidRPr="003F3963" w:rsidR="003F3963" w:rsidP="0E792681" w:rsidRDefault="003F3963" w14:paraId="0ED3BA6E" w14:textId="0B3F4A8C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Pr="003F3963" w:rsidR="003F3963" w:rsidP="0E792681" w:rsidRDefault="35D484BA" w14:paraId="6F9639A1" w14:textId="77777777">
            <w:pPr>
              <w:spacing w:after="0" w:line="276" w:lineRule="auto"/>
              <w:ind w:left="0" w:hanging="2"/>
              <w:rPr>
                <w:kern w:val="0"/>
                <w:position w:val="0"/>
                <w:sz w:val="24"/>
                <w:szCs w:val="24"/>
                <w:lang w:eastAsia="zh-CN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Title: </w:t>
            </w:r>
            <w:r w:rsidRPr="0E792681">
              <w:rPr>
                <w:kern w:val="0"/>
                <w:position w:val="0"/>
                <w:sz w:val="24"/>
                <w:szCs w:val="24"/>
                <w:lang w:eastAsia="zh-CN"/>
              </w:rPr>
              <w:t>Creative Economy </w:t>
            </w:r>
          </w:p>
          <w:p w:rsidRPr="003F3963" w:rsidR="003F3963" w:rsidP="0E792681" w:rsidRDefault="35D484BA" w14:paraId="712DC235" w14:textId="77777777">
            <w:pPr>
              <w:suppressAutoHyphens w:val="0"/>
              <w:spacing w:after="0" w:line="276" w:lineRule="auto"/>
              <w:ind w:left="0" w:leftChars="0" w:firstLine="0" w:firstLineChars="0"/>
              <w:textDirection w:val="lrTb"/>
              <w:textAlignment w:val="auto"/>
              <w:rPr>
                <w:kern w:val="0"/>
                <w:position w:val="0"/>
                <w:sz w:val="24"/>
                <w:szCs w:val="24"/>
                <w:lang w:eastAsia="zh-CN"/>
              </w:rPr>
            </w:pPr>
            <w:r w:rsidRPr="0E792681">
              <w:rPr>
                <w:kern w:val="0"/>
                <w:position w:val="0"/>
                <w:sz w:val="24"/>
                <w:szCs w:val="24"/>
                <w:lang w:eastAsia="zh-CN"/>
              </w:rPr>
              <w:t>Your Talent Is the </w:t>
            </w:r>
          </w:p>
          <w:p w:rsidRPr="003F3963" w:rsidR="003F3963" w:rsidP="0E792681" w:rsidRDefault="6EA667D8" w14:paraId="03805AAD" w14:textId="3E3C9252">
            <w:pPr>
              <w:suppressAutoHyphens w:val="0"/>
              <w:spacing w:after="0" w:line="276" w:lineRule="auto"/>
              <w:ind w:left="0" w:leftChars="0" w:firstLine="0" w:firstLineChars="0"/>
              <w:textDirection w:val="lrTb"/>
              <w:textAlignment w:val="auto"/>
              <w:rPr>
                <w:sz w:val="24"/>
                <w:szCs w:val="24"/>
                <w:lang w:eastAsia="zh-CN"/>
              </w:rPr>
            </w:pPr>
            <w:r w:rsidRPr="0E792681">
              <w:rPr>
                <w:kern w:val="0"/>
                <w:position w:val="0"/>
                <w:sz w:val="24"/>
                <w:szCs w:val="24"/>
                <w:lang w:eastAsia="zh-CN"/>
              </w:rPr>
              <w:t> Product</w:t>
            </w:r>
            <w:r w:rsidRPr="0E792681" w:rsidR="66CBCB29">
              <w:rPr>
                <w:sz w:val="24"/>
                <w:szCs w:val="24"/>
                <w:lang w:eastAsia="zh-CN"/>
              </w:rPr>
              <w:t xml:space="preserve">, </w:t>
            </w:r>
            <w:r w:rsidRPr="0E792681">
              <w:rPr>
                <w:sz w:val="24"/>
                <w:szCs w:val="24"/>
                <w:lang w:eastAsia="zh-CN"/>
              </w:rPr>
              <w:t>But Where Is Business? </w:t>
            </w:r>
          </w:p>
          <w:p w:rsidRPr="003F3963" w:rsidR="003F3963" w:rsidP="0E792681" w:rsidRDefault="35D484BA" w14:paraId="6BA3C9AD" w14:textId="31C9176C">
            <w:pPr>
              <w:suppressAutoHyphens w:val="0"/>
              <w:spacing w:after="0" w:line="276" w:lineRule="auto"/>
              <w:ind w:left="0" w:leftChars="0" w:firstLine="0" w:firstLineChars="0"/>
              <w:textDirection w:val="lrTb"/>
              <w:textAlignment w:val="auto"/>
              <w:rPr>
                <w:kern w:val="0"/>
                <w:position w:val="0"/>
                <w:sz w:val="24"/>
                <w:szCs w:val="24"/>
                <w:lang w:eastAsia="zh-CN"/>
              </w:rPr>
            </w:pPr>
            <w:r w:rsidRPr="0E792681">
              <w:rPr>
                <w:kern w:val="0"/>
                <w:position w:val="0"/>
                <w:sz w:val="24"/>
                <w:szCs w:val="24"/>
                <w:lang w:eastAsia="zh-CN"/>
              </w:rPr>
              <w:t> </w:t>
            </w:r>
          </w:p>
          <w:p w:rsidRPr="003F3963" w:rsidR="003F3963" w:rsidP="0E792681" w:rsidRDefault="35D484BA" w14:paraId="057CE923" w14:textId="07399FE9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Venue: </w:t>
            </w:r>
            <w:r w:rsidRPr="0E792681" w:rsidR="31D1AB47">
              <w:rPr>
                <w:b/>
                <w:bCs/>
                <w:sz w:val="24"/>
                <w:szCs w:val="24"/>
              </w:rPr>
              <w:t xml:space="preserve"> </w:t>
            </w:r>
            <w:r w:rsidRPr="0E792681" w:rsidR="31D1AB47">
              <w:rPr>
                <w:sz w:val="24"/>
                <w:szCs w:val="24"/>
              </w:rPr>
              <w:t xml:space="preserve">TBC </w:t>
            </w:r>
          </w:p>
          <w:p w:rsidRPr="003F3963" w:rsidR="003F3963" w:rsidP="0E792681" w:rsidRDefault="0154584B" w14:paraId="24089DC9" w14:textId="71BC26DF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2324063E">
              <w:rPr>
                <w:b/>
                <w:bCs/>
                <w:sz w:val="24"/>
                <w:szCs w:val="24"/>
              </w:rPr>
              <w:t xml:space="preserve">Moderator: </w:t>
            </w:r>
            <w:r w:rsidRPr="2324063E" w:rsidR="02FB43A5">
              <w:rPr>
                <w:sz w:val="24"/>
                <w:szCs w:val="24"/>
              </w:rPr>
              <w:t>Rajab Salim</w:t>
            </w:r>
          </w:p>
          <w:p w:rsidR="003F3963" w:rsidP="0E792681" w:rsidRDefault="35D484BA" w14:paraId="7999F917" w14:textId="77777777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Partners: </w:t>
            </w:r>
          </w:p>
          <w:p w:rsidR="42539706" w:rsidP="0E792681" w:rsidRDefault="42539706" w14:paraId="738FFBC8" w14:textId="2F9B666F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</w:p>
          <w:p w:rsidR="2C36CCE4" w:rsidP="00ED5329" w:rsidRDefault="71C9706B" w14:paraId="31D37D62" w14:textId="4D8D521D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0" w:hanging="2"/>
              <w:rPr>
                <w:sz w:val="24"/>
                <w:szCs w:val="24"/>
                <w:highlight w:val="yellow"/>
              </w:rPr>
            </w:pPr>
            <w:r w:rsidRPr="0E792681">
              <w:rPr>
                <w:sz w:val="24"/>
                <w:szCs w:val="24"/>
                <w:highlight w:val="yellow"/>
              </w:rPr>
              <w:t>HEVA Fund</w:t>
            </w:r>
          </w:p>
          <w:p w:rsidR="2C36CCE4" w:rsidP="00ED5329" w:rsidRDefault="3667D76F" w14:paraId="131079F0" w14:textId="24F2DD7F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0" w:hanging="2"/>
              <w:rPr>
                <w:sz w:val="24"/>
                <w:szCs w:val="24"/>
                <w:highlight w:val="yellow"/>
              </w:rPr>
            </w:pPr>
            <w:r w:rsidRPr="2324063E">
              <w:rPr>
                <w:sz w:val="24"/>
                <w:szCs w:val="24"/>
                <w:highlight w:val="yellow"/>
              </w:rPr>
              <w:t>Baraza Media</w:t>
            </w:r>
          </w:p>
          <w:p w:rsidR="57313974" w:rsidP="00ED5329" w:rsidRDefault="57313974" w14:paraId="77FBE8D9" w14:textId="5AAD4798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0" w:hanging="2"/>
              <w:rPr>
                <w:sz w:val="24"/>
                <w:szCs w:val="24"/>
                <w:highlight w:val="yellow"/>
              </w:rPr>
            </w:pPr>
            <w:r w:rsidRPr="2324063E">
              <w:rPr>
                <w:sz w:val="24"/>
                <w:szCs w:val="24"/>
                <w:highlight w:val="yellow"/>
              </w:rPr>
              <w:t>Iyani</w:t>
            </w:r>
          </w:p>
          <w:p w:rsidR="2C36CCE4" w:rsidP="0E792681" w:rsidRDefault="2C36CCE4" w14:paraId="712E7DE9" w14:textId="0302A22E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</w:p>
          <w:p w:rsidR="42539706" w:rsidP="0E792681" w:rsidRDefault="42539706" w14:paraId="173181D3" w14:textId="026886F7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</w:p>
          <w:p w:rsidRPr="00E372AA" w:rsidR="003F3963" w:rsidP="0E792681" w:rsidRDefault="003F3963" w14:paraId="0FD8414A" w14:textId="5EE0B429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</w:p>
        </w:tc>
        <w:tc>
          <w:tcPr>
            <w:tcW w:w="2438" w:type="dxa"/>
            <w:tcMar/>
          </w:tcPr>
          <w:p w:rsidR="003F3963" w:rsidP="0E792681" w:rsidRDefault="35D484BA" w14:paraId="45E9D335" w14:textId="77777777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Digital Transformation Village </w:t>
            </w:r>
          </w:p>
          <w:p w:rsidR="003F3963" w:rsidP="0E792681" w:rsidRDefault="003F3963" w14:paraId="36587B63" w14:textId="77777777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="7F0B8A92" w:rsidP="0E792681" w:rsidRDefault="71981040" w14:paraId="1B30F801" w14:textId="46DEEC20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>Workshop 11</w:t>
            </w:r>
          </w:p>
          <w:p w:rsidR="43DF1FA7" w:rsidP="0E792681" w:rsidRDefault="43DF1FA7" w14:paraId="7AA79ECE" w14:textId="1A36670F">
            <w:pPr>
              <w:shd w:val="clear" w:color="auto" w:fill="FFFFFF" w:themeFill="background1"/>
              <w:spacing w:after="75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Pr="00E372AA" w:rsidR="003F3963" w:rsidP="2324063E" w:rsidRDefault="00B535B7" w14:paraId="0BBF7E42" w14:textId="1424557B">
            <w:pPr>
              <w:spacing w:before="240" w:after="240" w:line="240" w:lineRule="auto"/>
              <w:ind w:left="0" w:hanging="2"/>
              <w:rPr>
                <w:sz w:val="24"/>
                <w:szCs w:val="24"/>
              </w:rPr>
            </w:pPr>
            <w:r w:rsidRPr="2324063E">
              <w:rPr>
                <w:b/>
                <w:bCs/>
                <w:sz w:val="24"/>
                <w:szCs w:val="24"/>
              </w:rPr>
              <w:t>Title</w:t>
            </w:r>
            <w:r w:rsidRPr="2324063E" w:rsidR="36DC4C0B">
              <w:rPr>
                <w:b/>
                <w:bCs/>
                <w:sz w:val="24"/>
                <w:szCs w:val="24"/>
              </w:rPr>
              <w:t xml:space="preserve">: </w:t>
            </w:r>
            <w:r w:rsidRPr="2324063E" w:rsidR="708E4FD9">
              <w:rPr>
                <w:sz w:val="24"/>
                <w:szCs w:val="24"/>
              </w:rPr>
              <w:t>From Idea to Enterprises: Building Businesses that can grow, scale and last</w:t>
            </w:r>
          </w:p>
          <w:p w:rsidRPr="00E372AA" w:rsidR="003F3963" w:rsidP="0E792681" w:rsidRDefault="35D484BA" w14:paraId="4F852429" w14:textId="6DC10B19">
            <w:pPr>
              <w:spacing w:after="0" w:line="240" w:lineRule="auto"/>
              <w:ind w:left="0" w:leftChars="0" w:firstLine="0" w:firstLineChars="0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Venue: </w:t>
            </w:r>
            <w:r w:rsidRPr="0E792681" w:rsidR="11EA622A">
              <w:rPr>
                <w:sz w:val="24"/>
                <w:szCs w:val="24"/>
              </w:rPr>
              <w:t>TBC</w:t>
            </w:r>
          </w:p>
          <w:p w:rsidRPr="00E372AA" w:rsidR="003F3963" w:rsidP="0E792681" w:rsidRDefault="0154584B" w14:paraId="41C90F49" w14:textId="42616F04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2324063E">
              <w:rPr>
                <w:b/>
                <w:bCs/>
                <w:sz w:val="24"/>
                <w:szCs w:val="24"/>
              </w:rPr>
              <w:t>Moderator:</w:t>
            </w:r>
            <w:r w:rsidRPr="2324063E" w:rsidR="04053E7D">
              <w:rPr>
                <w:b/>
                <w:bCs/>
                <w:sz w:val="24"/>
                <w:szCs w:val="24"/>
              </w:rPr>
              <w:t xml:space="preserve"> </w:t>
            </w:r>
            <w:r w:rsidRPr="2324063E" w:rsidR="4E9DF38D">
              <w:rPr>
                <w:sz w:val="24"/>
                <w:szCs w:val="24"/>
              </w:rPr>
              <w:t>Daisy Chesang</w:t>
            </w:r>
            <w:r w:rsidRPr="2324063E" w:rsidR="722FD69A">
              <w:rPr>
                <w:sz w:val="24"/>
                <w:szCs w:val="24"/>
              </w:rPr>
              <w:t xml:space="preserve">, </w:t>
            </w:r>
            <w:r w:rsidRPr="2324063E" w:rsidR="722FD69A">
              <w:rPr>
                <w:i/>
                <w:iCs/>
                <w:sz w:val="24"/>
                <w:szCs w:val="24"/>
              </w:rPr>
              <w:t>Senior Associate, Global Development Incubator</w:t>
            </w:r>
          </w:p>
          <w:p w:rsidRPr="00E372AA" w:rsidR="003F3963" w:rsidP="0E792681" w:rsidRDefault="35D484BA" w14:paraId="595C4DEB" w14:textId="77777777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Partners: </w:t>
            </w:r>
          </w:p>
          <w:p w:rsidR="2DA2AC12" w:rsidP="0E792681" w:rsidRDefault="2DA2AC12" w14:paraId="2038B405" w14:textId="23A0784F">
            <w:pPr>
              <w:spacing w:after="0" w:line="240" w:lineRule="auto"/>
              <w:ind w:left="0" w:hanging="2"/>
              <w:rPr>
                <w:color w:val="111827"/>
                <w:sz w:val="24"/>
                <w:szCs w:val="24"/>
              </w:rPr>
            </w:pPr>
          </w:p>
          <w:p w:rsidRPr="00E372AA" w:rsidR="003F3963" w:rsidP="00ED5329" w:rsidRDefault="3B7695CD" w14:paraId="5624E035" w14:textId="5AC0A258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0" w:hanging="2"/>
              <w:rPr>
                <w:b/>
                <w:bCs/>
              </w:rPr>
            </w:pPr>
            <w:r>
              <w:t>Furaha L. Hesketh</w:t>
            </w:r>
            <w:r w:rsidR="5A07F104">
              <w:t xml:space="preserve">, </w:t>
            </w:r>
            <w:r w:rsidRPr="2324063E" w:rsidR="5A07F104">
              <w:rPr>
                <w:i/>
                <w:iCs/>
              </w:rPr>
              <w:t>Community Programs Officer, Maono Space, Open Institute</w:t>
            </w:r>
          </w:p>
          <w:p w:rsidRPr="00E372AA" w:rsidR="003F3963" w:rsidP="00ED5329" w:rsidRDefault="2AAE4AF2" w14:paraId="7E29E2B4" w14:textId="1D376F6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0" w:hanging="2"/>
              <w:rPr>
                <w:b/>
                <w:bCs/>
              </w:rPr>
            </w:pPr>
            <w:r w:rsidRPr="2324063E">
              <w:t>Monica Ogetange</w:t>
            </w:r>
            <w:r w:rsidRPr="2324063E" w:rsidR="0AB832E0">
              <w:t xml:space="preserve">, </w:t>
            </w:r>
            <w:r w:rsidRPr="2324063E" w:rsidR="1FD99B9B">
              <w:rPr>
                <w:i/>
                <w:iCs/>
              </w:rPr>
              <w:t>Founder Cenere Growth Hub</w:t>
            </w:r>
          </w:p>
          <w:p w:rsidRPr="00E372AA" w:rsidR="003F3963" w:rsidP="00ED5329" w:rsidRDefault="6083C8A0" w14:paraId="3001EEF7" w14:textId="5C9DBC77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0" w:hanging="2"/>
              <w:rPr>
                <w:b/>
                <w:bCs/>
              </w:rPr>
            </w:pPr>
            <w:r>
              <w:t xml:space="preserve">Linda </w:t>
            </w:r>
            <w:r w:rsidR="08D6B624">
              <w:t>Ng’ondu, Chief</w:t>
            </w:r>
            <w:r w:rsidRPr="2324063E" w:rsidR="069BB116">
              <w:rPr>
                <w:i/>
                <w:iCs/>
              </w:rPr>
              <w:t xml:space="preserve"> Product Officer</w:t>
            </w:r>
            <w:r w:rsidRPr="2324063E" w:rsidR="495219DB">
              <w:rPr>
                <w:i/>
                <w:iCs/>
              </w:rPr>
              <w:t>,</w:t>
            </w:r>
            <w:r w:rsidRPr="2324063E" w:rsidR="069BB116">
              <w:rPr>
                <w:i/>
                <w:iCs/>
              </w:rPr>
              <w:t xml:space="preserve"> Ziya</w:t>
            </w:r>
          </w:p>
        </w:tc>
        <w:tc>
          <w:tcPr>
            <w:tcW w:w="2287" w:type="dxa"/>
            <w:tcMar/>
          </w:tcPr>
          <w:p w:rsidR="003F3963" w:rsidP="0E792681" w:rsidRDefault="35D484BA" w14:paraId="3FB47DD3" w14:textId="77777777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>Youth and Entrepreneurship Village</w:t>
            </w:r>
          </w:p>
          <w:p w:rsidR="003F3963" w:rsidP="0E792681" w:rsidRDefault="003F3963" w14:paraId="0A4BEC23" w14:textId="77777777">
            <w:pPr>
              <w:spacing w:after="0" w:line="240" w:lineRule="auto"/>
              <w:ind w:left="0" w:leftChars="0" w:firstLine="0" w:firstLineChars="0"/>
              <w:rPr>
                <w:sz w:val="24"/>
                <w:szCs w:val="24"/>
              </w:rPr>
            </w:pPr>
          </w:p>
          <w:p w:rsidR="569CF76A" w:rsidP="0E792681" w:rsidRDefault="3559A398" w14:paraId="679FC164" w14:textId="2E42D5B8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>Workshop 12</w:t>
            </w:r>
          </w:p>
          <w:p w:rsidR="43DF1FA7" w:rsidP="43DF1FA7" w:rsidRDefault="43DF1FA7" w14:paraId="4CF1C9BA" w14:textId="26333A04">
            <w:pPr>
              <w:pStyle w:val="NoSpacing"/>
              <w:spacing w:line="276" w:lineRule="auto"/>
              <w:ind w:hanging="2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</w:p>
          <w:p w:rsidRPr="003F3963" w:rsidR="003F3963" w:rsidP="43DF1FA7" w:rsidRDefault="35D484BA" w14:paraId="036F133D" w14:textId="77777777">
            <w:pPr>
              <w:pStyle w:val="NoSpacing"/>
              <w:spacing w:line="276" w:lineRule="auto"/>
              <w:ind w:hanging="2"/>
              <w:rPr>
                <w:rFonts w:ascii="Calibri" w:hAnsi="Calibri" w:eastAsia="Calibri" w:cs="Calibri"/>
                <w:sz w:val="24"/>
                <w:szCs w:val="24"/>
              </w:rPr>
            </w:pPr>
            <w:r w:rsidRPr="0E792681">
              <w:rPr>
                <w:rFonts w:ascii="Calibri" w:hAnsi="Calibri" w:eastAsia="Calibri" w:cs="Calibri"/>
                <w:b/>
                <w:bCs/>
                <w:sz w:val="24"/>
                <w:szCs w:val="24"/>
              </w:rPr>
              <w:t xml:space="preserve">Title: </w:t>
            </w:r>
            <w:r w:rsidRPr="0E792681">
              <w:rPr>
                <w:rFonts w:ascii="Calibri" w:hAnsi="Calibri" w:eastAsia="Calibri" w:cs="Calibri"/>
                <w:sz w:val="24"/>
                <w:szCs w:val="24"/>
              </w:rPr>
              <w:t>Make It Official: </w:t>
            </w:r>
          </w:p>
          <w:p w:rsidRPr="003F3963" w:rsidR="003F3963" w:rsidP="0E792681" w:rsidRDefault="6EA667D8" w14:paraId="5741CE85" w14:textId="450714A6">
            <w:pPr>
              <w:suppressAutoHyphens w:val="0"/>
              <w:spacing w:after="0" w:line="276" w:lineRule="auto"/>
              <w:ind w:left="0" w:leftChars="0" w:firstLine="0" w:firstLineChars="0"/>
              <w:textDirection w:val="lrTb"/>
              <w:textAlignment w:val="auto"/>
              <w:rPr>
                <w:sz w:val="24"/>
                <w:szCs w:val="24"/>
                <w:lang w:eastAsia="zh-CN"/>
              </w:rPr>
            </w:pPr>
            <w:r w:rsidRPr="0E792681">
              <w:rPr>
                <w:kern w:val="0"/>
                <w:position w:val="0"/>
                <w:sz w:val="24"/>
                <w:szCs w:val="24"/>
                <w:lang w:eastAsia="zh-CN"/>
              </w:rPr>
              <w:t> Is Your Business Ready to Do Business? </w:t>
            </w:r>
          </w:p>
          <w:p w:rsidR="6967A05E" w:rsidP="0E792681" w:rsidRDefault="3BA05BD7" w14:paraId="7E8F45A1" w14:textId="715A4B56">
            <w:pPr>
              <w:spacing w:after="0" w:line="276" w:lineRule="auto"/>
              <w:ind w:left="0" w:leftChars="0" w:firstLine="0" w:firstLineChars="0"/>
              <w:rPr>
                <w:i/>
                <w:iCs/>
                <w:sz w:val="24"/>
                <w:szCs w:val="24"/>
              </w:rPr>
            </w:pPr>
            <w:r w:rsidRPr="0E792681">
              <w:rPr>
                <w:i/>
                <w:iCs/>
                <w:sz w:val="24"/>
                <w:szCs w:val="24"/>
              </w:rPr>
              <w:t xml:space="preserve"> </w:t>
            </w:r>
          </w:p>
          <w:p w:rsidRPr="00E372AA" w:rsidR="003F3963" w:rsidP="0E792681" w:rsidRDefault="35D484BA" w14:paraId="4EF35B47" w14:textId="3447579E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Venue: </w:t>
            </w:r>
            <w:r w:rsidRPr="0E792681" w:rsidR="7F497FDA">
              <w:rPr>
                <w:b/>
                <w:bCs/>
                <w:sz w:val="24"/>
                <w:szCs w:val="24"/>
              </w:rPr>
              <w:t xml:space="preserve">TBC </w:t>
            </w:r>
          </w:p>
          <w:p w:rsidRPr="00E372AA" w:rsidR="003F3963" w:rsidP="43DF1FA7" w:rsidRDefault="6EA667D8" w14:paraId="69018FDA" w14:textId="39CDCEE2">
            <w:pPr>
              <w:spacing w:after="0" w:line="240" w:lineRule="auto"/>
              <w:ind w:left="0" w:hanging="2"/>
            </w:pPr>
            <w:r w:rsidRPr="0E792681">
              <w:rPr>
                <w:b/>
                <w:bCs/>
                <w:sz w:val="24"/>
                <w:szCs w:val="24"/>
              </w:rPr>
              <w:t>Moderator:</w:t>
            </w:r>
            <w:r w:rsidRPr="0E792681" w:rsidR="3DC7FAE6">
              <w:rPr>
                <w:b/>
                <w:bCs/>
                <w:sz w:val="24"/>
                <w:szCs w:val="24"/>
              </w:rPr>
              <w:t xml:space="preserve"> </w:t>
            </w:r>
            <w:r w:rsidRPr="0E792681" w:rsidR="3DC7FAE6">
              <w:rPr>
                <w:sz w:val="24"/>
                <w:szCs w:val="24"/>
              </w:rPr>
              <w:t>Charles Kamau,</w:t>
            </w:r>
            <w:r w:rsidRPr="0E792681" w:rsidR="3DC7FAE6">
              <w:rPr>
                <w:i/>
                <w:iCs/>
                <w:sz w:val="24"/>
                <w:szCs w:val="24"/>
              </w:rPr>
              <w:t xml:space="preserve"> Strategic Partnerships, County </w:t>
            </w:r>
            <w:r w:rsidRPr="0E792681" w:rsidR="427DC780">
              <w:rPr>
                <w:i/>
                <w:iCs/>
                <w:sz w:val="24"/>
                <w:szCs w:val="24"/>
              </w:rPr>
              <w:t xml:space="preserve">Government of Kilifi </w:t>
            </w:r>
          </w:p>
          <w:p w:rsidR="003F3963" w:rsidP="0E792681" w:rsidRDefault="35D484BA" w14:paraId="47E21E25" w14:textId="77777777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5763EBA3">
              <w:rPr>
                <w:b/>
                <w:bCs/>
                <w:sz w:val="24"/>
                <w:szCs w:val="24"/>
              </w:rPr>
              <w:t xml:space="preserve">Partners: </w:t>
            </w:r>
          </w:p>
          <w:p w:rsidRPr="003F3963" w:rsidR="003F3963" w:rsidP="00ED5329" w:rsidRDefault="253ED9C2" w14:paraId="5FD22F9E" w14:textId="75DC9571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2324063E">
              <w:rPr>
                <w:sz w:val="24"/>
                <w:szCs w:val="24"/>
              </w:rPr>
              <w:t>Ken Tuju</w:t>
            </w:r>
            <w:r w:rsidRPr="2324063E" w:rsidR="23CDFBE0">
              <w:rPr>
                <w:sz w:val="24"/>
                <w:szCs w:val="24"/>
              </w:rPr>
              <w:t xml:space="preserve">, </w:t>
            </w:r>
            <w:r w:rsidRPr="2324063E" w:rsidR="030F6E0D">
              <w:rPr>
                <w:i/>
                <w:iCs/>
                <w:sz w:val="24"/>
                <w:szCs w:val="24"/>
              </w:rPr>
              <w:t>Regional Manager, Somo Africa</w:t>
            </w:r>
          </w:p>
          <w:p w:rsidR="7CF4080F" w:rsidP="00ED5329" w:rsidRDefault="7CF4080F" w14:paraId="04D2D91C" w14:textId="24E08939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2324063E">
              <w:rPr>
                <w:sz w:val="24"/>
                <w:szCs w:val="24"/>
              </w:rPr>
              <w:t>Zayy</w:t>
            </w:r>
            <w:r w:rsidRPr="2324063E" w:rsidR="7578B078">
              <w:rPr>
                <w:sz w:val="24"/>
                <w:szCs w:val="24"/>
              </w:rPr>
              <w:t>ad Said</w:t>
            </w:r>
            <w:r w:rsidRPr="2324063E" w:rsidR="562EBBBE">
              <w:rPr>
                <w:sz w:val="24"/>
                <w:szCs w:val="24"/>
              </w:rPr>
              <w:t xml:space="preserve">, </w:t>
            </w:r>
            <w:r w:rsidRPr="2324063E" w:rsidR="1D756E88">
              <w:rPr>
                <w:i/>
                <w:iCs/>
                <w:sz w:val="24"/>
                <w:szCs w:val="24"/>
              </w:rPr>
              <w:t>CEO</w:t>
            </w:r>
            <w:r w:rsidRPr="2324063E" w:rsidR="5A27F12D">
              <w:rPr>
                <w:i/>
                <w:iCs/>
                <w:sz w:val="24"/>
                <w:szCs w:val="24"/>
              </w:rPr>
              <w:t>,</w:t>
            </w:r>
            <w:r w:rsidRPr="2324063E" w:rsidR="1D756E88">
              <w:rPr>
                <w:i/>
                <w:iCs/>
                <w:sz w:val="24"/>
                <w:szCs w:val="24"/>
              </w:rPr>
              <w:t xml:space="preserve"> Hazina Group</w:t>
            </w:r>
          </w:p>
          <w:p w:rsidR="28638DC0" w:rsidP="00ED5329" w:rsidRDefault="28638DC0" w14:paraId="59DA44EF" w14:textId="5D82E4D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0" w:hanging="2"/>
            </w:pPr>
            <w:r w:rsidRPr="2324063E">
              <w:rPr>
                <w:sz w:val="24"/>
                <w:szCs w:val="24"/>
              </w:rPr>
              <w:t xml:space="preserve">Allan Mwangi, </w:t>
            </w:r>
            <w:r w:rsidRPr="2324063E">
              <w:rPr>
                <w:i/>
                <w:iCs/>
                <w:sz w:val="24"/>
                <w:szCs w:val="24"/>
              </w:rPr>
              <w:t>Head of Community &amp; Ecosystem at CcHUB</w:t>
            </w:r>
          </w:p>
          <w:p w:rsidR="5763EBA3" w:rsidP="5763EBA3" w:rsidRDefault="5763EBA3" w14:paraId="4B92DBD8" w14:textId="2512C87C">
            <w:pPr>
              <w:pStyle w:val="ListParagraph"/>
              <w:spacing w:after="0" w:line="240" w:lineRule="auto"/>
              <w:ind w:left="0" w:hanging="2"/>
              <w:rPr>
                <w:sz w:val="24"/>
                <w:szCs w:val="24"/>
              </w:rPr>
            </w:pPr>
          </w:p>
          <w:p w:rsidRPr="003F3963" w:rsidR="003F3963" w:rsidP="0E792681" w:rsidRDefault="003F3963" w14:paraId="54DAD015" w14:textId="692F5673">
            <w:pPr>
              <w:spacing w:after="0" w:line="240" w:lineRule="auto"/>
              <w:ind w:left="0" w:hanging="2"/>
              <w:rPr>
                <w:sz w:val="24"/>
                <w:szCs w:val="24"/>
                <w:highlight w:val="yellow"/>
              </w:rPr>
            </w:pPr>
          </w:p>
          <w:p w:rsidRPr="003F3963" w:rsidR="003F3963" w:rsidP="0E792681" w:rsidRDefault="003F3963" w14:paraId="327B5F6E" w14:textId="28057550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</w:p>
          <w:p w:rsidRPr="003F3963" w:rsidR="003F3963" w:rsidP="0E792681" w:rsidRDefault="003F3963" w14:paraId="29328832" w14:textId="4D5320A6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</w:p>
        </w:tc>
      </w:tr>
      <w:tr w:rsidR="43DF1FA7" w:rsidTr="7A826EBB" w14:paraId="792EF990" w14:textId="77777777">
        <w:trPr>
          <w:trHeight w:val="300"/>
        </w:trPr>
        <w:tc>
          <w:tcPr>
            <w:tcW w:w="2262" w:type="dxa"/>
            <w:tcMar/>
          </w:tcPr>
          <w:p w:rsidR="43DF1FA7" w:rsidP="0E792681" w:rsidRDefault="76A29A3B" w14:paraId="68EB0631" w14:textId="77777777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>1:00 PM - 2:00 PM</w:t>
            </w:r>
          </w:p>
        </w:tc>
        <w:tc>
          <w:tcPr>
            <w:tcW w:w="7087" w:type="dxa"/>
            <w:gridSpan w:val="3"/>
            <w:tcMar/>
          </w:tcPr>
          <w:p w:rsidR="43DF1FA7" w:rsidP="0E792681" w:rsidRDefault="76A29A3B" w14:paraId="026F0386" w14:textId="77777777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 xml:space="preserve">Lunch Break </w:t>
            </w:r>
          </w:p>
        </w:tc>
      </w:tr>
      <w:tr w:rsidR="43DF1FA7" w:rsidTr="7A826EBB" w14:paraId="7CB70DCE" w14:textId="77777777">
        <w:trPr>
          <w:trHeight w:val="300"/>
        </w:trPr>
        <w:tc>
          <w:tcPr>
            <w:tcW w:w="2262" w:type="dxa"/>
            <w:tcMar/>
          </w:tcPr>
          <w:p w:rsidR="48678434" w:rsidP="0E792681" w:rsidRDefault="6D42AFE6" w14:paraId="212E9365" w14:textId="2EC6E4E2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>2:00 PM- 4:00 PM</w:t>
            </w:r>
          </w:p>
          <w:p w:rsidR="43DF1FA7" w:rsidP="0E792681" w:rsidRDefault="43DF1FA7" w14:paraId="67BAD501" w14:textId="0952DC21">
            <w:pPr>
              <w:spacing w:line="240" w:lineRule="auto"/>
              <w:ind w:left="0" w:hanging="2"/>
              <w:rPr>
                <w:sz w:val="24"/>
                <w:szCs w:val="24"/>
              </w:rPr>
            </w:pPr>
          </w:p>
        </w:tc>
        <w:tc>
          <w:tcPr>
            <w:tcW w:w="2362" w:type="dxa"/>
            <w:tcMar/>
          </w:tcPr>
          <w:p w:rsidR="48678434" w:rsidP="0E792681" w:rsidRDefault="6D42AFE6" w14:paraId="6AE40638" w14:textId="0A61515F">
            <w:pPr>
              <w:spacing w:after="0" w:line="240" w:lineRule="auto"/>
              <w:ind w:left="0" w:hanging="2"/>
            </w:pPr>
            <w:r w:rsidRPr="5763EBA3">
              <w:rPr>
                <w:b/>
                <w:bCs/>
                <w:sz w:val="24"/>
                <w:szCs w:val="24"/>
              </w:rPr>
              <w:t>Sustainable Economies Village</w:t>
            </w:r>
          </w:p>
          <w:p w:rsidR="48678434" w:rsidP="0E792681" w:rsidRDefault="6D42AFE6" w14:paraId="05CD74CD" w14:textId="344CE709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5763EBA3">
              <w:rPr>
                <w:b/>
                <w:bCs/>
                <w:sz w:val="24"/>
                <w:szCs w:val="24"/>
              </w:rPr>
              <w:t xml:space="preserve"> </w:t>
            </w:r>
          </w:p>
          <w:p w:rsidR="43DF1FA7" w:rsidP="0E792681" w:rsidRDefault="0272657D" w14:paraId="1A63C3DF" w14:textId="7FFF816E">
            <w:pPr>
              <w:spacing w:after="0" w:line="240" w:lineRule="auto"/>
              <w:ind w:left="0" w:hanging="2"/>
            </w:pPr>
            <w:r w:rsidRPr="5763EBA3">
              <w:rPr>
                <w:b/>
                <w:bCs/>
                <w:sz w:val="24"/>
                <w:szCs w:val="24"/>
              </w:rPr>
              <w:t xml:space="preserve">Keynote: </w:t>
            </w:r>
            <w:r w:rsidRPr="5763EBA3">
              <w:rPr>
                <w:sz w:val="24"/>
                <w:szCs w:val="24"/>
              </w:rPr>
              <w:t>Sharon Owino</w:t>
            </w:r>
          </w:p>
          <w:p w:rsidR="43DF1FA7" w:rsidP="0E792681" w:rsidRDefault="43DF1FA7" w14:paraId="003B2494" w14:textId="67254E64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="48678434" w:rsidP="0E792681" w:rsidRDefault="6D42AFE6" w14:paraId="5099A99A" w14:textId="5E9C76EB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>Plenary Session 8</w:t>
            </w:r>
          </w:p>
          <w:p w:rsidR="43DF1FA7" w:rsidP="0E792681" w:rsidRDefault="43DF1FA7" w14:paraId="096A0688" w14:textId="72EEF5F7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="48678434" w:rsidP="0E792681" w:rsidRDefault="6D42AFE6" w14:paraId="0EA022DE" w14:textId="7F0FB4CD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>T</w:t>
            </w:r>
            <w:r w:rsidRPr="0E792681" w:rsidR="7338D891">
              <w:rPr>
                <w:b/>
                <w:bCs/>
                <w:sz w:val="24"/>
                <w:szCs w:val="24"/>
              </w:rPr>
              <w:t>itle</w:t>
            </w:r>
            <w:r w:rsidRPr="0E792681">
              <w:rPr>
                <w:sz w:val="24"/>
                <w:szCs w:val="24"/>
              </w:rPr>
              <w:t xml:space="preserve">: The Deals Den </w:t>
            </w:r>
          </w:p>
          <w:p w:rsidR="43DF1FA7" w:rsidP="0E792681" w:rsidRDefault="43DF1FA7" w14:paraId="09EF9430" w14:textId="0CBF7326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="48678434" w:rsidP="2324063E" w:rsidRDefault="0683E9F9" w14:paraId="46481CEE" w14:textId="381DE9F1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2324063E">
              <w:rPr>
                <w:b/>
                <w:bCs/>
                <w:sz w:val="24"/>
                <w:szCs w:val="24"/>
              </w:rPr>
              <w:t>Venue:</w:t>
            </w:r>
            <w:r w:rsidRPr="2324063E">
              <w:rPr>
                <w:sz w:val="24"/>
                <w:szCs w:val="24"/>
              </w:rPr>
              <w:t xml:space="preserve"> Main Auditorium</w:t>
            </w:r>
          </w:p>
          <w:p w:rsidR="48678434" w:rsidP="0E792681" w:rsidRDefault="6D42AFE6" w14:paraId="2A5A09FB" w14:textId="49C8463F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Moderator: </w:t>
            </w:r>
            <w:r w:rsidRPr="0E792681" w:rsidR="64F621C5">
              <w:rPr>
                <w:b/>
                <w:bCs/>
                <w:sz w:val="24"/>
                <w:szCs w:val="24"/>
              </w:rPr>
              <w:t>MC</w:t>
            </w:r>
          </w:p>
          <w:p w:rsidR="48678434" w:rsidP="0E792681" w:rsidRDefault="6D42AFE6" w14:paraId="6360CF42" w14:textId="77777777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Partners: </w:t>
            </w:r>
          </w:p>
          <w:p w:rsidR="09A1FF68" w:rsidP="00ED5329" w:rsidRDefault="3F110F1B" w14:paraId="1AA5E5E8" w14:textId="50D59309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2324063E">
              <w:rPr>
                <w:sz w:val="24"/>
                <w:szCs w:val="24"/>
              </w:rPr>
              <w:t xml:space="preserve"> Edwin Mwangi</w:t>
            </w:r>
            <w:r w:rsidRPr="2324063E" w:rsidR="1BF9E4D2">
              <w:rPr>
                <w:sz w:val="24"/>
                <w:szCs w:val="24"/>
              </w:rPr>
              <w:t xml:space="preserve">, </w:t>
            </w:r>
            <w:r w:rsidRPr="2324063E" w:rsidR="78D1026E">
              <w:rPr>
                <w:i/>
                <w:iCs/>
                <w:sz w:val="24"/>
                <w:szCs w:val="24"/>
              </w:rPr>
              <w:t>Founder,</w:t>
            </w:r>
            <w:r w:rsidRPr="2324063E" w:rsidR="1BF9E4D2">
              <w:rPr>
                <w:i/>
                <w:iCs/>
                <w:sz w:val="24"/>
                <w:szCs w:val="24"/>
              </w:rPr>
              <w:t xml:space="preserve"> Live Mombasa</w:t>
            </w:r>
          </w:p>
          <w:p w:rsidR="09A1FF68" w:rsidP="00ED5329" w:rsidRDefault="1BDCE0AD" w14:paraId="4069169F" w14:textId="41F17BB0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2324063E">
              <w:rPr>
                <w:sz w:val="24"/>
                <w:szCs w:val="24"/>
              </w:rPr>
              <w:t xml:space="preserve">Emmanuel </w:t>
            </w:r>
            <w:r w:rsidRPr="2324063E" w:rsidR="75282ED3">
              <w:rPr>
                <w:sz w:val="24"/>
                <w:szCs w:val="24"/>
              </w:rPr>
              <w:t>Mae</w:t>
            </w:r>
            <w:r w:rsidRPr="2324063E" w:rsidR="61F4F86A">
              <w:rPr>
                <w:sz w:val="24"/>
                <w:szCs w:val="24"/>
              </w:rPr>
              <w:t xml:space="preserve">, </w:t>
            </w:r>
            <w:r w:rsidRPr="2324063E" w:rsidR="61F4F86A">
              <w:rPr>
                <w:i/>
                <w:iCs/>
                <w:sz w:val="24"/>
                <w:szCs w:val="24"/>
              </w:rPr>
              <w:t>Investor</w:t>
            </w:r>
          </w:p>
          <w:p w:rsidR="30901035" w:rsidP="00ED5329" w:rsidRDefault="44513D3A" w14:paraId="30C67899" w14:textId="0552E337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0" w:hanging="2"/>
              <w:rPr>
                <w:b/>
                <w:bCs/>
              </w:rPr>
            </w:pPr>
            <w:r w:rsidRPr="2324063E">
              <w:rPr>
                <w:sz w:val="24"/>
                <w:szCs w:val="24"/>
              </w:rPr>
              <w:t>Monica Ogetange</w:t>
            </w:r>
            <w:r w:rsidRPr="2324063E" w:rsidR="18DF34DB">
              <w:rPr>
                <w:sz w:val="24"/>
                <w:szCs w:val="24"/>
              </w:rPr>
              <w:t xml:space="preserve">, </w:t>
            </w:r>
            <w:r w:rsidRPr="2324063E" w:rsidR="18DF34DB">
              <w:rPr>
                <w:i/>
                <w:iCs/>
              </w:rPr>
              <w:t>Founder</w:t>
            </w:r>
            <w:r w:rsidRPr="2324063E" w:rsidR="04DBA33A">
              <w:rPr>
                <w:i/>
                <w:iCs/>
              </w:rPr>
              <w:t>,</w:t>
            </w:r>
            <w:r w:rsidRPr="2324063E" w:rsidR="18DF34DB">
              <w:rPr>
                <w:i/>
                <w:iCs/>
              </w:rPr>
              <w:t xml:space="preserve"> Cenere Growth Hub</w:t>
            </w:r>
          </w:p>
          <w:p w:rsidR="30901035" w:rsidP="00ED5329" w:rsidRDefault="44513D3A" w14:paraId="3F3A8719" w14:textId="086A3E5D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2324063E">
              <w:rPr>
                <w:sz w:val="24"/>
                <w:szCs w:val="24"/>
              </w:rPr>
              <w:t>Wanjiku Wambugu</w:t>
            </w:r>
            <w:r w:rsidRPr="2324063E" w:rsidR="0603F2A3">
              <w:rPr>
                <w:sz w:val="24"/>
                <w:szCs w:val="24"/>
              </w:rPr>
              <w:t xml:space="preserve">, </w:t>
            </w:r>
            <w:r w:rsidRPr="2324063E" w:rsidR="0603F2A3">
              <w:rPr>
                <w:i/>
                <w:iCs/>
                <w:sz w:val="24"/>
                <w:szCs w:val="24"/>
              </w:rPr>
              <w:t>CEO, N</w:t>
            </w:r>
            <w:r w:rsidRPr="2324063E">
              <w:rPr>
                <w:i/>
                <w:iCs/>
                <w:sz w:val="24"/>
                <w:szCs w:val="24"/>
              </w:rPr>
              <w:t>yali Capital</w:t>
            </w:r>
          </w:p>
          <w:p w:rsidR="0CCC94A3" w:rsidP="00ED5329" w:rsidRDefault="3B1252DD" w14:paraId="18F7F39A" w14:textId="4AE6E4D8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2324063E">
              <w:rPr>
                <w:sz w:val="24"/>
                <w:szCs w:val="24"/>
              </w:rPr>
              <w:t>Zayyad Said</w:t>
            </w:r>
            <w:r w:rsidRPr="2324063E" w:rsidR="5083F971">
              <w:rPr>
                <w:sz w:val="24"/>
                <w:szCs w:val="24"/>
              </w:rPr>
              <w:t xml:space="preserve">, </w:t>
            </w:r>
            <w:r w:rsidRPr="2324063E" w:rsidR="5083F971">
              <w:rPr>
                <w:i/>
                <w:iCs/>
                <w:sz w:val="24"/>
                <w:szCs w:val="24"/>
              </w:rPr>
              <w:t>CEO Hazina Group</w:t>
            </w:r>
          </w:p>
          <w:p w:rsidR="28902552" w:rsidP="00ED5329" w:rsidRDefault="28902552" w14:paraId="18801274" w14:textId="4C09B255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2324063E">
              <w:rPr>
                <w:sz w:val="24"/>
                <w:szCs w:val="24"/>
              </w:rPr>
              <w:t xml:space="preserve">Ken Tuju, </w:t>
            </w:r>
            <w:r w:rsidRPr="2324063E">
              <w:rPr>
                <w:i/>
                <w:iCs/>
                <w:sz w:val="24"/>
                <w:szCs w:val="24"/>
              </w:rPr>
              <w:t>Regional Manager, Somo Africa</w:t>
            </w:r>
          </w:p>
          <w:p w:rsidR="170B4F3A" w:rsidP="00ED5329" w:rsidRDefault="170B4F3A" w14:paraId="71AED777" w14:textId="1104D2B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2324063E">
              <w:rPr>
                <w:sz w:val="24"/>
                <w:szCs w:val="24"/>
              </w:rPr>
              <w:t xml:space="preserve">Winnie Maua, </w:t>
            </w:r>
            <w:r w:rsidRPr="2324063E">
              <w:rPr>
                <w:i/>
                <w:iCs/>
                <w:sz w:val="24"/>
                <w:szCs w:val="24"/>
              </w:rPr>
              <w:t>Upendo Collections</w:t>
            </w:r>
          </w:p>
          <w:p w:rsidR="2324063E" w:rsidP="2324063E" w:rsidRDefault="2324063E" w14:paraId="77C7E4AB" w14:textId="797B3752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</w:p>
          <w:p w:rsidR="43DF1FA7" w:rsidP="0E792681" w:rsidRDefault="43DF1FA7" w14:paraId="60A102BB" w14:textId="23426123">
            <w:pPr>
              <w:spacing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438" w:type="dxa"/>
            <w:tcMar/>
          </w:tcPr>
          <w:p w:rsidR="1A7B85D9" w:rsidP="0E792681" w:rsidRDefault="3B0225C3" w14:paraId="7E842971" w14:textId="77777777">
            <w:pPr>
              <w:spacing w:after="0" w:line="240" w:lineRule="auto"/>
              <w:ind w:left="0" w:hanging="2"/>
            </w:pPr>
            <w:r w:rsidRPr="5763EBA3">
              <w:rPr>
                <w:b/>
                <w:bCs/>
                <w:sz w:val="24"/>
                <w:szCs w:val="24"/>
              </w:rPr>
              <w:t>Youth and Entrepreneurship Village</w:t>
            </w:r>
          </w:p>
          <w:p w:rsidR="5763EBA3" w:rsidP="5763EBA3" w:rsidRDefault="5763EBA3" w14:paraId="00EEB69E" w14:textId="2DA2F1E4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="43DF1FA7" w:rsidP="0E792681" w:rsidRDefault="47E43687" w14:paraId="62C0B2AF" w14:textId="22F46BEB">
            <w:pPr>
              <w:spacing w:after="0" w:line="240" w:lineRule="auto"/>
              <w:ind w:left="0" w:hanging="2"/>
            </w:pPr>
            <w:r w:rsidRPr="5763EBA3">
              <w:rPr>
                <w:b/>
                <w:bCs/>
                <w:sz w:val="24"/>
                <w:szCs w:val="24"/>
              </w:rPr>
              <w:t xml:space="preserve">Keynote: </w:t>
            </w:r>
            <w:r w:rsidRPr="5763EBA3">
              <w:rPr>
                <w:sz w:val="24"/>
                <w:szCs w:val="24"/>
              </w:rPr>
              <w:t>Ken Miheso</w:t>
            </w:r>
          </w:p>
          <w:p w:rsidR="1A7B85D9" w:rsidP="0E792681" w:rsidRDefault="3B0225C3" w14:paraId="5B036745" w14:textId="4B9CF62E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Plenary Session </w:t>
            </w:r>
            <w:r w:rsidRPr="0E792681" w:rsidR="2522898D">
              <w:rPr>
                <w:b/>
                <w:bCs/>
                <w:sz w:val="24"/>
                <w:szCs w:val="24"/>
              </w:rPr>
              <w:t>9</w:t>
            </w:r>
          </w:p>
          <w:p w:rsidR="43DF1FA7" w:rsidP="0E792681" w:rsidRDefault="43DF1FA7" w14:paraId="186FFA91" w14:textId="7AB1FD0B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="41E55B62" w:rsidP="0E792681" w:rsidRDefault="08D4E4D7" w14:paraId="37B4FCD8" w14:textId="0C3A8E8B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2324063E">
              <w:rPr>
                <w:b/>
                <w:bCs/>
                <w:sz w:val="24"/>
                <w:szCs w:val="24"/>
              </w:rPr>
              <w:t>T</w:t>
            </w:r>
            <w:r w:rsidRPr="2324063E" w:rsidR="1E5B9BE5">
              <w:rPr>
                <w:b/>
                <w:bCs/>
                <w:sz w:val="24"/>
                <w:szCs w:val="24"/>
              </w:rPr>
              <w:t>itle</w:t>
            </w:r>
            <w:r w:rsidRPr="2324063E">
              <w:rPr>
                <w:b/>
                <w:bCs/>
                <w:sz w:val="24"/>
                <w:szCs w:val="24"/>
              </w:rPr>
              <w:t xml:space="preserve">: </w:t>
            </w:r>
          </w:p>
          <w:p w:rsidR="441812A4" w:rsidP="2324063E" w:rsidRDefault="441812A4" w14:paraId="00D1A8E4" w14:textId="6FE474AE">
            <w:pPr>
              <w:spacing w:after="0" w:line="240" w:lineRule="auto"/>
              <w:ind w:left="0" w:hanging="2"/>
            </w:pPr>
            <w:r w:rsidRPr="2324063E">
              <w:rPr>
                <w:sz w:val="24"/>
                <w:szCs w:val="24"/>
              </w:rPr>
              <w:t xml:space="preserve">TBC </w:t>
            </w:r>
          </w:p>
          <w:p w:rsidR="43DF1FA7" w:rsidP="0E792681" w:rsidRDefault="43DF1FA7" w14:paraId="31885DAB" w14:textId="6BE56183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="1A7B85D9" w:rsidP="2324063E" w:rsidRDefault="66D70300" w14:paraId="73CDE36A" w14:textId="4E096DB1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2324063E">
              <w:rPr>
                <w:b/>
                <w:bCs/>
                <w:sz w:val="24"/>
                <w:szCs w:val="24"/>
              </w:rPr>
              <w:t>Venue:</w:t>
            </w:r>
            <w:r w:rsidRPr="2324063E">
              <w:rPr>
                <w:sz w:val="24"/>
                <w:szCs w:val="24"/>
              </w:rPr>
              <w:t xml:space="preserve"> </w:t>
            </w:r>
            <w:r w:rsidRPr="2324063E" w:rsidR="2E7D9D8D">
              <w:rPr>
                <w:sz w:val="24"/>
                <w:szCs w:val="24"/>
              </w:rPr>
              <w:t>TBC</w:t>
            </w:r>
          </w:p>
          <w:p w:rsidR="1A7B85D9" w:rsidP="0E792681" w:rsidRDefault="3B0225C3" w14:paraId="60D8EF65" w14:textId="2E33C606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Moderator: </w:t>
            </w:r>
            <w:r w:rsidRPr="0E792681" w:rsidR="12C27896">
              <w:rPr>
                <w:b/>
                <w:bCs/>
                <w:sz w:val="24"/>
                <w:szCs w:val="24"/>
              </w:rPr>
              <w:t>MC</w:t>
            </w:r>
          </w:p>
          <w:p w:rsidR="1A7B85D9" w:rsidP="0E792681" w:rsidRDefault="66D70300" w14:paraId="2B1F3423" w14:textId="77777777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2324063E">
              <w:rPr>
                <w:b/>
                <w:bCs/>
                <w:sz w:val="24"/>
                <w:szCs w:val="24"/>
              </w:rPr>
              <w:t xml:space="preserve">Partners: </w:t>
            </w:r>
          </w:p>
          <w:p w:rsidR="1A7B85D9" w:rsidP="00ED5329" w:rsidRDefault="1A7B85D9" w14:paraId="39100AB1" w14:textId="1C04339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0" w:hanging="2"/>
              <w:rPr>
                <w:sz w:val="24"/>
                <w:szCs w:val="24"/>
              </w:rPr>
            </w:pPr>
          </w:p>
        </w:tc>
        <w:tc>
          <w:tcPr>
            <w:tcW w:w="2287" w:type="dxa"/>
            <w:tcMar/>
          </w:tcPr>
          <w:p w:rsidR="19391FA4" w:rsidP="0E792681" w:rsidRDefault="74B5FF5E" w14:paraId="7D922408" w14:textId="77777777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Digital Transformation Village </w:t>
            </w:r>
          </w:p>
          <w:p w:rsidR="43DF1FA7" w:rsidP="0E792681" w:rsidRDefault="43DF1FA7" w14:paraId="2C36C6A9" w14:textId="77777777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="366CDB58" w:rsidP="0E792681" w:rsidRDefault="19BCDED5" w14:paraId="204D7E16" w14:textId="308EEC9E">
            <w:pPr>
              <w:shd w:val="clear" w:color="auto" w:fill="FFFFFF" w:themeFill="background1"/>
              <w:spacing w:after="75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Workshop 13 </w:t>
            </w:r>
          </w:p>
          <w:p w:rsidR="19391FA4" w:rsidP="0E792681" w:rsidRDefault="74B5FF5E" w14:paraId="5CC3128C" w14:textId="4F149B70">
            <w:pPr>
              <w:shd w:val="clear" w:color="auto" w:fill="FFFFFF" w:themeFill="background1"/>
              <w:spacing w:after="75"/>
              <w:ind w:left="0" w:hanging="2"/>
              <w:rPr>
                <w:color w:val="000000" w:themeColor="text1"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Title: </w:t>
            </w:r>
            <w:r w:rsidRPr="0E792681">
              <w:rPr>
                <w:color w:val="000000" w:themeColor="text1"/>
                <w:sz w:val="24"/>
                <w:szCs w:val="24"/>
              </w:rPr>
              <w:t>Beyond the Hype: AI, Blockchain &amp; DeFi and Africa’s Digital Future</w:t>
            </w:r>
          </w:p>
          <w:p w:rsidR="43DF1FA7" w:rsidP="0E792681" w:rsidRDefault="43DF1FA7" w14:paraId="08ED049B" w14:textId="3873387D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="4F23BDDF" w:rsidP="0E792681" w:rsidRDefault="665E322F" w14:paraId="67A3B53F" w14:textId="2EA48584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>Venue:</w:t>
            </w:r>
            <w:r w:rsidRPr="0E792681">
              <w:rPr>
                <w:sz w:val="24"/>
                <w:szCs w:val="24"/>
              </w:rPr>
              <w:t xml:space="preserve"> </w:t>
            </w:r>
            <w:r w:rsidRPr="0E792681" w:rsidR="1DC16AEF">
              <w:rPr>
                <w:sz w:val="24"/>
                <w:szCs w:val="24"/>
              </w:rPr>
              <w:t>TBC</w:t>
            </w:r>
          </w:p>
          <w:p w:rsidR="4F23BDDF" w:rsidP="0E792681" w:rsidRDefault="766E94A6" w14:paraId="6EA2CC3C" w14:textId="2DE53FA9">
            <w:pPr>
              <w:ind w:left="0" w:hanging="2"/>
              <w:rPr>
                <w:sz w:val="24"/>
                <w:szCs w:val="24"/>
              </w:rPr>
            </w:pPr>
            <w:r w:rsidRPr="2324063E">
              <w:rPr>
                <w:b/>
                <w:bCs/>
                <w:sz w:val="24"/>
                <w:szCs w:val="24"/>
              </w:rPr>
              <w:t xml:space="preserve">Moderator: </w:t>
            </w:r>
            <w:r w:rsidRPr="2324063E" w:rsidR="7EA008BE">
              <w:rPr>
                <w:sz w:val="24"/>
                <w:szCs w:val="24"/>
              </w:rPr>
              <w:t>Joab Kos</w:t>
            </w:r>
            <w:r w:rsidRPr="2324063E" w:rsidR="7EA008BE">
              <w:rPr>
                <w:b/>
                <w:bCs/>
                <w:sz w:val="24"/>
                <w:szCs w:val="24"/>
              </w:rPr>
              <w:t>e</w:t>
            </w:r>
            <w:r w:rsidRPr="2324063E" w:rsidR="2AD9593B">
              <w:rPr>
                <w:b/>
                <w:bCs/>
                <w:sz w:val="24"/>
                <w:szCs w:val="24"/>
              </w:rPr>
              <w:t xml:space="preserve">, </w:t>
            </w:r>
            <w:r w:rsidRPr="2324063E" w:rsidR="2AD9593B">
              <w:rPr>
                <w:i/>
                <w:iCs/>
                <w:sz w:val="24"/>
                <w:szCs w:val="24"/>
              </w:rPr>
              <w:t xml:space="preserve">Founder, Brickwall Consultancy </w:t>
            </w:r>
          </w:p>
          <w:p w:rsidR="19391FA4" w:rsidP="0E792681" w:rsidRDefault="077065B3" w14:paraId="0B83F306" w14:textId="2E006165">
            <w:pPr>
              <w:ind w:left="0" w:hanging="2"/>
              <w:rPr>
                <w:sz w:val="24"/>
                <w:szCs w:val="24"/>
              </w:rPr>
            </w:pPr>
            <w:r w:rsidRPr="2324063E">
              <w:rPr>
                <w:b/>
                <w:bCs/>
                <w:sz w:val="24"/>
                <w:szCs w:val="24"/>
              </w:rPr>
              <w:t xml:space="preserve">Partners </w:t>
            </w:r>
          </w:p>
          <w:p w:rsidR="5F2EFF7F" w:rsidP="00ED5329" w:rsidRDefault="5F2EFF7F" w14:paraId="08B47EEC" w14:textId="704672DC">
            <w:pPr>
              <w:pStyle w:val="ListParagraph"/>
              <w:numPr>
                <w:ilvl w:val="0"/>
                <w:numId w:val="13"/>
              </w:numPr>
              <w:spacing w:line="240" w:lineRule="auto"/>
              <w:ind w:left="0" w:hanging="2"/>
              <w:rPr>
                <w:sz w:val="24"/>
                <w:szCs w:val="24"/>
              </w:rPr>
            </w:pPr>
            <w:r w:rsidRPr="2324063E">
              <w:rPr>
                <w:sz w:val="24"/>
                <w:szCs w:val="24"/>
              </w:rPr>
              <w:t xml:space="preserve">Kagisano Bray, </w:t>
            </w:r>
            <w:r w:rsidRPr="2324063E">
              <w:rPr>
                <w:i/>
                <w:iCs/>
                <w:sz w:val="24"/>
                <w:szCs w:val="24"/>
              </w:rPr>
              <w:t>Managing Director, Kagisano Logistics</w:t>
            </w:r>
          </w:p>
          <w:p w:rsidR="19391FA4" w:rsidP="00ED5329" w:rsidRDefault="3198FFC4" w14:paraId="7A6D5A8D" w14:textId="6A2D2E77">
            <w:pPr>
              <w:pStyle w:val="ListParagraph"/>
              <w:numPr>
                <w:ilvl w:val="0"/>
                <w:numId w:val="13"/>
              </w:numPr>
              <w:spacing w:line="240" w:lineRule="auto"/>
              <w:ind w:left="0" w:hanging="2"/>
              <w:rPr>
                <w:sz w:val="24"/>
                <w:szCs w:val="24"/>
              </w:rPr>
            </w:pPr>
            <w:r w:rsidRPr="2324063E">
              <w:rPr>
                <w:sz w:val="24"/>
                <w:szCs w:val="24"/>
              </w:rPr>
              <w:t xml:space="preserve">Share internet </w:t>
            </w:r>
          </w:p>
          <w:p w:rsidR="19391FA4" w:rsidP="00ED5329" w:rsidRDefault="4B1371BA" w14:paraId="33451D1A" w14:textId="577CAF86">
            <w:pPr>
              <w:pStyle w:val="ListParagraph"/>
              <w:numPr>
                <w:ilvl w:val="0"/>
                <w:numId w:val="13"/>
              </w:numPr>
              <w:spacing w:line="240" w:lineRule="auto"/>
              <w:ind w:left="0" w:hanging="2"/>
              <w:rPr>
                <w:sz w:val="24"/>
                <w:szCs w:val="24"/>
              </w:rPr>
            </w:pPr>
            <w:r w:rsidRPr="5763EBA3">
              <w:rPr>
                <w:sz w:val="24"/>
                <w:szCs w:val="24"/>
              </w:rPr>
              <w:t xml:space="preserve">Leornard Kambona, </w:t>
            </w:r>
            <w:r w:rsidRPr="5763EBA3">
              <w:rPr>
                <w:i/>
                <w:iCs/>
                <w:sz w:val="24"/>
                <w:szCs w:val="24"/>
              </w:rPr>
              <w:t>AU representative in AI</w:t>
            </w:r>
          </w:p>
          <w:p w:rsidR="19391FA4" w:rsidP="00ED5329" w:rsidRDefault="6BB88566" w14:paraId="55A3FB71" w14:textId="6A58F62B">
            <w:pPr>
              <w:pStyle w:val="ListParagraph"/>
              <w:numPr>
                <w:ilvl w:val="0"/>
                <w:numId w:val="13"/>
              </w:numPr>
              <w:spacing w:line="240" w:lineRule="auto"/>
              <w:ind w:left="0" w:hanging="2"/>
              <w:rPr>
                <w:sz w:val="24"/>
                <w:szCs w:val="24"/>
              </w:rPr>
            </w:pPr>
            <w:r w:rsidRPr="2324063E">
              <w:rPr>
                <w:sz w:val="24"/>
                <w:szCs w:val="24"/>
              </w:rPr>
              <w:t>Enos Weswa</w:t>
            </w:r>
            <w:r w:rsidRPr="2324063E" w:rsidR="65428099">
              <w:rPr>
                <w:sz w:val="24"/>
                <w:szCs w:val="24"/>
              </w:rPr>
              <w:t xml:space="preserve">, </w:t>
            </w:r>
            <w:r w:rsidRPr="2324063E" w:rsidR="65428099">
              <w:rPr>
                <w:i/>
                <w:iCs/>
                <w:sz w:val="24"/>
                <w:szCs w:val="24"/>
              </w:rPr>
              <w:t>Country Director at the UK-Kenya Tech Hub</w:t>
            </w:r>
            <w:r w:rsidRPr="2324063E">
              <w:rPr>
                <w:sz w:val="24"/>
                <w:szCs w:val="24"/>
              </w:rPr>
              <w:t xml:space="preserve"> </w:t>
            </w:r>
          </w:p>
          <w:p w:rsidR="19391FA4" w:rsidP="00ED5329" w:rsidRDefault="242816E6" w14:paraId="51EB74AF" w14:textId="28F69F31">
            <w:pPr>
              <w:pStyle w:val="ListParagraph"/>
              <w:numPr>
                <w:ilvl w:val="0"/>
                <w:numId w:val="13"/>
              </w:numPr>
              <w:spacing w:line="240" w:lineRule="auto"/>
              <w:ind w:left="0" w:hanging="2"/>
              <w:rPr>
                <w:sz w:val="24"/>
                <w:szCs w:val="24"/>
              </w:rPr>
            </w:pPr>
            <w:r w:rsidRPr="2324063E">
              <w:rPr>
                <w:sz w:val="24"/>
                <w:szCs w:val="24"/>
              </w:rPr>
              <w:t>Ajira Digital</w:t>
            </w:r>
          </w:p>
        </w:tc>
      </w:tr>
      <w:tr w:rsidR="42539706" w:rsidTr="7A826EBB" w14:paraId="695A2D8C" w14:textId="77777777">
        <w:trPr>
          <w:trHeight w:val="300"/>
        </w:trPr>
        <w:tc>
          <w:tcPr>
            <w:tcW w:w="2262" w:type="dxa"/>
            <w:tcMar/>
          </w:tcPr>
          <w:p w:rsidR="291CA2C8" w:rsidP="0E792681" w:rsidRDefault="7C31581F" w14:paraId="1688AB81" w14:textId="7D19B885">
            <w:pPr>
              <w:spacing w:line="240" w:lineRule="auto"/>
              <w:ind w:left="0" w:hanging="2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>4:00PM –5:00PM</w:t>
            </w:r>
          </w:p>
        </w:tc>
        <w:tc>
          <w:tcPr>
            <w:tcW w:w="7087" w:type="dxa"/>
            <w:gridSpan w:val="3"/>
            <w:tcMar/>
          </w:tcPr>
          <w:p w:rsidR="5C33546C" w:rsidP="0E792681" w:rsidRDefault="39351C7A" w14:paraId="0310AE09" w14:textId="4A636AEC">
            <w:pPr>
              <w:spacing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>Hackathons Awards</w:t>
            </w:r>
          </w:p>
        </w:tc>
      </w:tr>
      <w:tr w:rsidRPr="00E372AA" w:rsidR="00203B99" w:rsidTr="7A826EBB" w14:paraId="644D2FA6" w14:textId="77777777">
        <w:trPr>
          <w:trHeight w:val="300"/>
        </w:trPr>
        <w:tc>
          <w:tcPr>
            <w:tcW w:w="9349" w:type="dxa"/>
            <w:gridSpan w:val="4"/>
            <w:tcMar/>
          </w:tcPr>
          <w:p w:rsidRPr="00E372AA" w:rsidR="00203B99" w:rsidP="0E792681" w:rsidRDefault="547D95D4" w14:paraId="0D1E73CD" w14:textId="77777777">
            <w:pPr>
              <w:spacing w:after="0" w:line="240" w:lineRule="auto"/>
              <w:ind w:left="0" w:hanging="2"/>
              <w:jc w:val="center"/>
              <w:rPr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>End of Day 4</w:t>
            </w:r>
          </w:p>
        </w:tc>
      </w:tr>
    </w:tbl>
    <w:p w:rsidRPr="00E372AA" w:rsidR="00203B99" w:rsidP="0E792681" w:rsidRDefault="00203B99" w14:paraId="0029EBA5" w14:textId="77777777">
      <w:pPr>
        <w:ind w:left="0" w:hanging="2"/>
        <w:rPr>
          <w:sz w:val="24"/>
          <w:szCs w:val="24"/>
        </w:rPr>
      </w:pPr>
    </w:p>
    <w:p w:rsidRPr="00E372AA" w:rsidR="00203B99" w:rsidP="0E792681" w:rsidRDefault="00203B99" w14:paraId="6341C17A" w14:textId="2523F787">
      <w:pPr>
        <w:ind w:left="0" w:hanging="2"/>
        <w:rPr>
          <w:sz w:val="24"/>
          <w:szCs w:val="24"/>
        </w:rPr>
      </w:pPr>
    </w:p>
    <w:p w:rsidRPr="00E372AA" w:rsidR="00203B99" w:rsidP="0E792681" w:rsidRDefault="547D95D4" w14:paraId="6CA8496C" w14:textId="571F5D49">
      <w:pPr>
        <w:ind w:left="0" w:hanging="2"/>
        <w:rPr>
          <w:sz w:val="24"/>
          <w:szCs w:val="24"/>
        </w:rPr>
      </w:pPr>
      <w:r w:rsidRPr="0E792681">
        <w:rPr>
          <w:b/>
          <w:bCs/>
          <w:sz w:val="24"/>
          <w:szCs w:val="24"/>
        </w:rPr>
        <w:t>DAY 5</w:t>
      </w:r>
      <w:r w:rsidRPr="0E792681">
        <w:rPr>
          <w:sz w:val="24"/>
          <w:szCs w:val="24"/>
        </w:rPr>
        <w:t xml:space="preserve">:  </w:t>
      </w:r>
    </w:p>
    <w:p w:rsidR="00203B99" w:rsidP="0E792681" w:rsidRDefault="547D95D4" w14:paraId="0F15B63D" w14:textId="694AA38A">
      <w:pPr>
        <w:ind w:left="0" w:hanging="2"/>
        <w:rPr>
          <w:b/>
          <w:bCs/>
          <w:sz w:val="24"/>
          <w:szCs w:val="24"/>
        </w:rPr>
      </w:pPr>
      <w:r w:rsidRPr="0E792681">
        <w:rPr>
          <w:b/>
          <w:bCs/>
          <w:sz w:val="24"/>
          <w:szCs w:val="24"/>
        </w:rPr>
        <w:t xml:space="preserve">Theme: </w:t>
      </w:r>
    </w:p>
    <w:tbl>
      <w:tblPr>
        <w:tblW w:w="9350" w:type="dxa"/>
        <w:tblInd w:w="-10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000" w:firstRow="0" w:lastRow="0" w:firstColumn="0" w:lastColumn="0" w:noHBand="0" w:noVBand="0"/>
      </w:tblPr>
      <w:tblGrid>
        <w:gridCol w:w="2263"/>
        <w:gridCol w:w="2760"/>
        <w:gridCol w:w="1964"/>
        <w:gridCol w:w="2363"/>
      </w:tblGrid>
      <w:tr w:rsidRPr="00E372AA" w:rsidR="00097777" w:rsidTr="7A826EBB" w14:paraId="30CF877A" w14:textId="77777777">
        <w:tc>
          <w:tcPr>
            <w:tcW w:w="22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E372AA" w:rsidR="00097777" w:rsidP="0E792681" w:rsidRDefault="06444826" w14:paraId="482D3F7B" w14:textId="77777777">
            <w:pPr>
              <w:ind w:left="0" w:hanging="2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 xml:space="preserve">Time </w:t>
            </w:r>
          </w:p>
        </w:tc>
        <w:tc>
          <w:tcPr>
            <w:tcW w:w="7087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097777" w:rsidR="00097777" w:rsidP="0E792681" w:rsidRDefault="06444826" w14:paraId="0AE93CD6" w14:textId="77777777">
            <w:pPr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Event </w:t>
            </w:r>
          </w:p>
        </w:tc>
      </w:tr>
      <w:tr w:rsidRPr="00E372AA" w:rsidR="00097777" w:rsidTr="7A826EBB" w14:paraId="18161756" w14:textId="77777777">
        <w:tc>
          <w:tcPr>
            <w:tcW w:w="22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E372AA" w:rsidR="00097777" w:rsidP="0E792681" w:rsidRDefault="06444826" w14:paraId="248D33D4" w14:textId="77777777">
            <w:pPr>
              <w:ind w:left="0" w:hanging="2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>8.30 AM – 9.00 AM</w:t>
            </w:r>
          </w:p>
        </w:tc>
        <w:tc>
          <w:tcPr>
            <w:tcW w:w="7087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097777" w:rsidR="00097777" w:rsidP="0E792681" w:rsidRDefault="06444826" w14:paraId="580A240E" w14:textId="77777777">
            <w:pPr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>Arrival and Registration</w:t>
            </w:r>
          </w:p>
        </w:tc>
      </w:tr>
      <w:tr w:rsidRPr="00E372AA" w:rsidR="00097777" w:rsidTr="7A826EBB" w14:paraId="74F35A83" w14:textId="77777777">
        <w:trPr>
          <w:trHeight w:val="1305"/>
        </w:trPr>
        <w:tc>
          <w:tcPr>
            <w:tcW w:w="22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E372AA" w:rsidR="00097777" w:rsidP="0E792681" w:rsidRDefault="06444826" w14:paraId="228A0773" w14:textId="6AB23B4B">
            <w:pPr>
              <w:ind w:left="0" w:hanging="2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 xml:space="preserve">9.00 AM- 10.00 AM </w:t>
            </w:r>
          </w:p>
        </w:tc>
        <w:tc>
          <w:tcPr>
            <w:tcW w:w="7087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097777" w:rsidR="00097777" w:rsidP="0E792681" w:rsidRDefault="06444826" w14:paraId="27A422A3" w14:textId="5095B13A">
            <w:pPr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>Fireside Chat 6</w:t>
            </w:r>
          </w:p>
          <w:p w:rsidRPr="00097777" w:rsidR="00097777" w:rsidP="0E792681" w:rsidRDefault="06444826" w14:paraId="5ED18EFF" w14:textId="4CC951C7">
            <w:pPr>
              <w:spacing w:after="0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>Title: Decisions That Shape Us</w:t>
            </w:r>
            <w:r w:rsidRPr="0E792681">
              <w:rPr>
                <w:sz w:val="24"/>
                <w:szCs w:val="24"/>
              </w:rPr>
              <w:t>: The weight of county and national decisions in shaping innovation and opportunity for young people. </w:t>
            </w:r>
          </w:p>
          <w:p w:rsidRPr="00097777" w:rsidR="00097777" w:rsidP="0E792681" w:rsidRDefault="3ACDF74D" w14:paraId="2867A6ED" w14:textId="77777777">
            <w:pPr>
              <w:spacing w:after="0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Venue: </w:t>
            </w:r>
            <w:r w:rsidRPr="0E792681">
              <w:rPr>
                <w:sz w:val="24"/>
                <w:szCs w:val="24"/>
              </w:rPr>
              <w:t>Main Arena</w:t>
            </w:r>
          </w:p>
          <w:p w:rsidR="0E1B7D36" w:rsidP="0E792681" w:rsidRDefault="54995EC7" w14:paraId="5E209146" w14:textId="1D31C052">
            <w:pPr>
              <w:spacing w:after="0"/>
              <w:ind w:left="0" w:hanging="2"/>
              <w:rPr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>Keynote</w:t>
            </w:r>
            <w:r w:rsidRPr="0E792681" w:rsidR="0BF1A5C7">
              <w:rPr>
                <w:b/>
                <w:bCs/>
                <w:sz w:val="24"/>
                <w:szCs w:val="24"/>
              </w:rPr>
              <w:t xml:space="preserve"> Speaker: </w:t>
            </w:r>
            <w:r w:rsidRPr="0E792681" w:rsidR="0BF1A5C7">
              <w:rPr>
                <w:sz w:val="24"/>
                <w:szCs w:val="24"/>
              </w:rPr>
              <w:t>Dorcas Mutemi</w:t>
            </w:r>
          </w:p>
          <w:p w:rsidRPr="00097777" w:rsidR="00097777" w:rsidP="0E792681" w:rsidRDefault="0FF782B8" w14:paraId="2B7BA738" w14:textId="43966811">
            <w:pPr>
              <w:spacing w:after="0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Moderator: </w:t>
            </w:r>
            <w:r w:rsidRPr="0E792681" w:rsidR="0DC30B42">
              <w:rPr>
                <w:sz w:val="24"/>
                <w:szCs w:val="24"/>
              </w:rPr>
              <w:t>Esha Mohammed</w:t>
            </w:r>
          </w:p>
          <w:p w:rsidRPr="00097777" w:rsidR="00097777" w:rsidP="0E792681" w:rsidRDefault="59BE1C62" w14:paraId="41CAD002" w14:textId="77777777">
            <w:pPr>
              <w:spacing w:after="0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Panelist: </w:t>
            </w:r>
          </w:p>
          <w:p w:rsidR="6C1E1A30" w:rsidP="00ED5329" w:rsidRDefault="1B23C617" w14:paraId="6303D5EC" w14:textId="2DB40F5F">
            <w:pPr>
              <w:numPr>
                <w:ilvl w:val="0"/>
                <w:numId w:val="35"/>
              </w:numPr>
              <w:spacing w:after="0" w:line="240" w:lineRule="auto"/>
              <w:ind w:leftChars="0" w:firstLineChars="0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 xml:space="preserve">Hon: </w:t>
            </w:r>
            <w:r w:rsidRPr="0E792681" w:rsidR="1AB2D042">
              <w:rPr>
                <w:sz w:val="24"/>
                <w:szCs w:val="24"/>
              </w:rPr>
              <w:t xml:space="preserve">Fikirini Jacobs Katoi Kahindi, </w:t>
            </w:r>
            <w:r w:rsidRPr="0E792681" w:rsidR="1AB2D042">
              <w:rPr>
                <w:i/>
                <w:iCs/>
                <w:sz w:val="24"/>
                <w:szCs w:val="24"/>
              </w:rPr>
              <w:t>Principal Secretary for the State Department for Youth Affairs and Creative Economy</w:t>
            </w:r>
          </w:p>
          <w:p w:rsidRPr="00097777" w:rsidR="00097777" w:rsidP="7A826EBB" w:rsidRDefault="471235FE" w14:paraId="0C778A6C" w14:textId="7F37191C">
            <w:pPr>
              <w:numPr>
                <w:ilvl w:val="0"/>
                <w:numId w:val="35"/>
              </w:numPr>
              <w:spacing w:after="0" w:line="240" w:lineRule="auto"/>
              <w:ind w:leftChars="0" w:firstLineChars="0"/>
              <w:rPr>
                <w:i w:val="1"/>
                <w:iCs w:val="1"/>
                <w:sz w:val="24"/>
                <w:szCs w:val="24"/>
              </w:rPr>
            </w:pPr>
            <w:r w:rsidRPr="7A826EBB" w:rsidR="284CC097">
              <w:rPr>
                <w:sz w:val="24"/>
                <w:szCs w:val="24"/>
              </w:rPr>
              <w:t xml:space="preserve">Ms. </w:t>
            </w:r>
            <w:r w:rsidRPr="7A826EBB" w:rsidR="6A2E0484">
              <w:rPr>
                <w:sz w:val="24"/>
                <w:szCs w:val="24"/>
              </w:rPr>
              <w:t>Sabrina M</w:t>
            </w:r>
            <w:r w:rsidRPr="7A826EBB" w:rsidR="67F4EB71">
              <w:rPr>
                <w:sz w:val="24"/>
                <w:szCs w:val="24"/>
              </w:rPr>
              <w:t>.</w:t>
            </w:r>
            <w:r w:rsidRPr="7A826EBB" w:rsidR="6A2E0484">
              <w:rPr>
                <w:sz w:val="24"/>
                <w:szCs w:val="24"/>
              </w:rPr>
              <w:t xml:space="preserve"> Jefwa</w:t>
            </w:r>
            <w:r w:rsidRPr="7A826EBB" w:rsidR="4F42978A">
              <w:rPr>
                <w:sz w:val="24"/>
                <w:szCs w:val="24"/>
              </w:rPr>
              <w:t>,</w:t>
            </w:r>
            <w:r w:rsidRPr="7A826EBB" w:rsidR="6A2E0484">
              <w:rPr>
                <w:sz w:val="24"/>
                <w:szCs w:val="24"/>
              </w:rPr>
              <w:t xml:space="preserve"> </w:t>
            </w:r>
            <w:r w:rsidRPr="7A826EBB" w:rsidR="6A2E0484">
              <w:rPr>
                <w:i w:val="1"/>
                <w:iCs w:val="1"/>
                <w:sz w:val="24"/>
                <w:szCs w:val="24"/>
              </w:rPr>
              <w:t>CECM</w:t>
            </w:r>
            <w:r w:rsidRPr="7A826EBB" w:rsidR="15DF2FD5">
              <w:rPr>
                <w:i w:val="1"/>
                <w:iCs w:val="1"/>
                <w:sz w:val="24"/>
                <w:szCs w:val="24"/>
              </w:rPr>
              <w:t>,</w:t>
            </w:r>
            <w:r w:rsidRPr="7A826EBB" w:rsidR="6A2E0484">
              <w:rPr>
                <w:i w:val="1"/>
                <w:iCs w:val="1"/>
                <w:sz w:val="24"/>
                <w:szCs w:val="24"/>
              </w:rPr>
              <w:t xml:space="preserve"> Blue Economy, Lamu</w:t>
            </w:r>
          </w:p>
          <w:p w:rsidRPr="00097777" w:rsidR="00097777" w:rsidP="7A826EBB" w:rsidRDefault="471235FE" w14:paraId="1C9AAD34" w14:textId="4C52EA84">
            <w:pPr>
              <w:numPr>
                <w:ilvl w:val="0"/>
                <w:numId w:val="35"/>
              </w:numPr>
              <w:spacing w:after="0" w:line="240" w:lineRule="auto"/>
              <w:ind w:leftChars="0" w:firstLineChars="0"/>
              <w:rPr/>
            </w:pPr>
            <w:r w:rsidRPr="7A826EBB" w:rsidR="1346C213">
              <w:rPr>
                <w:sz w:val="24"/>
                <w:szCs w:val="24"/>
              </w:rPr>
              <w:t>Ho</w:t>
            </w:r>
            <w:r w:rsidRPr="7A826EBB" w:rsidR="1346C213">
              <w:rPr>
                <w:sz w:val="24"/>
                <w:szCs w:val="24"/>
              </w:rPr>
              <w:t>n</w:t>
            </w:r>
            <w:ins w:author="Esha Mohammed Abdallah" w:date="2026-10-21T11:47:00Z" w16du:dateUtc="2026-10-21T11:47:00Z" w:id="1267924497">
              <w:r w:rsidRPr="7A826EBB" w:rsidR="00FE4ECB">
                <w:rPr>
                  <w:sz w:val="24"/>
                  <w:szCs w:val="24"/>
                </w:rPr>
                <w:t>.</w:t>
              </w:r>
            </w:ins>
            <w:r w:rsidRPr="7A826EBB" w:rsidR="1346C213">
              <w:rPr>
                <w:sz w:val="24"/>
                <w:szCs w:val="24"/>
              </w:rPr>
              <w:t xml:space="preserve"> Seth Mwatela</w:t>
            </w:r>
            <w:r w:rsidRPr="7A826EBB" w:rsidR="1BA117F5">
              <w:rPr>
                <w:sz w:val="24"/>
                <w:szCs w:val="24"/>
              </w:rPr>
              <w:t xml:space="preserve">, </w:t>
            </w:r>
            <w:r w:rsidRPr="7A826EBB" w:rsidR="1BA117F5">
              <w:rPr>
                <w:sz w:val="24"/>
                <w:szCs w:val="24"/>
              </w:rPr>
              <w:t>S</w:t>
            </w:r>
            <w:r w:rsidRPr="7A826EBB" w:rsidR="1446B539">
              <w:rPr>
                <w:i w:val="1"/>
                <w:iCs w:val="1"/>
                <w:color w:val="auto"/>
                <w:sz w:val="24"/>
                <w:szCs w:val="24"/>
              </w:rPr>
              <w:t>peaker</w:t>
            </w:r>
            <w:r w:rsidRPr="7A826EBB" w:rsidR="6A2F20AB">
              <w:rPr>
                <w:i w:val="1"/>
                <w:iCs w:val="1"/>
                <w:color w:val="auto"/>
                <w:sz w:val="24"/>
                <w:szCs w:val="24"/>
              </w:rPr>
              <w:t>,</w:t>
            </w:r>
            <w:r w:rsidRPr="7A826EBB" w:rsidR="1446B539">
              <w:rPr>
                <w:i w:val="1"/>
                <w:iCs w:val="1"/>
                <w:color w:val="auto"/>
                <w:sz w:val="24"/>
                <w:szCs w:val="24"/>
              </w:rPr>
              <w:t xml:space="preserve"> Kwale County Assembly</w:t>
            </w:r>
          </w:p>
        </w:tc>
      </w:tr>
      <w:tr w:rsidRPr="00E372AA" w:rsidR="00097777" w:rsidTr="7A826EBB" w14:paraId="4A12C529" w14:textId="77777777">
        <w:tc>
          <w:tcPr>
            <w:tcW w:w="22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E372AA" w:rsidR="00097777" w:rsidP="0E792681" w:rsidRDefault="06444826" w14:paraId="36E43D64" w14:textId="6E3DECD3">
            <w:pPr>
              <w:ind w:left="0" w:hanging="2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>10:00 AM- 11:15 AM</w:t>
            </w:r>
          </w:p>
        </w:tc>
        <w:tc>
          <w:tcPr>
            <w:tcW w:w="7087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097777" w:rsidR="00097777" w:rsidP="0E792681" w:rsidRDefault="06444826" w14:paraId="6D13EB15" w14:textId="37FF216F">
            <w:pPr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Plenary session </w:t>
            </w:r>
            <w:r w:rsidRPr="0E792681" w:rsidR="52E3FBC3">
              <w:rPr>
                <w:b/>
                <w:bCs/>
                <w:sz w:val="24"/>
                <w:szCs w:val="24"/>
              </w:rPr>
              <w:t>10</w:t>
            </w:r>
            <w:r w:rsidRPr="0E792681">
              <w:rPr>
                <w:b/>
                <w:bCs/>
                <w:sz w:val="24"/>
                <w:szCs w:val="24"/>
              </w:rPr>
              <w:t xml:space="preserve"> </w:t>
            </w:r>
          </w:p>
          <w:p w:rsidRPr="00097777" w:rsidR="00097777" w:rsidP="0E792681" w:rsidRDefault="06444826" w14:paraId="777D98D6" w14:textId="50555248">
            <w:pPr>
              <w:spacing w:after="0"/>
              <w:ind w:left="0" w:leftChars="0" w:firstLine="0" w:firstLineChars="0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>Title</w:t>
            </w:r>
            <w:r w:rsidRPr="0E792681" w:rsidR="7A487345">
              <w:rPr>
                <w:sz w:val="24"/>
                <w:szCs w:val="24"/>
              </w:rPr>
              <w:t>: Investing in Coastal Futures:</w:t>
            </w:r>
            <w:r w:rsidRPr="0E792681">
              <w:rPr>
                <w:sz w:val="24"/>
                <w:szCs w:val="24"/>
                <w:lang w:eastAsia="zh-CN"/>
              </w:rPr>
              <w:t> </w:t>
            </w:r>
            <w:r w:rsidRPr="0E792681" w:rsidR="7B77CDD2">
              <w:rPr>
                <w:sz w:val="24"/>
                <w:szCs w:val="24"/>
                <w:lang w:eastAsia="zh-CN"/>
              </w:rPr>
              <w:t>Sustainable,</w:t>
            </w:r>
            <w:r w:rsidRPr="0E792681" w:rsidR="68956301">
              <w:rPr>
                <w:sz w:val="24"/>
                <w:szCs w:val="24"/>
                <w:lang w:eastAsia="zh-CN"/>
              </w:rPr>
              <w:t xml:space="preserve"> Inclusive and Resilient Cities.</w:t>
            </w:r>
          </w:p>
          <w:p w:rsidRPr="00097777" w:rsidR="00097777" w:rsidP="0E792681" w:rsidRDefault="06444826" w14:paraId="285D4AB2" w14:textId="77777777">
            <w:pPr>
              <w:spacing w:after="0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Venue: </w:t>
            </w:r>
            <w:r w:rsidRPr="0E792681">
              <w:rPr>
                <w:sz w:val="24"/>
                <w:szCs w:val="24"/>
              </w:rPr>
              <w:t>Main Arena</w:t>
            </w:r>
          </w:p>
          <w:p w:rsidR="00097777" w:rsidP="0E792681" w:rsidRDefault="2DA34BFD" w14:paraId="4842EE8E" w14:textId="1C9CB535">
            <w:pPr>
              <w:spacing w:after="0"/>
              <w:ind w:left="0" w:hanging="2"/>
              <w:rPr>
                <w:sz w:val="24"/>
                <w:szCs w:val="24"/>
              </w:rPr>
            </w:pPr>
            <w:r w:rsidRPr="289AA598">
              <w:rPr>
                <w:b/>
                <w:bCs/>
                <w:sz w:val="24"/>
                <w:szCs w:val="24"/>
              </w:rPr>
              <w:t xml:space="preserve">Moderator: </w:t>
            </w:r>
            <w:r w:rsidRPr="289AA598" w:rsidR="3506C47B">
              <w:rPr>
                <w:sz w:val="24"/>
                <w:szCs w:val="24"/>
              </w:rPr>
              <w:t xml:space="preserve">Hon. Nasra </w:t>
            </w:r>
            <w:r w:rsidRPr="289AA598" w:rsidR="7D7EA66A">
              <w:rPr>
                <w:sz w:val="24"/>
                <w:szCs w:val="24"/>
              </w:rPr>
              <w:t>N</w:t>
            </w:r>
            <w:r w:rsidRPr="289AA598" w:rsidR="3506C47B">
              <w:rPr>
                <w:sz w:val="24"/>
                <w:szCs w:val="24"/>
              </w:rPr>
              <w:t>anda, Chair</w:t>
            </w:r>
            <w:r w:rsidRPr="289AA598" w:rsidR="084B6402">
              <w:rPr>
                <w:sz w:val="24"/>
                <w:szCs w:val="24"/>
              </w:rPr>
              <w:t>,</w:t>
            </w:r>
            <w:r w:rsidRPr="289AA598" w:rsidR="3506C47B">
              <w:rPr>
                <w:sz w:val="24"/>
                <w:szCs w:val="24"/>
              </w:rPr>
              <w:t xml:space="preserve"> Africa </w:t>
            </w:r>
            <w:r w:rsidRPr="289AA598" w:rsidR="10D96458">
              <w:rPr>
                <w:sz w:val="24"/>
                <w:szCs w:val="24"/>
              </w:rPr>
              <w:t>World GBC</w:t>
            </w:r>
          </w:p>
          <w:p w:rsidR="00097777" w:rsidP="0E792681" w:rsidRDefault="06444826" w14:paraId="41BCEA79" w14:textId="291BFF85">
            <w:pPr>
              <w:spacing w:after="0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>Keynote Address</w:t>
            </w:r>
          </w:p>
          <w:p w:rsidRPr="00097777" w:rsidR="00097777" w:rsidP="00ED5329" w:rsidRDefault="00097777" w14:paraId="1092EEBE" w14:textId="60249502">
            <w:pPr>
              <w:numPr>
                <w:ilvl w:val="0"/>
                <w:numId w:val="37"/>
              </w:numPr>
              <w:spacing w:after="0"/>
              <w:ind w:leftChars="0" w:firstLineChars="0"/>
              <w:rPr>
                <w:sz w:val="24"/>
                <w:szCs w:val="24"/>
              </w:rPr>
            </w:pPr>
          </w:p>
          <w:p w:rsidRPr="00097777" w:rsidR="00097777" w:rsidP="0E792681" w:rsidRDefault="00097777" w14:paraId="2BBE137C" w14:textId="6FDD9708">
            <w:pPr>
              <w:spacing w:after="0"/>
              <w:ind w:left="0" w:hanging="2"/>
              <w:rPr>
                <w:b/>
                <w:bCs/>
                <w:sz w:val="24"/>
                <w:szCs w:val="24"/>
              </w:rPr>
            </w:pPr>
          </w:p>
          <w:p w:rsidRPr="00097777" w:rsidR="00097777" w:rsidP="0E792681" w:rsidRDefault="06444826" w14:paraId="56A10093" w14:textId="40166637">
            <w:pPr>
              <w:suppressAutoHyphens w:val="0"/>
              <w:spacing w:after="0" w:line="276" w:lineRule="auto"/>
              <w:ind w:left="0" w:hanging="2"/>
              <w:textDirection w:val="lrTb"/>
              <w:textAlignment w:val="auto"/>
              <w:rPr>
                <w:b/>
                <w:bCs/>
                <w:kern w:val="0"/>
                <w:position w:val="0"/>
                <w:sz w:val="24"/>
                <w:szCs w:val="24"/>
                <w:lang w:eastAsia="zh-CN"/>
              </w:rPr>
            </w:pPr>
            <w:r w:rsidRPr="0E792681">
              <w:rPr>
                <w:b/>
                <w:bCs/>
                <w:sz w:val="24"/>
                <w:szCs w:val="24"/>
              </w:rPr>
              <w:t>Pa</w:t>
            </w:r>
            <w:r w:rsidRPr="0E792681" w:rsidR="3A531655">
              <w:rPr>
                <w:b/>
                <w:bCs/>
                <w:sz w:val="24"/>
                <w:szCs w:val="24"/>
              </w:rPr>
              <w:t>rtners</w:t>
            </w:r>
            <w:r w:rsidRPr="0E792681">
              <w:rPr>
                <w:b/>
                <w:bCs/>
                <w:sz w:val="24"/>
                <w:szCs w:val="24"/>
              </w:rPr>
              <w:t>:</w:t>
            </w:r>
          </w:p>
          <w:p w:rsidRPr="00097777" w:rsidR="00097777" w:rsidP="00ED5329" w:rsidRDefault="0EE050BB" w14:paraId="615B4843" w14:textId="76BB013D">
            <w:pPr>
              <w:numPr>
                <w:ilvl w:val="0"/>
                <w:numId w:val="36"/>
              </w:numPr>
              <w:suppressAutoHyphens w:val="0"/>
              <w:spacing w:after="0" w:line="276" w:lineRule="auto"/>
              <w:ind w:leftChars="0" w:firstLineChars="0"/>
              <w:textDirection w:val="lrTb"/>
              <w:textAlignment w:val="auto"/>
              <w:rPr>
                <w:sz w:val="24"/>
                <w:szCs w:val="24"/>
                <w:lang w:eastAsia="zh-CN"/>
              </w:rPr>
            </w:pPr>
            <w:r w:rsidRPr="2579728A">
              <w:rPr>
                <w:sz w:val="24"/>
                <w:szCs w:val="24"/>
                <w:lang w:eastAsia="zh-CN"/>
              </w:rPr>
              <w:t>Mr. Mzee Mwinyi Mzee</w:t>
            </w:r>
            <w:r w:rsidRPr="2579728A" w:rsidR="06147423">
              <w:rPr>
                <w:sz w:val="24"/>
                <w:szCs w:val="24"/>
                <w:lang w:eastAsia="zh-CN"/>
              </w:rPr>
              <w:t xml:space="preserve">, </w:t>
            </w:r>
            <w:r w:rsidRPr="2579728A">
              <w:rPr>
                <w:i/>
                <w:iCs/>
                <w:sz w:val="24"/>
                <w:szCs w:val="24"/>
                <w:lang w:eastAsia="zh-CN"/>
              </w:rPr>
              <w:t xml:space="preserve">Coast Development </w:t>
            </w:r>
            <w:r w:rsidRPr="2579728A" w:rsidR="22272B82">
              <w:rPr>
                <w:i/>
                <w:iCs/>
                <w:sz w:val="24"/>
                <w:szCs w:val="24"/>
                <w:lang w:eastAsia="zh-CN"/>
              </w:rPr>
              <w:t>Authority</w:t>
            </w:r>
          </w:p>
          <w:p w:rsidRPr="00097777" w:rsidR="00097777" w:rsidP="00ED5329" w:rsidRDefault="33B706A2" w14:paraId="1F0337C1" w14:textId="7A2EB2B5">
            <w:pPr>
              <w:numPr>
                <w:ilvl w:val="0"/>
                <w:numId w:val="36"/>
              </w:numPr>
              <w:suppressAutoHyphens w:val="0"/>
              <w:spacing w:after="0" w:line="276" w:lineRule="auto"/>
              <w:ind w:leftChars="0" w:firstLineChars="0"/>
              <w:textDirection w:val="lrTb"/>
              <w:textAlignment w:val="auto"/>
              <w:rPr>
                <w:sz w:val="24"/>
                <w:szCs w:val="24"/>
                <w:lang w:eastAsia="zh-CN"/>
              </w:rPr>
            </w:pPr>
            <w:r w:rsidRPr="289AA598">
              <w:rPr>
                <w:sz w:val="24"/>
                <w:szCs w:val="24"/>
                <w:lang w:eastAsia="zh-CN"/>
              </w:rPr>
              <w:t>Mr. Muhammad Maddy,</w:t>
            </w:r>
            <w:r w:rsidRPr="289AA598" w:rsidR="691C2949">
              <w:rPr>
                <w:sz w:val="24"/>
                <w:szCs w:val="24"/>
                <w:lang w:eastAsia="zh-CN"/>
              </w:rPr>
              <w:t>Meg</w:t>
            </w:r>
            <w:r w:rsidRPr="289AA598" w:rsidR="79116580">
              <w:rPr>
                <w:sz w:val="24"/>
                <w:szCs w:val="24"/>
                <w:lang w:eastAsia="zh-CN"/>
              </w:rPr>
              <w:t>na</w:t>
            </w:r>
            <w:r w:rsidRPr="289AA598" w:rsidR="691C2949">
              <w:rPr>
                <w:sz w:val="24"/>
                <w:szCs w:val="24"/>
                <w:lang w:eastAsia="zh-CN"/>
              </w:rPr>
              <w:t xml:space="preserve"> Homes</w:t>
            </w:r>
          </w:p>
          <w:p w:rsidRPr="00097777" w:rsidR="00097777" w:rsidP="00ED5329" w:rsidRDefault="4B037698" w14:paraId="5B7C493E" w14:textId="2DF1BD71">
            <w:pPr>
              <w:numPr>
                <w:ilvl w:val="0"/>
                <w:numId w:val="36"/>
              </w:numPr>
              <w:suppressAutoHyphens w:val="0"/>
              <w:spacing w:after="0" w:line="276" w:lineRule="auto"/>
              <w:ind w:leftChars="0" w:firstLineChars="0"/>
              <w:textDirection w:val="lrTb"/>
              <w:textAlignment w:val="auto"/>
              <w:rPr>
                <w:kern w:val="0"/>
                <w:position w:val="0"/>
                <w:sz w:val="24"/>
                <w:szCs w:val="24"/>
                <w:lang w:eastAsia="zh-CN"/>
              </w:rPr>
            </w:pPr>
            <w:r w:rsidRPr="289AA598">
              <w:rPr>
                <w:sz w:val="24"/>
                <w:szCs w:val="24"/>
                <w:lang w:eastAsia="zh-CN"/>
              </w:rPr>
              <w:t>Bamburi Cement</w:t>
            </w:r>
          </w:p>
        </w:tc>
      </w:tr>
      <w:tr w:rsidRPr="00E372AA" w:rsidR="00097777" w:rsidTr="7A826EBB" w14:paraId="6B0B4313" w14:textId="77777777">
        <w:tc>
          <w:tcPr>
            <w:tcW w:w="2263" w:type="dxa"/>
            <w:tcMar/>
          </w:tcPr>
          <w:p w:rsidRPr="00E372AA" w:rsidR="00097777" w:rsidP="7A826EBB" w:rsidRDefault="06444826" w14:paraId="4D22967A" w14:textId="755D7CA4">
            <w:pPr>
              <w:spacing w:after="0" w:line="240" w:lineRule="auto"/>
              <w:ind w:left="0" w:hanging="2"/>
              <w:rPr>
                <w:sz w:val="24"/>
                <w:szCs w:val="24"/>
                <w:highlight w:val="yellow"/>
              </w:rPr>
            </w:pPr>
            <w:r w:rsidRPr="7A826EBB" w:rsidR="61538000">
              <w:rPr>
                <w:sz w:val="24"/>
                <w:szCs w:val="24"/>
                <w:highlight w:val="yellow"/>
              </w:rPr>
              <w:t>11:35- 1</w:t>
            </w:r>
            <w:r w:rsidRPr="7A826EBB" w:rsidR="3EA25BB3">
              <w:rPr>
                <w:sz w:val="24"/>
                <w:szCs w:val="24"/>
                <w:highlight w:val="yellow"/>
              </w:rPr>
              <w:t>2</w:t>
            </w:r>
            <w:r w:rsidRPr="7A826EBB" w:rsidR="61538000">
              <w:rPr>
                <w:sz w:val="24"/>
                <w:szCs w:val="24"/>
                <w:highlight w:val="yellow"/>
              </w:rPr>
              <w:t>:</w:t>
            </w:r>
            <w:r w:rsidRPr="7A826EBB" w:rsidR="0215988E">
              <w:rPr>
                <w:sz w:val="24"/>
                <w:szCs w:val="24"/>
                <w:highlight w:val="yellow"/>
              </w:rPr>
              <w:t>3</w:t>
            </w:r>
            <w:r w:rsidRPr="7A826EBB" w:rsidR="61538000">
              <w:rPr>
                <w:sz w:val="24"/>
                <w:szCs w:val="24"/>
                <w:highlight w:val="yellow"/>
              </w:rPr>
              <w:t>0 PM</w:t>
            </w:r>
            <w:r w:rsidRPr="7A826EBB" w:rsidR="61538000">
              <w:rPr>
                <w:sz w:val="24"/>
                <w:szCs w:val="24"/>
              </w:rPr>
              <w:t xml:space="preserve"> </w:t>
            </w:r>
          </w:p>
        </w:tc>
        <w:tc>
          <w:tcPr>
            <w:tcW w:w="2760" w:type="dxa"/>
            <w:tcMar/>
          </w:tcPr>
          <w:p w:rsidRPr="003F3963" w:rsidR="00097777" w:rsidP="0E792681" w:rsidRDefault="06444826" w14:paraId="42F3A554" w14:textId="77777777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Sustainable Economies Village </w:t>
            </w:r>
          </w:p>
          <w:p w:rsidRPr="003F3963" w:rsidR="00097777" w:rsidP="0E792681" w:rsidRDefault="00097777" w14:paraId="181A6DA5" w14:textId="77777777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="43DF1FA7" w:rsidP="0E792681" w:rsidRDefault="43DF1FA7" w14:paraId="6D8E724E" w14:textId="4B1C048B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Pr="003F3963" w:rsidR="00097777" w:rsidP="0E792681" w:rsidRDefault="198B0555" w14:paraId="48ED1C85" w14:textId="3C02B123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Workshop 14 </w:t>
            </w:r>
          </w:p>
          <w:p w:rsidR="43DF1FA7" w:rsidP="0E792681" w:rsidRDefault="43DF1FA7" w14:paraId="3176D059" w14:textId="3E2BF756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Pr="003F3963" w:rsidR="00097777" w:rsidP="0E792681" w:rsidRDefault="59BE1C62" w14:paraId="35A3C6E8" w14:textId="7A4C4B3D">
            <w:pPr>
              <w:spacing w:after="0" w:line="276" w:lineRule="auto"/>
              <w:ind w:left="0" w:hanging="2"/>
              <w:rPr>
                <w:kern w:val="0"/>
                <w:position w:val="0"/>
                <w:sz w:val="24"/>
                <w:szCs w:val="24"/>
                <w:lang w:eastAsia="zh-CN"/>
              </w:rPr>
            </w:pPr>
            <w:r w:rsidRPr="0E792681">
              <w:rPr>
                <w:b/>
                <w:bCs/>
                <w:sz w:val="24"/>
                <w:szCs w:val="24"/>
              </w:rPr>
              <w:t>Title</w:t>
            </w:r>
            <w:r w:rsidRPr="0E792681" w:rsidR="13A804EC">
              <w:rPr>
                <w:b/>
                <w:bCs/>
                <w:sz w:val="24"/>
                <w:szCs w:val="24"/>
              </w:rPr>
              <w:t xml:space="preserve">: </w:t>
            </w:r>
            <w:r w:rsidRPr="0E792681" w:rsidR="13A804EC">
              <w:rPr>
                <w:sz w:val="24"/>
                <w:szCs w:val="24"/>
              </w:rPr>
              <w:t xml:space="preserve">Financing </w:t>
            </w:r>
            <w:r w:rsidRPr="0E792681" w:rsidR="06697A0B">
              <w:rPr>
                <w:sz w:val="24"/>
                <w:szCs w:val="24"/>
                <w:lang w:eastAsia="zh-CN"/>
              </w:rPr>
              <w:t>the Future of Pwani: Exploring new models for sustaining and scaling development</w:t>
            </w:r>
            <w:r w:rsidRPr="0E792681" w:rsidR="571D0407">
              <w:rPr>
                <w:sz w:val="24"/>
                <w:szCs w:val="24"/>
                <w:lang w:eastAsia="zh-CN"/>
              </w:rPr>
              <w:t xml:space="preserve"> work</w:t>
            </w:r>
            <w:r w:rsidRPr="0E792681" w:rsidR="06697A0B">
              <w:rPr>
                <w:sz w:val="24"/>
                <w:szCs w:val="24"/>
                <w:lang w:eastAsia="zh-CN"/>
              </w:rPr>
              <w:t xml:space="preserve"> across the coast. </w:t>
            </w:r>
          </w:p>
          <w:p w:rsidR="43DF1FA7" w:rsidP="0E792681" w:rsidRDefault="43DF1FA7" w14:paraId="4AFF2220" w14:textId="394E10DB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="26A9F9EC" w:rsidP="0E792681" w:rsidRDefault="26A9F9EC" w14:paraId="46C3C67D" w14:textId="5C3879B0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</w:p>
          <w:p w:rsidRPr="003F3963" w:rsidR="00097777" w:rsidP="2324063E" w:rsidRDefault="00097777" w14:paraId="2B4F985B" w14:textId="69189E68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Pr="003F3963" w:rsidR="00097777" w:rsidP="2324063E" w:rsidRDefault="00097777" w14:paraId="66F7E761" w14:textId="5D8078D0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="289AA598" w:rsidP="289AA598" w:rsidRDefault="289AA598" w14:paraId="455C9C74" w14:textId="2C45744D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Pr="003F3963" w:rsidR="00097777" w:rsidP="2324063E" w:rsidRDefault="5AE84C90" w14:paraId="67129376" w14:textId="5C383DE1">
            <w:pPr>
              <w:spacing w:after="0" w:line="240" w:lineRule="auto"/>
              <w:ind w:left="0" w:hanging="2"/>
            </w:pPr>
            <w:r w:rsidRPr="2324063E">
              <w:rPr>
                <w:b/>
                <w:bCs/>
                <w:sz w:val="24"/>
                <w:szCs w:val="24"/>
              </w:rPr>
              <w:t xml:space="preserve">Venue: </w:t>
            </w:r>
            <w:r w:rsidRPr="2324063E" w:rsidR="30149092">
              <w:rPr>
                <w:sz w:val="24"/>
                <w:szCs w:val="24"/>
              </w:rPr>
              <w:t xml:space="preserve">Amphitheatre </w:t>
            </w:r>
          </w:p>
          <w:p w:rsidRPr="003F3963" w:rsidR="00097777" w:rsidP="5763EBA3" w:rsidRDefault="3B3769F4" w14:paraId="4EB00642" w14:textId="14E47CC7">
            <w:pPr>
              <w:spacing w:after="0" w:line="240" w:lineRule="auto"/>
              <w:ind w:left="0" w:hanging="2"/>
            </w:pPr>
            <w:r w:rsidRPr="289AA598">
              <w:rPr>
                <w:b/>
                <w:bCs/>
                <w:sz w:val="24"/>
                <w:szCs w:val="24"/>
              </w:rPr>
              <w:t>Moderator:</w:t>
            </w:r>
            <w:r w:rsidRPr="289AA598" w:rsidR="7E27ED6F">
              <w:rPr>
                <w:b/>
                <w:bCs/>
                <w:sz w:val="24"/>
                <w:szCs w:val="24"/>
              </w:rPr>
              <w:t xml:space="preserve"> </w:t>
            </w:r>
            <w:r w:rsidRPr="289AA598" w:rsidR="7E27ED6F">
              <w:rPr>
                <w:sz w:val="24"/>
                <w:szCs w:val="24"/>
              </w:rPr>
              <w:t>Otumbo</w:t>
            </w:r>
            <w:r w:rsidRPr="289AA598">
              <w:rPr>
                <w:b/>
                <w:bCs/>
                <w:sz w:val="24"/>
                <w:szCs w:val="24"/>
              </w:rPr>
              <w:t xml:space="preserve"> </w:t>
            </w:r>
            <w:r w:rsidRPr="289AA598" w:rsidR="06697A0B">
              <w:rPr>
                <w:sz w:val="24"/>
                <w:szCs w:val="24"/>
              </w:rPr>
              <w:t>Vincent</w:t>
            </w:r>
            <w:r w:rsidRPr="289AA598" w:rsidR="76298F6F">
              <w:rPr>
                <w:sz w:val="24"/>
                <w:szCs w:val="24"/>
              </w:rPr>
              <w:t>,</w:t>
            </w:r>
            <w:r w:rsidRPr="289AA598" w:rsidR="76298F6F">
              <w:rPr>
                <w:i/>
                <w:iCs/>
                <w:sz w:val="24"/>
                <w:szCs w:val="24"/>
              </w:rPr>
              <w:t xml:space="preserve"> Co-founder &amp; Principal Consultant, SAV SKILLS</w:t>
            </w:r>
            <w:r w:rsidRPr="289AA598" w:rsidR="06697A0B">
              <w:rPr>
                <w:i/>
                <w:iCs/>
                <w:sz w:val="24"/>
                <w:szCs w:val="24"/>
              </w:rPr>
              <w:t xml:space="preserve"> </w:t>
            </w:r>
          </w:p>
          <w:p w:rsidR="1322922F" w:rsidP="2324063E" w:rsidRDefault="1322922F" w14:paraId="31D9E479" w14:textId="71C3BFB8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2324063E">
              <w:rPr>
                <w:b/>
                <w:bCs/>
                <w:sz w:val="24"/>
                <w:szCs w:val="24"/>
              </w:rPr>
              <w:t>Keynote Address</w:t>
            </w:r>
          </w:p>
          <w:p w:rsidR="1322922F" w:rsidP="2324063E" w:rsidRDefault="1322922F" w14:paraId="03B2CB79" w14:textId="388A8288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2324063E">
              <w:rPr>
                <w:sz w:val="24"/>
                <w:szCs w:val="24"/>
              </w:rPr>
              <w:t>MasterCard Foundation</w:t>
            </w:r>
          </w:p>
          <w:p w:rsidR="2324063E" w:rsidP="2324063E" w:rsidRDefault="2324063E" w14:paraId="0717026B" w14:textId="05BD5AC1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</w:p>
          <w:p w:rsidR="2324063E" w:rsidP="2324063E" w:rsidRDefault="2324063E" w14:paraId="13BF2C04" w14:textId="35277B91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="2324063E" w:rsidP="2324063E" w:rsidRDefault="2324063E" w14:paraId="4212E361" w14:textId="085656FC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Pr="008C2CFD" w:rsidR="00A21E08" w:rsidP="0E792681" w:rsidRDefault="59BE1C62" w14:paraId="492A8C05" w14:textId="6EB23C46">
            <w:pPr>
              <w:suppressAutoHyphens w:val="0"/>
              <w:spacing w:after="0" w:line="240" w:lineRule="auto"/>
              <w:ind w:left="0" w:hanging="2"/>
              <w:textDirection w:val="lrTb"/>
              <w:textAlignment w:val="auto"/>
              <w:rPr>
                <w:sz w:val="24"/>
                <w:szCs w:val="24"/>
                <w:lang w:eastAsia="zh-CN"/>
              </w:rPr>
            </w:pPr>
            <w:r w:rsidRPr="0E792681">
              <w:rPr>
                <w:b/>
                <w:bCs/>
                <w:sz w:val="24"/>
                <w:szCs w:val="24"/>
              </w:rPr>
              <w:t>Partners:</w:t>
            </w:r>
            <w:r w:rsidRPr="0E792681" w:rsidR="69EE8E7B">
              <w:rPr>
                <w:sz w:val="24"/>
                <w:szCs w:val="24"/>
                <w:lang w:eastAsia="zh-CN"/>
              </w:rPr>
              <w:t xml:space="preserve"> </w:t>
            </w:r>
            <w:r w:rsidRPr="0E792681" w:rsidR="125F728A">
              <w:rPr>
                <w:sz w:val="24"/>
                <w:szCs w:val="24"/>
                <w:lang w:eastAsia="zh-CN"/>
              </w:rPr>
              <w:t xml:space="preserve"> </w:t>
            </w:r>
          </w:p>
          <w:p w:rsidR="00A21E08" w:rsidP="00ED5329" w:rsidRDefault="243BB2E8" w14:paraId="07915E08" w14:textId="2315F0F4">
            <w:pPr>
              <w:pStyle w:val="ListParagraph"/>
              <w:numPr>
                <w:ilvl w:val="0"/>
                <w:numId w:val="42"/>
              </w:numPr>
              <w:suppressAutoHyphens w:val="0"/>
              <w:spacing w:after="0" w:line="276" w:lineRule="auto"/>
              <w:ind w:left="0" w:hanging="2"/>
              <w:textDirection w:val="lrTb"/>
              <w:textAlignment w:val="auto"/>
              <w:rPr>
                <w:kern w:val="0"/>
                <w:position w:val="0"/>
                <w:sz w:val="24"/>
                <w:szCs w:val="24"/>
                <w:lang w:eastAsia="zh-CN"/>
              </w:rPr>
            </w:pPr>
            <w:r w:rsidRPr="5763EBA3">
              <w:rPr>
                <w:sz w:val="24"/>
                <w:szCs w:val="24"/>
                <w:lang w:eastAsia="zh-CN"/>
              </w:rPr>
              <w:t xml:space="preserve">Rob Omondi, </w:t>
            </w:r>
            <w:r w:rsidRPr="5763EBA3">
              <w:rPr>
                <w:i/>
                <w:iCs/>
                <w:sz w:val="24"/>
                <w:szCs w:val="24"/>
                <w:lang w:eastAsia="zh-CN"/>
              </w:rPr>
              <w:t>Imaginable Futures</w:t>
            </w:r>
          </w:p>
          <w:p w:rsidR="00A21E08" w:rsidP="00ED5329" w:rsidRDefault="4D5C9413" w14:paraId="59A3E5B1" w14:textId="1BE001AE">
            <w:pPr>
              <w:pStyle w:val="ListParagraph"/>
              <w:numPr>
                <w:ilvl w:val="0"/>
                <w:numId w:val="42"/>
              </w:numPr>
              <w:suppressAutoHyphens w:val="0"/>
              <w:spacing w:after="0" w:line="276" w:lineRule="auto"/>
              <w:ind w:left="0" w:hanging="2"/>
              <w:textDirection w:val="lrTb"/>
              <w:textAlignment w:val="auto"/>
              <w:rPr>
                <w:kern w:val="0"/>
                <w:position w:val="0"/>
                <w:sz w:val="24"/>
                <w:szCs w:val="24"/>
                <w:lang w:eastAsia="zh-CN"/>
              </w:rPr>
            </w:pPr>
            <w:r w:rsidRPr="5763EBA3">
              <w:rPr>
                <w:sz w:val="24"/>
                <w:szCs w:val="24"/>
                <w:lang w:eastAsia="zh-CN"/>
              </w:rPr>
              <w:t>Jane Githui </w:t>
            </w:r>
            <w:r w:rsidRPr="5763EBA3" w:rsidR="65560950">
              <w:rPr>
                <w:sz w:val="24"/>
                <w:szCs w:val="24"/>
                <w:lang w:eastAsia="zh-CN"/>
              </w:rPr>
              <w:t xml:space="preserve">, </w:t>
            </w:r>
            <w:r w:rsidRPr="5763EBA3" w:rsidR="0368B550">
              <w:rPr>
                <w:i/>
                <w:iCs/>
                <w:sz w:val="24"/>
                <w:szCs w:val="24"/>
                <w:lang w:eastAsia="zh-CN"/>
              </w:rPr>
              <w:t xml:space="preserve">County Government of Mombasa, </w:t>
            </w:r>
            <w:r w:rsidRPr="5763EBA3">
              <w:rPr>
                <w:i/>
                <w:iCs/>
                <w:sz w:val="24"/>
                <w:szCs w:val="24"/>
                <w:lang w:eastAsia="zh-CN"/>
              </w:rPr>
              <w:t>Budget &amp; Planning </w:t>
            </w:r>
          </w:p>
          <w:p w:rsidRPr="00A21E08" w:rsidR="00097777" w:rsidP="00ED5329" w:rsidRDefault="06697A0B" w14:paraId="0BC5E415" w14:textId="641D787B">
            <w:pPr>
              <w:numPr>
                <w:ilvl w:val="0"/>
                <w:numId w:val="43"/>
              </w:numPr>
              <w:suppressAutoHyphens w:val="0"/>
              <w:spacing w:after="0" w:line="276" w:lineRule="auto"/>
              <w:ind w:leftChars="0" w:firstLineChars="0"/>
              <w:textDirection w:val="lrTb"/>
              <w:textAlignment w:val="auto"/>
              <w:rPr>
                <w:kern w:val="0"/>
                <w:position w:val="0"/>
                <w:sz w:val="24"/>
                <w:szCs w:val="24"/>
                <w:lang w:eastAsia="zh-CN"/>
              </w:rPr>
            </w:pPr>
            <w:r w:rsidRPr="0E792681">
              <w:rPr>
                <w:kern w:val="0"/>
                <w:position w:val="0"/>
                <w:sz w:val="24"/>
                <w:szCs w:val="24"/>
                <w:lang w:eastAsia="zh-CN"/>
              </w:rPr>
              <w:t xml:space="preserve">Mary Mwachit- </w:t>
            </w:r>
            <w:r w:rsidRPr="0E792681">
              <w:rPr>
                <w:i/>
                <w:iCs/>
                <w:sz w:val="24"/>
                <w:szCs w:val="24"/>
                <w:lang w:eastAsia="zh-CN"/>
              </w:rPr>
              <w:t>Nawiri CBO, Kwale </w:t>
            </w:r>
          </w:p>
          <w:p w:rsidR="3F2C04B9" w:rsidP="00ED5329" w:rsidRDefault="6216D0BB" w14:paraId="65FEDBDC" w14:textId="687B8032">
            <w:pPr>
              <w:numPr>
                <w:ilvl w:val="0"/>
                <w:numId w:val="43"/>
              </w:numPr>
              <w:spacing w:after="0" w:line="276" w:lineRule="auto"/>
              <w:ind w:leftChars="0" w:firstLineChars="0"/>
              <w:rPr>
                <w:sz w:val="24"/>
                <w:szCs w:val="24"/>
                <w:lang w:eastAsia="zh-CN"/>
              </w:rPr>
            </w:pPr>
            <w:r w:rsidRPr="2324063E">
              <w:rPr>
                <w:sz w:val="24"/>
                <w:szCs w:val="24"/>
                <w:lang w:eastAsia="zh-CN"/>
              </w:rPr>
              <w:t>James Kimani Gachiri</w:t>
            </w:r>
            <w:r w:rsidRPr="2324063E" w:rsidR="092D1AD7">
              <w:rPr>
                <w:sz w:val="24"/>
                <w:szCs w:val="24"/>
                <w:lang w:eastAsia="zh-CN"/>
              </w:rPr>
              <w:t xml:space="preserve">, </w:t>
            </w:r>
            <w:r w:rsidRPr="2324063E">
              <w:rPr>
                <w:i/>
                <w:iCs/>
                <w:sz w:val="24"/>
                <w:szCs w:val="24"/>
                <w:lang w:eastAsia="zh-CN"/>
              </w:rPr>
              <w:t xml:space="preserve">Acting </w:t>
            </w:r>
            <w:r w:rsidRPr="2324063E" w:rsidR="2B6F896E">
              <w:rPr>
                <w:i/>
                <w:iCs/>
                <w:sz w:val="24"/>
                <w:szCs w:val="24"/>
                <w:lang w:eastAsia="zh-CN"/>
              </w:rPr>
              <w:t>CEO,</w:t>
            </w:r>
            <w:r w:rsidRPr="2324063E">
              <w:rPr>
                <w:i/>
                <w:iCs/>
                <w:sz w:val="24"/>
                <w:szCs w:val="24"/>
                <w:lang w:eastAsia="zh-CN"/>
              </w:rPr>
              <w:t xml:space="preserve"> ASSEK.</w:t>
            </w:r>
          </w:p>
          <w:p w:rsidRPr="00E372AA" w:rsidR="00097777" w:rsidP="0E792681" w:rsidRDefault="00097777" w14:paraId="41CB9F2B" w14:textId="77777777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</w:p>
        </w:tc>
        <w:tc>
          <w:tcPr>
            <w:tcW w:w="1964" w:type="dxa"/>
            <w:tcMar/>
          </w:tcPr>
          <w:p w:rsidR="00097777" w:rsidP="0E792681" w:rsidRDefault="06444826" w14:paraId="3BA60E89" w14:textId="77777777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Digital Transformation Village </w:t>
            </w:r>
          </w:p>
          <w:p w:rsidR="00097777" w:rsidP="0E792681" w:rsidRDefault="00097777" w14:paraId="6C887668" w14:textId="77777777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="5723A306" w:rsidP="0E792681" w:rsidRDefault="2A55A210" w14:paraId="435C8F66" w14:textId="786A8E18">
            <w:pPr>
              <w:spacing w:after="0" w:line="240" w:lineRule="auto"/>
              <w:ind w:left="0" w:leftChars="0" w:firstLine="0" w:firstLineChars="0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>Workshop 15</w:t>
            </w:r>
          </w:p>
          <w:p w:rsidR="43DF1FA7" w:rsidP="0E792681" w:rsidRDefault="43DF1FA7" w14:paraId="244E408F" w14:textId="6DE5D476">
            <w:pPr>
              <w:spacing w:after="0" w:line="240" w:lineRule="auto"/>
              <w:ind w:left="0" w:leftChars="0" w:firstLine="0" w:firstLineChars="0"/>
              <w:rPr>
                <w:b/>
                <w:bCs/>
                <w:sz w:val="24"/>
                <w:szCs w:val="24"/>
              </w:rPr>
            </w:pPr>
          </w:p>
          <w:p w:rsidRPr="00E372AA" w:rsidR="00097777" w:rsidP="0E792681" w:rsidRDefault="7A55CAD9" w14:paraId="546237A6" w14:textId="33C3A884">
            <w:pPr>
              <w:spacing w:after="0" w:line="240" w:lineRule="auto"/>
              <w:ind w:left="0" w:leftChars="0" w:firstLine="0" w:firstLineChars="0"/>
            </w:pPr>
            <w:r w:rsidRPr="2324063E">
              <w:rPr>
                <w:b/>
                <w:bCs/>
                <w:sz w:val="24"/>
                <w:szCs w:val="24"/>
              </w:rPr>
              <w:t>Title</w:t>
            </w:r>
          </w:p>
          <w:p w:rsidRPr="00E372AA" w:rsidR="00097777" w:rsidP="0E792681" w:rsidRDefault="7A55CAD9" w14:paraId="4A336F6A" w14:textId="66DC319D">
            <w:pPr>
              <w:spacing w:after="0" w:line="240" w:lineRule="auto"/>
              <w:ind w:left="0" w:leftChars="0" w:firstLine="0" w:firstLineChars="0"/>
              <w:rPr>
                <w:sz w:val="24"/>
                <w:szCs w:val="24"/>
              </w:rPr>
            </w:pPr>
            <w:r w:rsidRPr="289AA598">
              <w:rPr>
                <w:sz w:val="24"/>
                <w:szCs w:val="24"/>
              </w:rPr>
              <w:t>The Innovator's Toolkit</w:t>
            </w:r>
            <w:r w:rsidRPr="289AA598" w:rsidR="64D0B0F7">
              <w:rPr>
                <w:sz w:val="24"/>
                <w:szCs w:val="24"/>
              </w:rPr>
              <w:t xml:space="preserve">: </w:t>
            </w:r>
            <w:r w:rsidRPr="289AA598">
              <w:rPr>
                <w:sz w:val="24"/>
                <w:szCs w:val="24"/>
              </w:rPr>
              <w:t>A practical, human-centered design session on moving from ideation to prototyping for young innovators. </w:t>
            </w:r>
          </w:p>
          <w:p w:rsidR="2324063E" w:rsidP="2324063E" w:rsidRDefault="2324063E" w14:paraId="3A1A29C3" w14:textId="6F1B6846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Pr="00E372AA" w:rsidR="00097777" w:rsidP="0E792681" w:rsidRDefault="06444826" w14:paraId="32460442" w14:textId="4C4E1B3F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Venue: </w:t>
            </w:r>
            <w:r w:rsidRPr="0E792681" w:rsidR="18C98F5A">
              <w:rPr>
                <w:sz w:val="24"/>
                <w:szCs w:val="24"/>
              </w:rPr>
              <w:t xml:space="preserve">TBC </w:t>
            </w:r>
          </w:p>
          <w:p w:rsidR="00097777" w:rsidP="0E792681" w:rsidRDefault="53DF6713" w14:paraId="431E2E25" w14:textId="160FCFD0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2324063E">
              <w:rPr>
                <w:b/>
                <w:bCs/>
                <w:sz w:val="24"/>
                <w:szCs w:val="24"/>
              </w:rPr>
              <w:t>Moderator:</w:t>
            </w:r>
            <w:r w:rsidRPr="2324063E">
              <w:rPr>
                <w:sz w:val="24"/>
                <w:szCs w:val="24"/>
              </w:rPr>
              <w:t xml:space="preserve"> </w:t>
            </w:r>
            <w:r w:rsidRPr="2324063E" w:rsidR="0F77106A">
              <w:rPr>
                <w:sz w:val="24"/>
                <w:szCs w:val="24"/>
              </w:rPr>
              <w:t>Judy Barasa</w:t>
            </w:r>
          </w:p>
          <w:p w:rsidR="2324063E" w:rsidP="2324063E" w:rsidRDefault="2324063E" w14:paraId="4AE75B19" w14:textId="73D3FEBD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Pr="00097777" w:rsidR="00097777" w:rsidP="0E792681" w:rsidRDefault="06444826" w14:paraId="604B205C" w14:textId="71C3BFB8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>Keynote Address</w:t>
            </w:r>
          </w:p>
          <w:p w:rsidRPr="00E372AA" w:rsidR="00097777" w:rsidP="2324063E" w:rsidRDefault="005DDD4A" w14:paraId="2A62B7DA" w14:textId="1FFE4E42">
            <w:pPr>
              <w:spacing w:after="0" w:line="240" w:lineRule="auto"/>
              <w:ind w:left="0" w:hanging="2"/>
            </w:pPr>
            <w:r w:rsidRPr="2324063E">
              <w:rPr>
                <w:sz w:val="24"/>
                <w:szCs w:val="24"/>
              </w:rPr>
              <w:t>Mohammed Gharib</w:t>
            </w:r>
            <w:r w:rsidRPr="2324063E" w:rsidR="6B9CCE91">
              <w:rPr>
                <w:sz w:val="24"/>
                <w:szCs w:val="24"/>
              </w:rPr>
              <w:t xml:space="preserve">, </w:t>
            </w:r>
            <w:r w:rsidRPr="2324063E" w:rsidR="17EBC849">
              <w:rPr>
                <w:i/>
                <w:iCs/>
                <w:sz w:val="24"/>
                <w:szCs w:val="24"/>
              </w:rPr>
              <w:t>Co-founder</w:t>
            </w:r>
            <w:r w:rsidRPr="2324063E" w:rsidR="6B9CCE91">
              <w:rPr>
                <w:i/>
                <w:iCs/>
                <w:sz w:val="24"/>
                <w:szCs w:val="24"/>
              </w:rPr>
              <w:t xml:space="preserve"> at Herbalat</w:t>
            </w:r>
          </w:p>
          <w:p w:rsidR="2324063E" w:rsidP="2324063E" w:rsidRDefault="2324063E" w14:paraId="0B9B6018" w14:textId="5787D693">
            <w:pPr>
              <w:spacing w:after="0" w:line="240" w:lineRule="auto"/>
              <w:ind w:left="0" w:hanging="2"/>
              <w:rPr>
                <w:i/>
                <w:iCs/>
                <w:sz w:val="24"/>
                <w:szCs w:val="24"/>
              </w:rPr>
            </w:pPr>
          </w:p>
          <w:p w:rsidRPr="00E372AA" w:rsidR="00097777" w:rsidP="0E792681" w:rsidRDefault="06444826" w14:paraId="77DD16EE" w14:textId="77777777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Partners: </w:t>
            </w:r>
          </w:p>
          <w:p w:rsidRPr="00E372AA" w:rsidR="00097777" w:rsidP="289AA598" w:rsidRDefault="4142B07A" w14:paraId="293AF7B7" w14:textId="6C7458E0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ind w:left="0" w:hanging="2"/>
              <w:rPr>
                <w:i/>
                <w:iCs/>
                <w:sz w:val="24"/>
                <w:szCs w:val="24"/>
              </w:rPr>
            </w:pPr>
            <w:r w:rsidRPr="289AA598">
              <w:rPr>
                <w:sz w:val="24"/>
                <w:szCs w:val="24"/>
              </w:rPr>
              <w:t>Derrick</w:t>
            </w:r>
            <w:r w:rsidRPr="289AA598" w:rsidR="10F5D6BA">
              <w:rPr>
                <w:sz w:val="24"/>
                <w:szCs w:val="24"/>
              </w:rPr>
              <w:t xml:space="preserve"> </w:t>
            </w:r>
            <w:r w:rsidRPr="289AA598" w:rsidR="2F9D841A">
              <w:rPr>
                <w:sz w:val="24"/>
                <w:szCs w:val="24"/>
              </w:rPr>
              <w:t>Mugasi, Coordinator</w:t>
            </w:r>
            <w:r w:rsidRPr="289AA598" w:rsidR="10F5D6BA">
              <w:rPr>
                <w:i/>
                <w:iCs/>
                <w:sz w:val="24"/>
                <w:szCs w:val="24"/>
              </w:rPr>
              <w:t xml:space="preserve"> IOMe254 </w:t>
            </w:r>
            <w:r w:rsidRPr="289AA598" w:rsidR="489B2EA0">
              <w:rPr>
                <w:i/>
                <w:iCs/>
                <w:sz w:val="24"/>
                <w:szCs w:val="24"/>
              </w:rPr>
              <w:t>Kenya Redcross Society</w:t>
            </w:r>
          </w:p>
          <w:p w:rsidRPr="00E372AA" w:rsidR="00097777" w:rsidP="289AA598" w:rsidRDefault="65B27636" w14:paraId="500D47AC" w14:textId="0BC922AE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ind w:left="0" w:hanging="2"/>
              <w:rPr>
                <w:i/>
                <w:iCs/>
                <w:sz w:val="24"/>
                <w:szCs w:val="24"/>
              </w:rPr>
            </w:pPr>
            <w:r w:rsidRPr="289AA598">
              <w:rPr>
                <w:sz w:val="24"/>
                <w:szCs w:val="24"/>
              </w:rPr>
              <w:t>Lavenda</w:t>
            </w:r>
            <w:r w:rsidRPr="289AA598" w:rsidR="3E145AA6">
              <w:rPr>
                <w:sz w:val="24"/>
                <w:szCs w:val="24"/>
              </w:rPr>
              <w:t xml:space="preserve"> </w:t>
            </w:r>
            <w:r w:rsidRPr="289AA598" w:rsidR="108E7495">
              <w:rPr>
                <w:sz w:val="24"/>
                <w:szCs w:val="24"/>
              </w:rPr>
              <w:t xml:space="preserve">Odeny, </w:t>
            </w:r>
            <w:r w:rsidRPr="289AA598" w:rsidR="108E7495">
              <w:rPr>
                <w:i/>
                <w:iCs/>
                <w:sz w:val="24"/>
                <w:szCs w:val="24"/>
              </w:rPr>
              <w:t>Founder</w:t>
            </w:r>
            <w:r w:rsidRPr="289AA598" w:rsidR="39329EB9">
              <w:rPr>
                <w:i/>
                <w:iCs/>
                <w:sz w:val="24"/>
                <w:szCs w:val="24"/>
              </w:rPr>
              <w:t xml:space="preserve"> MashLav Foods Company </w:t>
            </w:r>
            <w:r w:rsidRPr="289AA598" w:rsidR="6195F68D">
              <w:rPr>
                <w:i/>
                <w:iCs/>
                <w:sz w:val="24"/>
                <w:szCs w:val="24"/>
              </w:rPr>
              <w:t>Ltd</w:t>
            </w:r>
          </w:p>
          <w:p w:rsidRPr="00E372AA" w:rsidR="00097777" w:rsidP="00ED5329" w:rsidRDefault="72A0D758" w14:paraId="27C15370" w14:textId="0DD6C82A">
            <w:pPr>
              <w:numPr>
                <w:ilvl w:val="0"/>
                <w:numId w:val="41"/>
              </w:numPr>
              <w:spacing w:after="0" w:line="240" w:lineRule="auto"/>
              <w:ind w:leftChars="0" w:firstLineChars="0"/>
              <w:rPr>
                <w:sz w:val="24"/>
                <w:szCs w:val="24"/>
              </w:rPr>
            </w:pPr>
            <w:r w:rsidRPr="2324063E">
              <w:rPr>
                <w:sz w:val="24"/>
                <w:szCs w:val="24"/>
              </w:rPr>
              <w:t>Damaris Muhuki</w:t>
            </w:r>
            <w:r w:rsidRPr="2324063E" w:rsidR="24B448C1">
              <w:rPr>
                <w:sz w:val="24"/>
                <w:szCs w:val="24"/>
              </w:rPr>
              <w:t xml:space="preserve">, </w:t>
            </w:r>
            <w:r w:rsidRPr="2324063E">
              <w:rPr>
                <w:sz w:val="24"/>
                <w:szCs w:val="24"/>
              </w:rPr>
              <w:t xml:space="preserve"> </w:t>
            </w:r>
            <w:r w:rsidRPr="2324063E">
              <w:rPr>
                <w:i/>
                <w:iCs/>
                <w:sz w:val="24"/>
                <w:szCs w:val="24"/>
              </w:rPr>
              <w:t>Founder Kilifish</w:t>
            </w:r>
          </w:p>
          <w:p w:rsidRPr="00E372AA" w:rsidR="00097777" w:rsidP="00ED5329" w:rsidRDefault="3FF42DB4" w14:paraId="77C5B253" w14:textId="4398B1F0">
            <w:pPr>
              <w:numPr>
                <w:ilvl w:val="0"/>
                <w:numId w:val="41"/>
              </w:numPr>
              <w:spacing w:after="0" w:line="240" w:lineRule="auto"/>
              <w:ind w:leftChars="0" w:firstLineChars="0"/>
              <w:rPr>
                <w:sz w:val="24"/>
                <w:szCs w:val="24"/>
              </w:rPr>
            </w:pPr>
            <w:r w:rsidRPr="2324063E">
              <w:rPr>
                <w:sz w:val="24"/>
                <w:szCs w:val="24"/>
              </w:rPr>
              <w:t>Zayyad Said</w:t>
            </w:r>
            <w:r w:rsidRPr="2324063E" w:rsidR="31150BF2">
              <w:rPr>
                <w:sz w:val="24"/>
                <w:szCs w:val="24"/>
              </w:rPr>
              <w:t>,</w:t>
            </w:r>
            <w:r w:rsidRPr="2324063E" w:rsidR="4E30213C">
              <w:rPr>
                <w:sz w:val="24"/>
                <w:szCs w:val="24"/>
              </w:rPr>
              <w:t xml:space="preserve"> </w:t>
            </w:r>
            <w:r w:rsidRPr="2324063E" w:rsidR="4E30213C">
              <w:rPr>
                <w:i/>
                <w:iCs/>
                <w:sz w:val="24"/>
                <w:szCs w:val="24"/>
              </w:rPr>
              <w:t>Executive Director</w:t>
            </w:r>
            <w:r w:rsidRPr="2324063E" w:rsidR="2CCF550C">
              <w:rPr>
                <w:i/>
                <w:iCs/>
                <w:sz w:val="24"/>
                <w:szCs w:val="24"/>
              </w:rPr>
              <w:t>,</w:t>
            </w:r>
            <w:r w:rsidRPr="2324063E" w:rsidR="4E30213C">
              <w:rPr>
                <w:i/>
                <w:iCs/>
                <w:sz w:val="24"/>
                <w:szCs w:val="24"/>
              </w:rPr>
              <w:t xml:space="preserve"> Hazina Grou</w:t>
            </w:r>
            <w:r w:rsidRPr="2324063E" w:rsidR="4022CC11">
              <w:rPr>
                <w:i/>
                <w:iCs/>
                <w:sz w:val="24"/>
                <w:szCs w:val="24"/>
              </w:rPr>
              <w:t>p</w:t>
            </w:r>
          </w:p>
        </w:tc>
        <w:tc>
          <w:tcPr>
            <w:tcW w:w="2363" w:type="dxa"/>
            <w:tcMar/>
          </w:tcPr>
          <w:p w:rsidR="00097777" w:rsidP="0E792681" w:rsidRDefault="59BE1C62" w14:paraId="765722BE" w14:textId="77777777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>Youth and Entrepreneurship Village</w:t>
            </w:r>
          </w:p>
          <w:p w:rsidR="43DF1FA7" w:rsidP="0E792681" w:rsidRDefault="43DF1FA7" w14:paraId="61653689" w14:textId="002F7879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="00097777" w:rsidP="0E792681" w:rsidRDefault="38B84FF2" w14:paraId="07DCD853" w14:textId="0619F269">
            <w:pPr>
              <w:spacing w:after="0" w:line="240" w:lineRule="auto"/>
              <w:ind w:left="0" w:leftChars="0" w:firstLine="0" w:firstLineChars="0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Workshop 16 </w:t>
            </w:r>
          </w:p>
          <w:p w:rsidR="43DF1FA7" w:rsidP="0E792681" w:rsidRDefault="43DF1FA7" w14:paraId="29439957" w14:textId="6C73BBE9">
            <w:pPr>
              <w:spacing w:after="0" w:line="240" w:lineRule="auto"/>
              <w:ind w:left="0" w:leftChars="0" w:firstLine="0" w:firstLineChars="0"/>
              <w:rPr>
                <w:sz w:val="24"/>
                <w:szCs w:val="24"/>
              </w:rPr>
            </w:pPr>
          </w:p>
          <w:p w:rsidRPr="003F3963" w:rsidR="00097777" w:rsidP="2324063E" w:rsidRDefault="7A55CAD9" w14:paraId="21DC636A" w14:textId="18415B14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Title: </w:t>
            </w:r>
            <w:r w:rsidRPr="0E792681">
              <w:rPr>
                <w:kern w:val="0"/>
                <w:position w:val="0"/>
                <w:sz w:val="24"/>
                <w:szCs w:val="24"/>
                <w:lang w:eastAsia="zh-CN"/>
              </w:rPr>
              <w:t xml:space="preserve">Reimagining meaningful youth participation and </w:t>
            </w:r>
            <w:r w:rsidRPr="0E792681" w:rsidR="34D98DD4">
              <w:rPr>
                <w:sz w:val="24"/>
                <w:szCs w:val="24"/>
                <w:lang w:eastAsia="zh-CN"/>
              </w:rPr>
              <w:t>Leadership</w:t>
            </w:r>
            <w:r w:rsidRPr="2324063E">
              <w:rPr>
                <w:sz w:val="24"/>
                <w:szCs w:val="24"/>
                <w:lang w:eastAsia="zh-CN"/>
              </w:rPr>
              <w:t xml:space="preserve"> in public decision-making. </w:t>
            </w:r>
          </w:p>
          <w:p w:rsidR="2324063E" w:rsidP="2324063E" w:rsidRDefault="2324063E" w14:paraId="2417E1B1" w14:textId="210B56A0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="2324063E" w:rsidP="2324063E" w:rsidRDefault="2324063E" w14:paraId="15255790" w14:textId="2C4F5B7A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="2324063E" w:rsidP="2324063E" w:rsidRDefault="2324063E" w14:paraId="6B9F8682" w14:textId="67148A4E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="289AA598" w:rsidP="289AA598" w:rsidRDefault="289AA598" w14:paraId="5B1D7CD1" w14:textId="3D9DC9E5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="289AA598" w:rsidP="289AA598" w:rsidRDefault="289AA598" w14:paraId="344293E2" w14:textId="74696E14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="2324063E" w:rsidP="2324063E" w:rsidRDefault="2324063E" w14:paraId="7B76B3D8" w14:textId="7E486FE1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="2324063E" w:rsidP="2324063E" w:rsidRDefault="2324063E" w14:paraId="67FEB2C9" w14:textId="3DE7730D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Pr="00E372AA" w:rsidR="00097777" w:rsidP="2324063E" w:rsidRDefault="7A55CAD9" w14:paraId="1EDE9C59" w14:textId="49F5B3B9">
            <w:pPr>
              <w:spacing w:after="0" w:line="240" w:lineRule="auto"/>
              <w:ind w:left="0" w:hanging="2"/>
            </w:pPr>
            <w:r w:rsidRPr="2324063E">
              <w:rPr>
                <w:b/>
                <w:bCs/>
                <w:sz w:val="24"/>
                <w:szCs w:val="24"/>
              </w:rPr>
              <w:t xml:space="preserve">Venue: </w:t>
            </w:r>
            <w:r w:rsidRPr="2324063E" w:rsidR="55D952EA">
              <w:rPr>
                <w:b/>
                <w:bCs/>
                <w:sz w:val="24"/>
                <w:szCs w:val="24"/>
              </w:rPr>
              <w:t xml:space="preserve"> </w:t>
            </w:r>
            <w:r w:rsidRPr="2324063E" w:rsidR="2D80D925">
              <w:rPr>
                <w:sz w:val="24"/>
                <w:szCs w:val="24"/>
              </w:rPr>
              <w:t xml:space="preserve">Main Arena </w:t>
            </w:r>
          </w:p>
          <w:p w:rsidRPr="00E372AA" w:rsidR="00097777" w:rsidP="0E792681" w:rsidRDefault="7A55CAD9" w14:paraId="315EA381" w14:textId="68626BCD">
            <w:pPr>
              <w:spacing w:after="0" w:line="240" w:lineRule="auto"/>
              <w:ind w:left="0" w:hanging="2"/>
              <w:rPr>
                <w:sz w:val="24"/>
                <w:szCs w:val="24"/>
                <w:lang w:eastAsia="zh-CN"/>
              </w:rPr>
            </w:pPr>
            <w:r w:rsidRPr="2324063E">
              <w:rPr>
                <w:b/>
                <w:bCs/>
                <w:sz w:val="24"/>
                <w:szCs w:val="24"/>
              </w:rPr>
              <w:t>Moderator:</w:t>
            </w:r>
            <w:r w:rsidRPr="2324063E">
              <w:rPr>
                <w:sz w:val="24"/>
                <w:szCs w:val="24"/>
              </w:rPr>
              <w:t xml:space="preserve"> </w:t>
            </w:r>
            <w:r w:rsidRPr="2324063E" w:rsidR="6BD72AEC">
              <w:rPr>
                <w:sz w:val="24"/>
                <w:szCs w:val="24"/>
                <w:lang w:eastAsia="zh-CN"/>
              </w:rPr>
              <w:t>Salim Ali -</w:t>
            </w:r>
            <w:r w:rsidRPr="2324063E" w:rsidR="6BD72AEC">
              <w:rPr>
                <w:i/>
                <w:iCs/>
                <w:sz w:val="24"/>
                <w:szCs w:val="24"/>
                <w:lang w:eastAsia="zh-CN"/>
              </w:rPr>
              <w:t>Path youth organization</w:t>
            </w:r>
          </w:p>
          <w:p w:rsidR="2324063E" w:rsidP="2324063E" w:rsidRDefault="2324063E" w14:paraId="00F0FFEE" w14:textId="4CA6868B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Pr="00E372AA" w:rsidR="00097777" w:rsidP="2324063E" w:rsidRDefault="094A5C53" w14:paraId="41FDF83D" w14:textId="14ED8BF6">
            <w:pPr>
              <w:spacing w:after="0" w:line="240" w:lineRule="auto"/>
              <w:ind w:left="0" w:hanging="2"/>
            </w:pPr>
            <w:r w:rsidRPr="2324063E">
              <w:rPr>
                <w:b/>
                <w:bCs/>
                <w:sz w:val="24"/>
                <w:szCs w:val="24"/>
              </w:rPr>
              <w:t>Keynote Address</w:t>
            </w:r>
            <w:r w:rsidRPr="2324063E" w:rsidR="3E73F1F2">
              <w:rPr>
                <w:b/>
                <w:bCs/>
                <w:sz w:val="24"/>
                <w:szCs w:val="24"/>
              </w:rPr>
              <w:t xml:space="preserve">: </w:t>
            </w:r>
            <w:r w:rsidRPr="2324063E" w:rsidR="3C5C6224">
              <w:rPr>
                <w:sz w:val="24"/>
                <w:szCs w:val="24"/>
              </w:rPr>
              <w:t>Huria</w:t>
            </w:r>
          </w:p>
          <w:p w:rsidR="5763EBA3" w:rsidP="5763EBA3" w:rsidRDefault="5763EBA3" w14:paraId="546D0FFB" w14:textId="0A91C78E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="2324063E" w:rsidP="2324063E" w:rsidRDefault="2324063E" w14:paraId="6EC17FE3" w14:textId="79C39F65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="2324063E" w:rsidP="2324063E" w:rsidRDefault="2324063E" w14:paraId="6FC25CBD" w14:textId="56CC4888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="2324063E" w:rsidP="2324063E" w:rsidRDefault="2324063E" w14:paraId="50EC107A" w14:textId="6C09D8E4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</w:p>
          <w:p w:rsidR="00097777" w:rsidP="0E792681" w:rsidRDefault="06444826" w14:paraId="2F7F985A" w14:textId="77777777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Partners: </w:t>
            </w:r>
          </w:p>
          <w:p w:rsidRPr="00097777" w:rsidR="00097777" w:rsidP="00ED5329" w:rsidRDefault="59BE1C62" w14:paraId="25A587D7" w14:textId="7F871713">
            <w:pPr>
              <w:numPr>
                <w:ilvl w:val="0"/>
                <w:numId w:val="40"/>
              </w:numPr>
              <w:spacing w:after="0" w:line="240" w:lineRule="auto"/>
              <w:ind w:leftChars="0" w:firstLineChars="0"/>
            </w:pPr>
            <w:r w:rsidRPr="0E792681">
              <w:rPr>
                <w:sz w:val="24"/>
                <w:szCs w:val="24"/>
                <w:lang w:eastAsia="zh-CN"/>
              </w:rPr>
              <w:t>Athman Hassan Mbangwe</w:t>
            </w:r>
            <w:r w:rsidRPr="0E792681" w:rsidR="3BCFCE73">
              <w:rPr>
                <w:sz w:val="24"/>
                <w:szCs w:val="24"/>
                <w:lang w:eastAsia="zh-CN"/>
              </w:rPr>
              <w:t xml:space="preserve">, </w:t>
            </w:r>
            <w:r w:rsidRPr="0E792681" w:rsidR="3BCFCE73">
              <w:rPr>
                <w:i/>
                <w:iCs/>
                <w:sz w:val="24"/>
                <w:szCs w:val="24"/>
                <w:lang w:eastAsia="zh-CN"/>
              </w:rPr>
              <w:t>Policy Champion</w:t>
            </w:r>
          </w:p>
          <w:p w:rsidRPr="00097777" w:rsidR="00097777" w:rsidP="00ED5329" w:rsidRDefault="6536269E" w14:paraId="5A58FBAD" w14:textId="4E966649">
            <w:pPr>
              <w:numPr>
                <w:ilvl w:val="0"/>
                <w:numId w:val="38"/>
              </w:numPr>
              <w:suppressAutoHyphens w:val="0"/>
              <w:spacing w:after="0" w:line="276" w:lineRule="auto"/>
              <w:ind w:leftChars="0" w:firstLineChars="0"/>
              <w:textDirection w:val="lrTb"/>
              <w:textAlignment w:val="auto"/>
              <w:rPr>
                <w:kern w:val="0"/>
                <w:position w:val="0"/>
                <w:sz w:val="24"/>
                <w:szCs w:val="24"/>
                <w:lang w:eastAsia="zh-CN"/>
              </w:rPr>
            </w:pPr>
            <w:r w:rsidRPr="0E792681">
              <w:rPr>
                <w:sz w:val="24"/>
                <w:szCs w:val="24"/>
                <w:lang w:eastAsia="zh-CN"/>
              </w:rPr>
              <w:t>Brian Kithinji</w:t>
            </w:r>
            <w:r w:rsidRPr="0E792681" w:rsidR="4E1E226E">
              <w:rPr>
                <w:sz w:val="24"/>
                <w:szCs w:val="24"/>
                <w:lang w:eastAsia="zh-CN"/>
              </w:rPr>
              <w:t>,</w:t>
            </w:r>
            <w:r w:rsidRPr="0E792681" w:rsidR="163D44D2">
              <w:rPr>
                <w:sz w:val="24"/>
                <w:szCs w:val="24"/>
                <w:lang w:eastAsia="zh-CN"/>
              </w:rPr>
              <w:t xml:space="preserve"> </w:t>
            </w:r>
            <w:r w:rsidRPr="0E792681" w:rsidR="163D44D2">
              <w:rPr>
                <w:i/>
                <w:iCs/>
                <w:sz w:val="24"/>
                <w:szCs w:val="24"/>
                <w:lang w:eastAsia="zh-CN"/>
              </w:rPr>
              <w:t>Policy Action Initiative</w:t>
            </w:r>
            <w:r w:rsidRPr="0E792681" w:rsidR="163D44D2">
              <w:rPr>
                <w:sz w:val="24"/>
                <w:szCs w:val="24"/>
                <w:lang w:eastAsia="zh-CN"/>
              </w:rPr>
              <w:t xml:space="preserve"> </w:t>
            </w:r>
          </w:p>
          <w:p w:rsidR="2CF0B850" w:rsidP="00ED5329" w:rsidRDefault="161288C9" w14:paraId="3CC8374E" w14:textId="08B939FA">
            <w:pPr>
              <w:numPr>
                <w:ilvl w:val="0"/>
                <w:numId w:val="39"/>
              </w:numPr>
              <w:spacing w:after="0" w:line="276" w:lineRule="auto"/>
              <w:ind w:leftChars="0" w:firstLineChars="0"/>
              <w:rPr>
                <w:sz w:val="24"/>
                <w:szCs w:val="24"/>
                <w:lang w:eastAsia="zh-CN"/>
              </w:rPr>
            </w:pPr>
            <w:r w:rsidRPr="0E792681">
              <w:rPr>
                <w:sz w:val="24"/>
                <w:szCs w:val="24"/>
                <w:lang w:eastAsia="zh-CN"/>
              </w:rPr>
              <w:t>Edwin Kiritu</w:t>
            </w:r>
            <w:r w:rsidRPr="0E792681" w:rsidR="1FCEBE79">
              <w:rPr>
                <w:sz w:val="24"/>
                <w:szCs w:val="24"/>
                <w:lang w:eastAsia="zh-CN"/>
              </w:rPr>
              <w:t>,</w:t>
            </w:r>
            <w:r w:rsidRPr="0E792681">
              <w:rPr>
                <w:sz w:val="24"/>
                <w:szCs w:val="24"/>
                <w:lang w:eastAsia="zh-CN"/>
              </w:rPr>
              <w:t xml:space="preserve"> </w:t>
            </w:r>
            <w:r w:rsidRPr="0E792681">
              <w:rPr>
                <w:i/>
                <w:iCs/>
                <w:sz w:val="24"/>
                <w:szCs w:val="24"/>
                <w:lang w:eastAsia="zh-CN"/>
              </w:rPr>
              <w:t>YAG Kilifi</w:t>
            </w:r>
          </w:p>
          <w:p w:rsidRPr="00097777" w:rsidR="00097777" w:rsidP="00ED5329" w:rsidRDefault="2FB963A1" w14:paraId="6CE08080" w14:textId="26FD385C">
            <w:pPr>
              <w:numPr>
                <w:ilvl w:val="0"/>
                <w:numId w:val="39"/>
              </w:numPr>
              <w:suppressAutoHyphens w:val="0"/>
              <w:spacing w:after="0" w:line="276" w:lineRule="auto"/>
              <w:ind w:leftChars="0" w:firstLineChars="0"/>
              <w:textDirection w:val="lrTb"/>
              <w:textAlignment w:val="auto"/>
              <w:rPr>
                <w:i/>
                <w:iCs/>
                <w:kern w:val="0"/>
                <w:position w:val="0"/>
                <w:sz w:val="24"/>
                <w:szCs w:val="24"/>
                <w:lang w:eastAsia="zh-CN"/>
              </w:rPr>
            </w:pPr>
            <w:r w:rsidRPr="0E792681">
              <w:rPr>
                <w:kern w:val="0"/>
                <w:position w:val="0"/>
                <w:sz w:val="24"/>
                <w:szCs w:val="24"/>
                <w:lang w:eastAsia="zh-CN"/>
              </w:rPr>
              <w:t>Dr. Hafidha Abdallah</w:t>
            </w:r>
            <w:r w:rsidRPr="0E792681" w:rsidR="1A96B169">
              <w:rPr>
                <w:sz w:val="24"/>
                <w:szCs w:val="24"/>
                <w:lang w:eastAsia="zh-CN"/>
              </w:rPr>
              <w:t>,</w:t>
            </w:r>
            <w:r w:rsidRPr="0E792681">
              <w:rPr>
                <w:sz w:val="24"/>
                <w:szCs w:val="24"/>
                <w:lang w:eastAsia="zh-CN"/>
              </w:rPr>
              <w:t xml:space="preserve"> </w:t>
            </w:r>
            <w:r w:rsidRPr="0E792681" w:rsidR="11CF1BD4">
              <w:rPr>
                <w:i/>
                <w:iCs/>
                <w:sz w:val="24"/>
                <w:szCs w:val="24"/>
                <w:lang w:eastAsia="zh-CN"/>
              </w:rPr>
              <w:t>Y</w:t>
            </w:r>
            <w:r w:rsidRPr="0E792681">
              <w:rPr>
                <w:i/>
                <w:iCs/>
                <w:sz w:val="24"/>
                <w:szCs w:val="24"/>
                <w:lang w:eastAsia="zh-CN"/>
              </w:rPr>
              <w:t>outh leader </w:t>
            </w:r>
          </w:p>
          <w:p w:rsidRPr="00097777" w:rsidR="00097777" w:rsidP="0E792681" w:rsidRDefault="00097777" w14:paraId="7495DC9C" w14:textId="39DCF617">
            <w:pPr>
              <w:suppressAutoHyphens w:val="0"/>
              <w:spacing w:after="0" w:line="276" w:lineRule="auto"/>
              <w:ind w:left="0" w:hanging="2"/>
              <w:textDirection w:val="lrTb"/>
              <w:textAlignment w:val="auto"/>
              <w:rPr>
                <w:kern w:val="0"/>
                <w:position w:val="0"/>
                <w:sz w:val="24"/>
                <w:szCs w:val="24"/>
                <w:lang w:eastAsia="zh-CN"/>
              </w:rPr>
            </w:pPr>
          </w:p>
          <w:p w:rsidRPr="00097777" w:rsidR="00097777" w:rsidP="0E792681" w:rsidRDefault="00097777" w14:paraId="12C1D1A0" w14:textId="1B3F5B36">
            <w:pPr>
              <w:suppressAutoHyphens w:val="0"/>
              <w:spacing w:after="0" w:line="276" w:lineRule="auto"/>
              <w:ind w:firstLineChars="0"/>
              <w:textDirection w:val="lrTb"/>
              <w:textAlignment w:val="auto"/>
              <w:rPr>
                <w:kern w:val="0"/>
                <w:position w:val="0"/>
                <w:sz w:val="24"/>
                <w:szCs w:val="24"/>
                <w:highlight w:val="red"/>
                <w:lang w:eastAsia="zh-CN"/>
              </w:rPr>
            </w:pPr>
          </w:p>
          <w:p w:rsidRPr="00097777" w:rsidR="00097777" w:rsidP="0E792681" w:rsidRDefault="00097777" w14:paraId="767B1616" w14:textId="5C8B6982">
            <w:pPr>
              <w:suppressAutoHyphens w:val="0"/>
              <w:spacing w:after="0" w:line="276" w:lineRule="auto"/>
              <w:ind w:firstLineChars="0"/>
              <w:textDirection w:val="lrTb"/>
              <w:textAlignment w:val="auto"/>
              <w:rPr>
                <w:kern w:val="0"/>
                <w:position w:val="0"/>
                <w:sz w:val="24"/>
                <w:szCs w:val="24"/>
                <w:lang w:eastAsia="zh-CN"/>
              </w:rPr>
            </w:pPr>
          </w:p>
        </w:tc>
      </w:tr>
      <w:tr w:rsidR="7A826EBB" w:rsidTr="7A826EBB" w14:paraId="1CDA0837">
        <w:trPr>
          <w:trHeight w:val="300"/>
        </w:trPr>
        <w:tc>
          <w:tcPr>
            <w:tcW w:w="2263" w:type="dxa"/>
            <w:tcMar/>
          </w:tcPr>
          <w:p w:rsidR="7A826EBB" w:rsidP="7A826EBB" w:rsidRDefault="7A826EBB" w14:paraId="59A21927" w14:textId="682C8BE6">
            <w:pPr>
              <w:pStyle w:val="Normal"/>
              <w:spacing w:line="240" w:lineRule="auto"/>
              <w:rPr>
                <w:sz w:val="24"/>
                <w:szCs w:val="24"/>
                <w:highlight w:val="yellow"/>
              </w:rPr>
            </w:pPr>
          </w:p>
        </w:tc>
        <w:tc>
          <w:tcPr>
            <w:tcW w:w="7087" w:type="dxa"/>
            <w:gridSpan w:val="3"/>
            <w:tcMar/>
          </w:tcPr>
          <w:p w:rsidR="5DD906E8" w:rsidP="7A826EBB" w:rsidRDefault="5DD906E8" w14:paraId="3DB36A49" w14:textId="28B6D227">
            <w:pPr>
              <w:pStyle w:val="Normal"/>
              <w:spacing w:line="240" w:lineRule="auto"/>
            </w:pPr>
            <w:r w:rsidRPr="7A826EBB" w:rsidR="5DD906E8">
              <w:rPr>
                <w:b w:val="1"/>
                <w:bCs w:val="1"/>
                <w:sz w:val="24"/>
                <w:szCs w:val="24"/>
              </w:rPr>
              <w:t xml:space="preserve">Prayers </w:t>
            </w:r>
          </w:p>
        </w:tc>
      </w:tr>
      <w:tr w:rsidRPr="00E372AA" w:rsidR="00097777" w:rsidTr="7A826EBB" w14:paraId="0543DB30" w14:textId="77777777">
        <w:tc>
          <w:tcPr>
            <w:tcW w:w="2263" w:type="dxa"/>
            <w:tcMar/>
          </w:tcPr>
          <w:p w:rsidRPr="00E372AA" w:rsidR="00097777" w:rsidP="0E792681" w:rsidRDefault="06444826" w14:paraId="2A191E20" w14:textId="77777777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>1:00 PM - 2:00 PM</w:t>
            </w:r>
          </w:p>
        </w:tc>
        <w:tc>
          <w:tcPr>
            <w:tcW w:w="7087" w:type="dxa"/>
            <w:gridSpan w:val="3"/>
            <w:tcMar/>
          </w:tcPr>
          <w:p w:rsidRPr="00E372AA" w:rsidR="00097777" w:rsidP="0E792681" w:rsidRDefault="06444826" w14:paraId="20A56C99" w14:textId="77777777">
            <w:p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 xml:space="preserve">Lunch Break </w:t>
            </w:r>
          </w:p>
        </w:tc>
      </w:tr>
      <w:tr w:rsidRPr="00E372AA" w:rsidR="00A21E08" w:rsidTr="7A826EBB" w14:paraId="1A5DECF3" w14:textId="77777777">
        <w:tc>
          <w:tcPr>
            <w:tcW w:w="2263" w:type="dxa"/>
            <w:tcMar/>
          </w:tcPr>
          <w:p w:rsidRPr="00E372AA" w:rsidR="00A21E08" w:rsidP="7A826EBB" w:rsidRDefault="00A21E08" w14:paraId="6CEEC6A5" w14:textId="7C60A16E">
            <w:pPr>
              <w:pStyle w:val="Normal"/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7A826EBB" w:rsidR="384E3535">
              <w:rPr>
                <w:sz w:val="24"/>
                <w:szCs w:val="24"/>
              </w:rPr>
              <w:t xml:space="preserve">2:00 PM- 3:30 </w:t>
            </w:r>
            <w:r w:rsidRPr="7A826EBB" w:rsidR="67EA854C">
              <w:rPr>
                <w:sz w:val="24"/>
                <w:szCs w:val="24"/>
              </w:rPr>
              <w:t>PM</w:t>
            </w:r>
          </w:p>
        </w:tc>
        <w:tc>
          <w:tcPr>
            <w:tcW w:w="7087" w:type="dxa"/>
            <w:gridSpan w:val="3"/>
            <w:tcMar/>
          </w:tcPr>
          <w:p w:rsidRPr="00097777" w:rsidR="00A21E08" w:rsidP="0E792681" w:rsidRDefault="4A387D3B" w14:paraId="16E48179" w14:textId="13349C89">
            <w:pPr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Plenary session </w:t>
            </w:r>
            <w:r w:rsidRPr="0E792681" w:rsidR="6B281FF0">
              <w:rPr>
                <w:b/>
                <w:bCs/>
                <w:sz w:val="24"/>
                <w:szCs w:val="24"/>
              </w:rPr>
              <w:t>11</w:t>
            </w:r>
          </w:p>
          <w:p w:rsidRPr="00A21E08" w:rsidR="00A21E08" w:rsidP="0E792681" w:rsidRDefault="06697A0B" w14:paraId="7304438F" w14:textId="132E8042">
            <w:pPr>
              <w:spacing w:after="0" w:line="276" w:lineRule="auto"/>
              <w:ind w:left="0" w:hanging="2"/>
              <w:rPr>
                <w:kern w:val="0"/>
                <w:position w:val="0"/>
                <w:sz w:val="24"/>
                <w:szCs w:val="24"/>
                <w:lang w:eastAsia="zh-CN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Title: </w:t>
            </w:r>
            <w:r w:rsidRPr="0E792681">
              <w:rPr>
                <w:b/>
                <w:bCs/>
                <w:sz w:val="24"/>
                <w:szCs w:val="24"/>
                <w:lang w:eastAsia="zh-CN"/>
              </w:rPr>
              <w:t>Creativity as Currency</w:t>
            </w:r>
            <w:r w:rsidRPr="0E792681">
              <w:rPr>
                <w:sz w:val="24"/>
                <w:szCs w:val="24"/>
                <w:lang w:eastAsia="zh-CN"/>
              </w:rPr>
              <w:t>: Unlocking the potential of the Orange Economy for youth innovation and sustainable livelihoods. </w:t>
            </w:r>
          </w:p>
          <w:p w:rsidRPr="00097777" w:rsidR="00A21E08" w:rsidP="0E792681" w:rsidRDefault="06697A0B" w14:paraId="74364243" w14:textId="04F64B70">
            <w:pPr>
              <w:spacing w:after="0"/>
              <w:ind w:left="0" w:leftChars="0" w:firstLine="0" w:firstLineChars="0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kern w:val="0"/>
                <w:position w:val="0"/>
                <w:sz w:val="24"/>
                <w:szCs w:val="24"/>
                <w:lang w:eastAsia="zh-CN"/>
              </w:rPr>
              <w:t xml:space="preserve">Venue: </w:t>
            </w:r>
            <w:r w:rsidRPr="0E792681">
              <w:rPr>
                <w:sz w:val="24"/>
                <w:szCs w:val="24"/>
              </w:rPr>
              <w:t>Main Arena</w:t>
            </w:r>
          </w:p>
          <w:p w:rsidR="00A21E08" w:rsidP="0E792681" w:rsidRDefault="06697A0B" w14:paraId="66A11913" w14:textId="534F57E1">
            <w:pPr>
              <w:spacing w:after="0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Moderator: </w:t>
            </w:r>
            <w:r w:rsidRPr="0E792681" w:rsidR="150688C5">
              <w:rPr>
                <w:sz w:val="24"/>
                <w:szCs w:val="24"/>
              </w:rPr>
              <w:t xml:space="preserve">TBC </w:t>
            </w:r>
          </w:p>
          <w:p w:rsidR="00A21E08" w:rsidP="0E792681" w:rsidRDefault="06697A0B" w14:paraId="4D4BE124" w14:textId="77777777">
            <w:pPr>
              <w:spacing w:after="0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>Keynote Address</w:t>
            </w:r>
          </w:p>
          <w:p w:rsidRPr="00A21E08" w:rsidR="00A21E08" w:rsidP="00ED5329" w:rsidRDefault="00A21E08" w14:paraId="7F7D493B" w14:textId="60B42325">
            <w:pPr>
              <w:numPr>
                <w:ilvl w:val="0"/>
                <w:numId w:val="44"/>
              </w:numPr>
              <w:spacing w:after="0" w:line="240" w:lineRule="auto"/>
              <w:ind w:leftChars="0" w:firstLineChars="0"/>
              <w:rPr>
                <w:sz w:val="24"/>
                <w:szCs w:val="24"/>
              </w:rPr>
            </w:pPr>
          </w:p>
          <w:p w:rsidR="00A21E08" w:rsidP="0E792681" w:rsidRDefault="00A21E08" w14:paraId="4C278BDD" w14:textId="77777777">
            <w:pPr>
              <w:spacing w:after="0" w:line="240" w:lineRule="auto"/>
              <w:ind w:left="0" w:leftChars="0" w:firstLine="0" w:firstLineChars="0"/>
              <w:rPr>
                <w:b/>
                <w:bCs/>
                <w:sz w:val="24"/>
                <w:szCs w:val="24"/>
              </w:rPr>
            </w:pPr>
          </w:p>
          <w:p w:rsidRPr="00E372AA" w:rsidR="00A21E08" w:rsidP="2579728A" w:rsidRDefault="4CBF7AF7" w14:paraId="046ADD67" w14:textId="221346F5">
            <w:p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2579728A">
              <w:rPr>
                <w:b/>
                <w:bCs/>
                <w:sz w:val="24"/>
                <w:szCs w:val="24"/>
              </w:rPr>
              <w:t>Pa</w:t>
            </w:r>
            <w:r w:rsidRPr="2579728A" w:rsidR="46F0ADBA">
              <w:rPr>
                <w:b/>
                <w:bCs/>
                <w:sz w:val="24"/>
                <w:szCs w:val="24"/>
              </w:rPr>
              <w:t>rtners</w:t>
            </w:r>
            <w:r w:rsidRPr="2579728A">
              <w:rPr>
                <w:b/>
                <w:bCs/>
                <w:sz w:val="24"/>
                <w:szCs w:val="24"/>
              </w:rPr>
              <w:t>:</w:t>
            </w:r>
          </w:p>
          <w:p w:rsidRPr="00E372AA" w:rsidR="00A21E08" w:rsidP="00ED5329" w:rsidRDefault="7F171F27" w14:paraId="57D3CA5B" w14:textId="76F69567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2324063E">
              <w:rPr>
                <w:sz w:val="24"/>
                <w:szCs w:val="24"/>
              </w:rPr>
              <w:t>Jay Melody</w:t>
            </w:r>
          </w:p>
          <w:p w:rsidRPr="00E372AA" w:rsidR="00A21E08" w:rsidP="00ED5329" w:rsidRDefault="7F171F27" w14:paraId="349A3205" w14:textId="7A1763BF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0" w:hanging="2"/>
              <w:rPr>
                <w:sz w:val="24"/>
                <w:szCs w:val="24"/>
              </w:rPr>
            </w:pPr>
            <w:r w:rsidRPr="2324063E">
              <w:rPr>
                <w:sz w:val="24"/>
                <w:szCs w:val="24"/>
              </w:rPr>
              <w:t>We are Nubian</w:t>
            </w:r>
          </w:p>
          <w:p w:rsidRPr="00E372AA" w:rsidR="00A21E08" w:rsidP="00ED5329" w:rsidRDefault="50BDCF34" w14:paraId="1F47A3A6" w14:textId="64405169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0" w:hanging="2"/>
              <w:rPr>
                <w:b/>
                <w:bCs/>
                <w:sz w:val="24"/>
                <w:szCs w:val="24"/>
              </w:rPr>
            </w:pPr>
            <w:r w:rsidRPr="2324063E">
              <w:rPr>
                <w:sz w:val="24"/>
                <w:szCs w:val="24"/>
              </w:rPr>
              <w:t>Iyanii</w:t>
            </w:r>
            <w:r w:rsidRPr="2324063E" w:rsidR="06697A0B">
              <w:rPr>
                <w:sz w:val="24"/>
                <w:szCs w:val="24"/>
              </w:rPr>
              <w:t>        </w:t>
            </w:r>
            <w:r w:rsidRPr="2324063E" w:rsidR="06697A0B">
              <w:rPr>
                <w:b/>
                <w:bCs/>
                <w:sz w:val="24"/>
                <w:szCs w:val="24"/>
              </w:rPr>
              <w:t>              </w:t>
            </w:r>
          </w:p>
        </w:tc>
      </w:tr>
      <w:tr w:rsidRPr="00E372AA" w:rsidR="00A21E08" w:rsidTr="7A826EBB" w14:paraId="73B14AB3" w14:textId="77777777">
        <w:tc>
          <w:tcPr>
            <w:tcW w:w="2263" w:type="dxa"/>
            <w:tcMar/>
          </w:tcPr>
          <w:p w:rsidRPr="00E372AA" w:rsidR="00A21E08" w:rsidP="0E792681" w:rsidRDefault="00A21E08" w14:paraId="3DA3AD93" w14:textId="476528EE">
            <w:pPr>
              <w:spacing w:after="0" w:line="240" w:lineRule="auto"/>
              <w:ind w:left="0" w:hanging="2"/>
            </w:pPr>
            <w:r w:rsidRPr="7A826EBB" w:rsidR="258F10AD">
              <w:rPr>
                <w:sz w:val="24"/>
                <w:szCs w:val="24"/>
              </w:rPr>
              <w:t>3:30 PM- 4:30 PM</w:t>
            </w:r>
          </w:p>
        </w:tc>
        <w:tc>
          <w:tcPr>
            <w:tcW w:w="7087" w:type="dxa"/>
            <w:gridSpan w:val="3"/>
            <w:tcMar/>
          </w:tcPr>
          <w:p w:rsidRPr="00A21E08" w:rsidR="00A21E08" w:rsidP="0E792681" w:rsidRDefault="06697A0B" w14:paraId="60F2EF66" w14:textId="1CBFFD12">
            <w:pPr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>Plenary Session 1</w:t>
            </w:r>
            <w:r w:rsidRPr="0E792681" w:rsidR="6BC9CBA9">
              <w:rPr>
                <w:b/>
                <w:bCs/>
                <w:sz w:val="24"/>
                <w:szCs w:val="24"/>
              </w:rPr>
              <w:t>2</w:t>
            </w:r>
          </w:p>
          <w:p w:rsidRPr="00097777" w:rsidR="00A21E08" w:rsidP="0E792681" w:rsidRDefault="06697A0B" w14:paraId="26F9BE37" w14:textId="7A415F58">
            <w:pPr>
              <w:spacing w:after="0"/>
              <w:ind w:left="0" w:leftChars="0" w:firstLine="0" w:firstLineChars="0"/>
            </w:pPr>
            <w:r w:rsidRPr="0E792681" w:rsidR="38109946">
              <w:rPr>
                <w:b w:val="1"/>
                <w:bCs w:val="1"/>
                <w:sz w:val="24"/>
                <w:szCs w:val="24"/>
              </w:rPr>
              <w:t xml:space="preserve">Title: </w:t>
            </w:r>
            <w:r w:rsidRPr="0E792681" w:rsidR="38109946">
              <w:rPr>
                <w:sz w:val="24"/>
                <w:szCs w:val="24"/>
              </w:rPr>
              <w:t>The Future Is Ours to Build</w:t>
            </w:r>
          </w:p>
          <w:p w:rsidRPr="00097777" w:rsidR="00A21E08" w:rsidP="0E792681" w:rsidRDefault="06697A0B" w14:paraId="350A86CB" w14:textId="21C0A6F8">
            <w:pPr>
              <w:spacing w:after="0"/>
              <w:ind w:left="0" w:leftChars="0" w:firstLine="0" w:firstLineChars="0"/>
              <w:rPr>
                <w:b w:val="1"/>
                <w:bCs w:val="1"/>
                <w:sz w:val="24"/>
                <w:szCs w:val="24"/>
              </w:rPr>
            </w:pPr>
            <w:r w:rsidRPr="0E792681" w:rsidR="38109946">
              <w:rPr>
                <w:sz w:val="24"/>
                <w:szCs w:val="24"/>
              </w:rPr>
              <w:t> </w:t>
            </w:r>
            <w:r w:rsidRPr="0E792681" w:rsidR="38109946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0E792681" w:rsidR="38109946">
              <w:rPr>
                <w:kern w:val="0"/>
                <w:position w:val="0"/>
                <w:sz w:val="24"/>
                <w:szCs w:val="24"/>
                <w:lang w:eastAsia="zh-CN"/>
              </w:rPr>
              <w:t> </w:t>
            </w:r>
          </w:p>
          <w:p w:rsidRPr="00097777" w:rsidR="00A21E08" w:rsidP="0E792681" w:rsidRDefault="06697A0B" w14:paraId="6FE1E6FF" w14:textId="77777777">
            <w:pPr>
              <w:spacing w:after="0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Venue: </w:t>
            </w:r>
            <w:r w:rsidRPr="0E792681">
              <w:rPr>
                <w:sz w:val="24"/>
                <w:szCs w:val="24"/>
              </w:rPr>
              <w:t>Main Arena</w:t>
            </w:r>
          </w:p>
          <w:p w:rsidR="06697A0B" w:rsidP="0E792681" w:rsidRDefault="16C932AA" w14:paraId="3F9B30E7" w14:textId="2A598FED">
            <w:pPr>
              <w:spacing w:after="0"/>
              <w:ind w:left="0" w:hanging="2"/>
              <w:rPr>
                <w:b/>
                <w:bCs/>
                <w:sz w:val="24"/>
                <w:szCs w:val="24"/>
                <w:lang w:val="fr-FR"/>
              </w:rPr>
            </w:pPr>
            <w:r w:rsidRPr="2324063E">
              <w:rPr>
                <w:b/>
                <w:bCs/>
                <w:sz w:val="24"/>
                <w:szCs w:val="24"/>
                <w:lang w:val="fr-FR"/>
              </w:rPr>
              <w:t>Moderato</w:t>
            </w:r>
            <w:r w:rsidRPr="2324063E" w:rsidR="69544A5F">
              <w:rPr>
                <w:b/>
                <w:bCs/>
                <w:sz w:val="24"/>
                <w:szCs w:val="24"/>
                <w:lang w:val="fr-FR"/>
              </w:rPr>
              <w:t>rs</w:t>
            </w:r>
            <w:r w:rsidRPr="2324063E" w:rsidR="06697A0B">
              <w:rPr>
                <w:b/>
                <w:bCs/>
                <w:sz w:val="24"/>
                <w:szCs w:val="24"/>
                <w:lang w:val="fr-FR"/>
              </w:rPr>
              <w:t>:</w:t>
            </w:r>
          </w:p>
          <w:p w:rsidR="0E792681" w:rsidP="0E792681" w:rsidRDefault="0E792681" w14:paraId="44335044" w14:textId="54CB45EB">
            <w:pPr>
              <w:spacing w:after="0"/>
              <w:ind w:left="0" w:hanging="2"/>
              <w:rPr>
                <w:b/>
                <w:bCs/>
                <w:sz w:val="24"/>
                <w:szCs w:val="24"/>
                <w:lang w:val="de-DE"/>
              </w:rPr>
            </w:pPr>
          </w:p>
          <w:p w:rsidR="00A21E08" w:rsidP="2579728A" w:rsidRDefault="200A8135" w14:paraId="4B46BC44" w14:textId="474218CB">
            <w:pPr>
              <w:ind w:left="0" w:hanging="2"/>
              <w:rPr>
                <w:b/>
                <w:bCs/>
                <w:sz w:val="24"/>
                <w:szCs w:val="24"/>
              </w:rPr>
            </w:pPr>
            <w:r w:rsidRPr="2579728A">
              <w:rPr>
                <w:b/>
                <w:bCs/>
                <w:sz w:val="24"/>
                <w:szCs w:val="24"/>
              </w:rPr>
              <w:t>Pa</w:t>
            </w:r>
            <w:r w:rsidRPr="2579728A" w:rsidR="1B71E399">
              <w:rPr>
                <w:b/>
                <w:bCs/>
                <w:sz w:val="24"/>
                <w:szCs w:val="24"/>
              </w:rPr>
              <w:t>rtners</w:t>
            </w:r>
            <w:r w:rsidRPr="2579728A">
              <w:rPr>
                <w:b/>
                <w:bCs/>
                <w:sz w:val="24"/>
                <w:szCs w:val="24"/>
              </w:rPr>
              <w:t>:</w:t>
            </w:r>
          </w:p>
        </w:tc>
      </w:tr>
      <w:tr w:rsidRPr="00E372AA" w:rsidR="00097777" w:rsidTr="7A826EBB" w14:paraId="098ED767" w14:textId="77777777">
        <w:tc>
          <w:tcPr>
            <w:tcW w:w="9350" w:type="dxa"/>
            <w:gridSpan w:val="4"/>
            <w:tcMar/>
          </w:tcPr>
          <w:p w:rsidRPr="00E372AA" w:rsidR="00097777" w:rsidP="0E792681" w:rsidRDefault="31F0E008" w14:paraId="5F16D24E" w14:textId="4F3CF9D0">
            <w:pPr>
              <w:spacing w:after="0" w:line="240" w:lineRule="auto"/>
              <w:ind w:left="0" w:hanging="2"/>
              <w:jc w:val="center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End of Day </w:t>
            </w:r>
            <w:r w:rsidRPr="0E792681" w:rsidR="4BFEA09B">
              <w:rPr>
                <w:b/>
                <w:bCs/>
                <w:sz w:val="24"/>
                <w:szCs w:val="24"/>
              </w:rPr>
              <w:t>5</w:t>
            </w:r>
          </w:p>
        </w:tc>
      </w:tr>
    </w:tbl>
    <w:p w:rsidR="00203B99" w:rsidP="0E792681" w:rsidRDefault="00203B99" w14:paraId="15062F32" w14:textId="77777777">
      <w:pPr>
        <w:ind w:left="0" w:hanging="2"/>
        <w:rPr>
          <w:sz w:val="24"/>
          <w:szCs w:val="24"/>
        </w:rPr>
      </w:pPr>
    </w:p>
    <w:p w:rsidRPr="00A21E08" w:rsidR="00A21E08" w:rsidP="0E792681" w:rsidRDefault="06697A0B" w14:paraId="1D8D851B" w14:textId="5FD62CE0">
      <w:pPr>
        <w:ind w:left="0" w:hanging="2"/>
        <w:rPr>
          <w:sz w:val="24"/>
          <w:szCs w:val="24"/>
        </w:rPr>
      </w:pPr>
      <w:r w:rsidRPr="0E792681">
        <w:rPr>
          <w:b/>
          <w:bCs/>
          <w:sz w:val="24"/>
          <w:szCs w:val="24"/>
        </w:rPr>
        <w:t>DAY 6</w:t>
      </w:r>
      <w:r w:rsidRPr="0E792681">
        <w:rPr>
          <w:sz w:val="24"/>
          <w:szCs w:val="24"/>
        </w:rPr>
        <w:t xml:space="preserve">:  </w:t>
      </w:r>
    </w:p>
    <w:p w:rsidRPr="00A21E08" w:rsidR="00A21E08" w:rsidP="0E792681" w:rsidRDefault="06697A0B" w14:paraId="59381381" w14:textId="77777777">
      <w:pPr>
        <w:ind w:left="0" w:hanging="2"/>
        <w:rPr>
          <w:b/>
          <w:bCs/>
          <w:sz w:val="24"/>
          <w:szCs w:val="24"/>
        </w:rPr>
      </w:pPr>
      <w:r w:rsidRPr="0E792681">
        <w:rPr>
          <w:b/>
          <w:bCs/>
          <w:sz w:val="24"/>
          <w:szCs w:val="24"/>
        </w:rPr>
        <w:t xml:space="preserve">Theme: </w:t>
      </w:r>
    </w:p>
    <w:tbl>
      <w:tblPr>
        <w:tblW w:w="9350" w:type="dxa"/>
        <w:tblInd w:w="-10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000" w:firstRow="0" w:lastRow="0" w:firstColumn="0" w:lastColumn="0" w:noHBand="0" w:noVBand="0"/>
      </w:tblPr>
      <w:tblGrid>
        <w:gridCol w:w="2263"/>
        <w:gridCol w:w="7087"/>
      </w:tblGrid>
      <w:tr w:rsidRPr="00A21E08" w:rsidR="00A21E08" w:rsidTr="7A826EBB" w14:paraId="46FB0DBF" w14:textId="77777777">
        <w:tc>
          <w:tcPr>
            <w:tcW w:w="22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A21E08" w:rsidR="00A21E08" w:rsidP="0E792681" w:rsidRDefault="06697A0B" w14:paraId="57512CA1" w14:textId="77777777">
            <w:pPr>
              <w:ind w:left="0" w:hanging="2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 xml:space="preserve">Time </w:t>
            </w:r>
          </w:p>
        </w:tc>
        <w:tc>
          <w:tcPr>
            <w:tcW w:w="708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A21E08" w:rsidR="00A21E08" w:rsidP="0E792681" w:rsidRDefault="06697A0B" w14:paraId="602A047D" w14:textId="77777777">
            <w:pPr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Event </w:t>
            </w:r>
          </w:p>
        </w:tc>
      </w:tr>
      <w:tr w:rsidR="42539706" w:rsidTr="7A826EBB" w14:paraId="217E1F92" w14:textId="77777777">
        <w:trPr>
          <w:trHeight w:val="300"/>
        </w:trPr>
        <w:tc>
          <w:tcPr>
            <w:tcW w:w="22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504F7D4" w:rsidP="0E792681" w:rsidRDefault="130C48E9" w14:paraId="4A451415" w14:textId="16F31BC5">
            <w:pPr>
              <w:ind w:left="0" w:hanging="2"/>
              <w:rPr>
                <w:sz w:val="24"/>
                <w:szCs w:val="24"/>
              </w:rPr>
            </w:pPr>
            <w:r w:rsidRPr="0E792681">
              <w:rPr>
                <w:sz w:val="24"/>
                <w:szCs w:val="24"/>
              </w:rPr>
              <w:t>3</w:t>
            </w:r>
            <w:r w:rsidRPr="0E792681" w:rsidR="4F9FD097">
              <w:rPr>
                <w:sz w:val="24"/>
                <w:szCs w:val="24"/>
              </w:rPr>
              <w:t>:00 pm t</w:t>
            </w:r>
            <w:r w:rsidRPr="0E792681" w:rsidR="61538CDD">
              <w:rPr>
                <w:sz w:val="24"/>
                <w:szCs w:val="24"/>
              </w:rPr>
              <w:t xml:space="preserve">ill late </w:t>
            </w:r>
          </w:p>
        </w:tc>
        <w:tc>
          <w:tcPr>
            <w:tcW w:w="708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504F7D4" w:rsidP="0E792681" w:rsidRDefault="7C0B11D3" w14:paraId="3D41948C" w14:textId="6DB729D1">
            <w:pPr>
              <w:spacing w:after="0"/>
              <w:ind w:left="0" w:hanging="2"/>
              <w:rPr>
                <w:b/>
                <w:bCs/>
                <w:sz w:val="24"/>
                <w:szCs w:val="24"/>
              </w:rPr>
            </w:pPr>
            <w:r w:rsidRPr="2324063E">
              <w:rPr>
                <w:b/>
                <w:bCs/>
                <w:sz w:val="24"/>
                <w:szCs w:val="24"/>
              </w:rPr>
              <w:t>Pwani gat Talent</w:t>
            </w:r>
            <w:r w:rsidRPr="2324063E" w:rsidR="4E0620C8">
              <w:rPr>
                <w:b/>
                <w:bCs/>
                <w:sz w:val="24"/>
                <w:szCs w:val="24"/>
              </w:rPr>
              <w:t xml:space="preserve"> </w:t>
            </w:r>
          </w:p>
          <w:p w:rsidR="2504F7D4" w:rsidP="0E792681" w:rsidRDefault="61538CDD" w14:paraId="0D6374E2" w14:textId="1CEDE4E3">
            <w:pPr>
              <w:spacing w:after="0"/>
              <w:ind w:left="0" w:hanging="2"/>
              <w:rPr>
                <w:b w:val="1"/>
                <w:bCs w:val="1"/>
                <w:sz w:val="24"/>
                <w:szCs w:val="24"/>
              </w:rPr>
            </w:pPr>
            <w:r w:rsidRPr="7A826EBB" w:rsidR="1D3B367A">
              <w:rPr>
                <w:b w:val="1"/>
                <w:bCs w:val="1"/>
                <w:sz w:val="24"/>
                <w:szCs w:val="24"/>
              </w:rPr>
              <w:t>Venue:</w:t>
            </w:r>
            <w:r w:rsidRPr="7A826EBB" w:rsidR="1D3B367A">
              <w:rPr>
                <w:sz w:val="24"/>
                <w:szCs w:val="24"/>
              </w:rPr>
              <w:t xml:space="preserve"> </w:t>
            </w:r>
            <w:r w:rsidRPr="7A826EBB" w:rsidR="09B54355">
              <w:rPr>
                <w:sz w:val="24"/>
                <w:szCs w:val="24"/>
              </w:rPr>
              <w:t xml:space="preserve">Coast </w:t>
            </w:r>
            <w:r w:rsidRPr="7A826EBB" w:rsidR="1D3B367A">
              <w:rPr>
                <w:sz w:val="24"/>
                <w:szCs w:val="24"/>
              </w:rPr>
              <w:t>Gym</w:t>
            </w:r>
            <w:r w:rsidRPr="7A826EBB" w:rsidR="173738F3">
              <w:rPr>
                <w:sz w:val="24"/>
                <w:szCs w:val="24"/>
              </w:rPr>
              <w:t xml:space="preserve"> </w:t>
            </w:r>
            <w:r w:rsidRPr="7A826EBB" w:rsidR="1D3B367A">
              <w:rPr>
                <w:sz w:val="24"/>
                <w:szCs w:val="24"/>
              </w:rPr>
              <w:t>Khan</w:t>
            </w:r>
            <w:r w:rsidRPr="7A826EBB" w:rsidR="06D431CF">
              <w:rPr>
                <w:sz w:val="24"/>
                <w:szCs w:val="24"/>
              </w:rPr>
              <w:t xml:space="preserve">a </w:t>
            </w:r>
          </w:p>
          <w:p w:rsidR="2504F7D4" w:rsidP="0E792681" w:rsidRDefault="61538CDD" w14:paraId="3C2E9C33" w14:textId="30FF6AD9">
            <w:pPr>
              <w:spacing w:after="0"/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Partners: </w:t>
            </w:r>
          </w:p>
          <w:p w:rsidR="2504F7D4" w:rsidP="7A826EBB" w:rsidRDefault="61538CDD" w14:paraId="136BA7A3" w14:textId="7E2A1E9F">
            <w:pPr>
              <w:pStyle w:val="ListParagraph"/>
              <w:numPr>
                <w:ilvl w:val="0"/>
                <w:numId w:val="17"/>
              </w:numPr>
              <w:spacing w:after="0"/>
              <w:ind/>
              <w:rPr>
                <w:sz w:val="24"/>
                <w:szCs w:val="24"/>
              </w:rPr>
            </w:pPr>
            <w:r w:rsidRPr="7A826EBB" w:rsidR="1D3B367A">
              <w:rPr>
                <w:sz w:val="24"/>
                <w:szCs w:val="24"/>
              </w:rPr>
              <w:t xml:space="preserve">Afro tellers </w:t>
            </w:r>
          </w:p>
          <w:p w:rsidR="2504F7D4" w:rsidP="7A826EBB" w:rsidRDefault="61538CDD" w14:paraId="577785FC" w14:textId="0AB9F00B">
            <w:pPr>
              <w:pStyle w:val="ListParagraph"/>
              <w:numPr>
                <w:ilvl w:val="0"/>
                <w:numId w:val="17"/>
              </w:numPr>
              <w:spacing w:after="0"/>
              <w:ind/>
              <w:rPr>
                <w:sz w:val="24"/>
                <w:szCs w:val="24"/>
              </w:rPr>
            </w:pPr>
            <w:r w:rsidRPr="7A826EBB" w:rsidR="1D3B367A">
              <w:rPr>
                <w:sz w:val="24"/>
                <w:szCs w:val="24"/>
              </w:rPr>
              <w:t xml:space="preserve">Swahilipot FM </w:t>
            </w:r>
          </w:p>
        </w:tc>
      </w:tr>
    </w:tbl>
    <w:p w:rsidR="0E792681" w:rsidP="0E792681" w:rsidRDefault="0E792681" w14:paraId="3DB56221" w14:textId="5C82C845">
      <w:pPr>
        <w:ind w:left="0" w:hanging="2"/>
        <w:rPr>
          <w:sz w:val="24"/>
          <w:szCs w:val="24"/>
        </w:rPr>
      </w:pPr>
    </w:p>
    <w:p w:rsidRPr="00E372AA" w:rsidR="00A21E08" w:rsidP="0E792681" w:rsidRDefault="00A21E08" w14:paraId="53EC2E82" w14:textId="77777777">
      <w:pPr>
        <w:ind w:left="0" w:hanging="2"/>
        <w:rPr>
          <w:sz w:val="24"/>
          <w:szCs w:val="24"/>
        </w:rPr>
      </w:pPr>
    </w:p>
    <w:p w:rsidR="7D651AE1" w:rsidP="2324063E" w:rsidRDefault="7D651AE1" w14:paraId="48B46ED5" w14:textId="403F6AFF">
      <w:pPr>
        <w:ind w:left="0" w:hanging="2"/>
      </w:pPr>
      <w:r w:rsidRPr="2324063E">
        <w:rPr>
          <w:b/>
          <w:bCs/>
          <w:sz w:val="24"/>
          <w:szCs w:val="24"/>
        </w:rPr>
        <w:t xml:space="preserve">Side Events and other experiences </w:t>
      </w:r>
    </w:p>
    <w:tbl>
      <w:tblPr>
        <w:tblW w:w="0" w:type="auto"/>
        <w:tblInd w:w="-10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ook w:val="0000" w:firstRow="0" w:lastRow="0" w:firstColumn="0" w:lastColumn="0" w:noHBand="0" w:noVBand="0"/>
      </w:tblPr>
      <w:tblGrid>
        <w:gridCol w:w="2263"/>
        <w:gridCol w:w="7087"/>
      </w:tblGrid>
      <w:tr w:rsidR="42539706" w:rsidTr="7A826EBB" w14:paraId="4F272C8A" w14:textId="77777777">
        <w:trPr>
          <w:trHeight w:val="300"/>
        </w:trPr>
        <w:tc>
          <w:tcPr>
            <w:tcW w:w="22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42539706" w:rsidP="2324063E" w:rsidRDefault="3794A883" w14:paraId="62E1708B" w14:textId="77777777">
            <w:pPr>
              <w:ind w:left="0" w:hanging="2"/>
              <w:rPr>
                <w:b/>
                <w:bCs/>
                <w:sz w:val="24"/>
                <w:szCs w:val="24"/>
              </w:rPr>
            </w:pPr>
            <w:r w:rsidRPr="2324063E">
              <w:rPr>
                <w:b/>
                <w:bCs/>
                <w:sz w:val="24"/>
                <w:szCs w:val="24"/>
              </w:rPr>
              <w:t xml:space="preserve">Time </w:t>
            </w:r>
          </w:p>
        </w:tc>
        <w:tc>
          <w:tcPr>
            <w:tcW w:w="708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42539706" w:rsidP="0E792681" w:rsidRDefault="3F2409F4" w14:paraId="7BB1A1F8" w14:textId="77777777">
            <w:pPr>
              <w:ind w:left="0" w:hanging="2"/>
              <w:rPr>
                <w:b/>
                <w:bCs/>
                <w:sz w:val="24"/>
                <w:szCs w:val="24"/>
              </w:rPr>
            </w:pPr>
            <w:r w:rsidRPr="0E792681">
              <w:rPr>
                <w:b/>
                <w:bCs/>
                <w:sz w:val="24"/>
                <w:szCs w:val="24"/>
              </w:rPr>
              <w:t xml:space="preserve">Event </w:t>
            </w:r>
          </w:p>
        </w:tc>
      </w:tr>
      <w:tr w:rsidR="42539706" w:rsidTr="7A826EBB" w14:paraId="4DE54478" w14:textId="77777777">
        <w:trPr>
          <w:trHeight w:val="300"/>
        </w:trPr>
        <w:tc>
          <w:tcPr>
            <w:tcW w:w="22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42539706" w:rsidP="2324063E" w:rsidRDefault="1034C287" w14:paraId="21B5EC61" w14:textId="2D746E8A">
            <w:pPr>
              <w:ind w:left="0" w:hanging="2"/>
            </w:pPr>
            <w:r w:rsidRPr="2324063E">
              <w:rPr>
                <w:sz w:val="24"/>
                <w:szCs w:val="24"/>
              </w:rPr>
              <w:t>15</w:t>
            </w:r>
            <w:r w:rsidRPr="2324063E">
              <w:rPr>
                <w:sz w:val="24"/>
                <w:szCs w:val="24"/>
                <w:vertAlign w:val="superscript"/>
              </w:rPr>
              <w:t>th</w:t>
            </w:r>
            <w:r w:rsidRPr="2324063E">
              <w:rPr>
                <w:sz w:val="24"/>
                <w:szCs w:val="24"/>
              </w:rPr>
              <w:t xml:space="preserve"> –17</w:t>
            </w:r>
            <w:r w:rsidRPr="2324063E">
              <w:rPr>
                <w:sz w:val="24"/>
                <w:szCs w:val="24"/>
                <w:vertAlign w:val="superscript"/>
              </w:rPr>
              <w:t>th</w:t>
            </w:r>
            <w:r w:rsidRPr="2324063E">
              <w:rPr>
                <w:sz w:val="24"/>
                <w:szCs w:val="24"/>
              </w:rPr>
              <w:t xml:space="preserve"> October 2026  </w:t>
            </w:r>
          </w:p>
        </w:tc>
        <w:tc>
          <w:tcPr>
            <w:tcW w:w="708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034C287" w:rsidP="2324063E" w:rsidRDefault="1034C287" w14:paraId="5B62C0A5" w14:textId="5B446EC7">
            <w:pPr>
              <w:spacing w:after="0"/>
              <w:ind w:left="0" w:hanging="2"/>
              <w:rPr>
                <w:b/>
                <w:bCs/>
                <w:sz w:val="24"/>
                <w:szCs w:val="24"/>
              </w:rPr>
            </w:pPr>
            <w:r w:rsidRPr="2324063E">
              <w:rPr>
                <w:b/>
                <w:bCs/>
                <w:sz w:val="24"/>
                <w:szCs w:val="24"/>
              </w:rPr>
              <w:t xml:space="preserve">Hackathon </w:t>
            </w:r>
          </w:p>
          <w:p w:rsidR="2324063E" w:rsidP="2324063E" w:rsidRDefault="2324063E" w14:paraId="7FCD1D73" w14:textId="01DDFE7A">
            <w:pPr>
              <w:spacing w:after="0"/>
              <w:ind w:left="0" w:hanging="2"/>
              <w:rPr>
                <w:sz w:val="24"/>
                <w:szCs w:val="24"/>
              </w:rPr>
            </w:pPr>
          </w:p>
          <w:p w:rsidR="2C65AE68" w:rsidP="0E792681" w:rsidRDefault="1034C287" w14:paraId="78DFBDE3" w14:textId="6955233A">
            <w:pPr>
              <w:spacing w:after="0"/>
              <w:ind w:left="0" w:hanging="2"/>
            </w:pPr>
            <w:r w:rsidRPr="2324063E">
              <w:rPr>
                <w:sz w:val="24"/>
                <w:szCs w:val="24"/>
              </w:rPr>
              <w:t xml:space="preserve">Ocean Hack </w:t>
            </w:r>
          </w:p>
          <w:p w:rsidR="42539706" w:rsidP="2324063E" w:rsidRDefault="42539706" w14:paraId="16031B58" w14:textId="7FCA56B3">
            <w:pPr>
              <w:spacing w:after="0"/>
              <w:ind w:left="0" w:hanging="2"/>
              <w:rPr>
                <w:sz w:val="24"/>
                <w:szCs w:val="24"/>
              </w:rPr>
            </w:pPr>
          </w:p>
        </w:tc>
      </w:tr>
      <w:tr w:rsidR="42539706" w:rsidTr="7A826EBB" w14:paraId="35CD1447" w14:textId="77777777">
        <w:trPr>
          <w:trHeight w:val="300"/>
        </w:trPr>
        <w:tc>
          <w:tcPr>
            <w:tcW w:w="22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42539706" w:rsidP="0E792681" w:rsidRDefault="23834906" w14:paraId="13E9FCFF" w14:textId="5A050747">
            <w:pPr>
              <w:ind w:left="0" w:hanging="2"/>
            </w:pPr>
            <w:r w:rsidRPr="2324063E">
              <w:rPr>
                <w:sz w:val="24"/>
                <w:szCs w:val="24"/>
              </w:rPr>
              <w:t>26</w:t>
            </w:r>
            <w:r w:rsidRPr="2324063E">
              <w:rPr>
                <w:sz w:val="24"/>
                <w:szCs w:val="24"/>
                <w:vertAlign w:val="superscript"/>
              </w:rPr>
              <w:t>th</w:t>
            </w:r>
            <w:r w:rsidRPr="2324063E">
              <w:rPr>
                <w:sz w:val="24"/>
                <w:szCs w:val="24"/>
              </w:rPr>
              <w:t xml:space="preserve"> – 29</w:t>
            </w:r>
            <w:r w:rsidRPr="2324063E">
              <w:rPr>
                <w:sz w:val="24"/>
                <w:szCs w:val="24"/>
                <w:vertAlign w:val="superscript"/>
              </w:rPr>
              <w:t>th</w:t>
            </w:r>
            <w:r w:rsidRPr="2324063E">
              <w:rPr>
                <w:sz w:val="24"/>
                <w:szCs w:val="24"/>
              </w:rPr>
              <w:t xml:space="preserve"> October 2026 </w:t>
            </w:r>
          </w:p>
        </w:tc>
        <w:tc>
          <w:tcPr>
            <w:tcW w:w="708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42539706" w:rsidP="0E792681" w:rsidRDefault="23834906" w14:paraId="783560F4" w14:textId="7FCB0C99">
            <w:pPr>
              <w:ind w:left="0" w:hanging="2"/>
            </w:pPr>
            <w:r w:rsidRPr="2324063E">
              <w:rPr>
                <w:b/>
                <w:bCs/>
                <w:sz w:val="24"/>
                <w:szCs w:val="24"/>
              </w:rPr>
              <w:t>Bootcamp</w:t>
            </w:r>
          </w:p>
          <w:p w:rsidR="42539706" w:rsidP="2324063E" w:rsidRDefault="23834906" w14:paraId="6A01FE56" w14:textId="40A69E67">
            <w:pPr>
              <w:ind w:left="0" w:hanging="2"/>
              <w:rPr>
                <w:sz w:val="24"/>
                <w:szCs w:val="24"/>
              </w:rPr>
            </w:pPr>
            <w:r w:rsidRPr="2324063E">
              <w:rPr>
                <w:sz w:val="24"/>
                <w:szCs w:val="24"/>
              </w:rPr>
              <w:t>The Innovator's Toolkit: A practical, human-centered design session on moving from ideation to prototyping for young innovators. </w:t>
            </w:r>
          </w:p>
        </w:tc>
      </w:tr>
      <w:tr w:rsidR="2324063E" w:rsidTr="7A826EBB" w14:paraId="590B7D55" w14:textId="77777777">
        <w:trPr>
          <w:trHeight w:val="300"/>
        </w:trPr>
        <w:tc>
          <w:tcPr>
            <w:tcW w:w="22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5A3D96BD" w:rsidP="2324063E" w:rsidRDefault="5A3D96BD" w14:paraId="06918C59" w14:textId="2EF7F801">
            <w:pPr>
              <w:ind w:left="0" w:hanging="2"/>
            </w:pPr>
            <w:r w:rsidRPr="2324063E">
              <w:rPr>
                <w:sz w:val="24"/>
                <w:szCs w:val="24"/>
              </w:rPr>
              <w:t>22</w:t>
            </w:r>
            <w:r w:rsidRPr="2324063E">
              <w:rPr>
                <w:sz w:val="24"/>
                <w:szCs w:val="24"/>
                <w:vertAlign w:val="superscript"/>
              </w:rPr>
              <w:t>nd</w:t>
            </w:r>
            <w:r w:rsidRPr="2324063E">
              <w:rPr>
                <w:sz w:val="24"/>
                <w:szCs w:val="24"/>
              </w:rPr>
              <w:t xml:space="preserve"> October 2026 </w:t>
            </w:r>
          </w:p>
        </w:tc>
        <w:tc>
          <w:tcPr>
            <w:tcW w:w="708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5A3D96BD" w:rsidP="2324063E" w:rsidRDefault="5A3D96BD" w14:paraId="027C707C" w14:textId="1AABF802">
            <w:pPr>
              <w:ind w:left="0" w:hanging="2"/>
            </w:pPr>
            <w:r w:rsidRPr="2324063E">
              <w:rPr>
                <w:b/>
                <w:bCs/>
                <w:sz w:val="24"/>
                <w:szCs w:val="24"/>
              </w:rPr>
              <w:t xml:space="preserve">Theatre Play </w:t>
            </w:r>
          </w:p>
          <w:p w:rsidR="5A3D96BD" w:rsidP="289AA598" w:rsidRDefault="6DF7C1B0" w14:paraId="08BB9E36" w14:textId="5903E695">
            <w:pPr>
              <w:ind w:left="0" w:hanging="2"/>
              <w:rPr>
                <w:sz w:val="24"/>
                <w:szCs w:val="24"/>
              </w:rPr>
            </w:pPr>
            <w:r w:rsidRPr="289AA598">
              <w:rPr>
                <w:sz w:val="24"/>
                <w:szCs w:val="24"/>
              </w:rPr>
              <w:t xml:space="preserve">Ask </w:t>
            </w:r>
            <w:r w:rsidRPr="289AA598" w:rsidR="77A9ED92">
              <w:rPr>
                <w:sz w:val="24"/>
                <w:szCs w:val="24"/>
              </w:rPr>
              <w:t>Me Twice</w:t>
            </w:r>
            <w:r w:rsidRPr="289AA598">
              <w:rPr>
                <w:sz w:val="24"/>
                <w:szCs w:val="24"/>
              </w:rPr>
              <w:t xml:space="preserve"> </w:t>
            </w:r>
          </w:p>
        </w:tc>
      </w:tr>
      <w:tr w:rsidR="2324063E" w:rsidTr="7A826EBB" w14:paraId="466AEDF5" w14:textId="77777777">
        <w:trPr>
          <w:trHeight w:val="300"/>
        </w:trPr>
        <w:tc>
          <w:tcPr>
            <w:tcW w:w="22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5A3D96BD" w:rsidP="2324063E" w:rsidRDefault="5A3D96BD" w14:paraId="29813DC4" w14:textId="18D7EBF6">
            <w:pPr>
              <w:ind w:left="0" w:hanging="2"/>
            </w:pPr>
            <w:r w:rsidRPr="2324063E">
              <w:rPr>
                <w:sz w:val="24"/>
                <w:szCs w:val="24"/>
              </w:rPr>
              <w:t>23</w:t>
            </w:r>
            <w:r w:rsidRPr="2324063E">
              <w:rPr>
                <w:sz w:val="24"/>
                <w:szCs w:val="24"/>
                <w:vertAlign w:val="superscript"/>
              </w:rPr>
              <w:t>rd</w:t>
            </w:r>
            <w:r w:rsidRPr="2324063E">
              <w:rPr>
                <w:sz w:val="24"/>
                <w:szCs w:val="24"/>
              </w:rPr>
              <w:t xml:space="preserve"> October 2026</w:t>
            </w:r>
          </w:p>
          <w:p w:rsidR="2324063E" w:rsidP="2324063E" w:rsidRDefault="2324063E" w14:paraId="5247A655" w14:textId="4FCBBDD5">
            <w:pPr>
              <w:ind w:left="0" w:hanging="2"/>
              <w:rPr>
                <w:sz w:val="24"/>
                <w:szCs w:val="24"/>
              </w:rPr>
            </w:pPr>
          </w:p>
        </w:tc>
        <w:tc>
          <w:tcPr>
            <w:tcW w:w="708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324063E" w:rsidP="2324063E" w:rsidRDefault="6DF7C1B0" w14:paraId="648B807C" w14:textId="19F1835C">
            <w:pPr>
              <w:ind w:left="0" w:hanging="2"/>
              <w:rPr>
                <w:b/>
                <w:bCs/>
                <w:sz w:val="24"/>
                <w:szCs w:val="24"/>
              </w:rPr>
            </w:pPr>
            <w:commentRangeStart w:id="5"/>
            <w:r w:rsidRPr="289AA598">
              <w:rPr>
                <w:b/>
                <w:bCs/>
                <w:sz w:val="24"/>
                <w:szCs w:val="24"/>
              </w:rPr>
              <w:t xml:space="preserve">Sustain Youth Exchange Program </w:t>
            </w:r>
            <w:commentRangeEnd w:id="5"/>
            <w:r w:rsidR="2324063E">
              <w:rPr>
                <w:rStyle w:val="CommentReference"/>
                <w:b/>
                <w:bCs/>
                <w:sz w:val="24"/>
                <w:szCs w:val="24"/>
              </w:rPr>
              <w:commentReference w:id="5"/>
            </w:r>
          </w:p>
        </w:tc>
      </w:tr>
      <w:tr w:rsidR="289AA598" w:rsidTr="7A826EBB" w14:paraId="365449FF" w14:textId="77777777">
        <w:trPr>
          <w:trHeight w:val="300"/>
        </w:trPr>
        <w:tc>
          <w:tcPr>
            <w:tcW w:w="22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8711F5E" w:rsidP="289AA598" w:rsidRDefault="18711F5E" w14:paraId="0E3086D7" w14:textId="3F997365">
            <w:pPr>
              <w:ind w:left="0" w:hanging="2"/>
            </w:pPr>
            <w:r w:rsidRPr="289AA598">
              <w:rPr>
                <w:sz w:val="24"/>
                <w:szCs w:val="24"/>
              </w:rPr>
              <w:t>26</w:t>
            </w:r>
            <w:r w:rsidRPr="289AA598">
              <w:rPr>
                <w:sz w:val="24"/>
                <w:szCs w:val="24"/>
                <w:vertAlign w:val="superscript"/>
              </w:rPr>
              <w:t>th</w:t>
            </w:r>
            <w:r w:rsidRPr="289AA598">
              <w:rPr>
                <w:sz w:val="24"/>
                <w:szCs w:val="24"/>
              </w:rPr>
              <w:t xml:space="preserve"> - 30</w:t>
            </w:r>
            <w:r w:rsidRPr="289AA598">
              <w:rPr>
                <w:sz w:val="24"/>
                <w:szCs w:val="24"/>
                <w:vertAlign w:val="superscript"/>
              </w:rPr>
              <w:t>th</w:t>
            </w:r>
            <w:r w:rsidRPr="289AA598">
              <w:rPr>
                <w:sz w:val="24"/>
                <w:szCs w:val="24"/>
              </w:rPr>
              <w:t xml:space="preserve"> October </w:t>
            </w:r>
          </w:p>
        </w:tc>
        <w:tc>
          <w:tcPr>
            <w:tcW w:w="708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4DA330A" w:rsidP="289AA598" w:rsidRDefault="04DA330A" w14:paraId="1D3C3236" w14:textId="0712A17A">
            <w:pPr>
              <w:ind w:left="0" w:hanging="2"/>
            </w:pPr>
            <w:r w:rsidRPr="289AA598">
              <w:rPr>
                <w:b/>
                <w:bCs/>
                <w:sz w:val="24"/>
                <w:szCs w:val="24"/>
              </w:rPr>
              <w:t>Masterclass</w:t>
            </w:r>
          </w:p>
          <w:p w:rsidR="18711F5E" w:rsidP="289AA598" w:rsidRDefault="18711F5E" w14:paraId="253177B9" w14:textId="6417F2A5">
            <w:pPr>
              <w:ind w:left="0" w:hanging="2"/>
              <w:rPr>
                <w:sz w:val="24"/>
                <w:szCs w:val="24"/>
              </w:rPr>
            </w:pPr>
            <w:r w:rsidRPr="289AA598">
              <w:rPr>
                <w:sz w:val="24"/>
                <w:szCs w:val="24"/>
              </w:rPr>
              <w:t>The Innovator's Toolkit: A practical, human-centered design session on moving from ideation to prototyping for young innovators.</w:t>
            </w:r>
          </w:p>
          <w:p w:rsidR="289AA598" w:rsidP="289AA598" w:rsidRDefault="289AA598" w14:paraId="7331EBF7" w14:textId="01A0589A">
            <w:pPr>
              <w:ind w:left="0" w:hanging="2"/>
              <w:rPr>
                <w:b/>
                <w:bCs/>
                <w:sz w:val="24"/>
                <w:szCs w:val="24"/>
              </w:rPr>
            </w:pPr>
          </w:p>
        </w:tc>
      </w:tr>
      <w:tr w:rsidR="7A826EBB" w:rsidTr="7A826EBB" w14:paraId="172F68B5">
        <w:trPr>
          <w:trHeight w:val="300"/>
        </w:trPr>
        <w:tc>
          <w:tcPr>
            <w:tcW w:w="22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7A826EBB" w:rsidP="7A826EBB" w:rsidRDefault="7A826EBB" w14:paraId="4283D133" w14:textId="54E94D2C">
            <w:pPr>
              <w:pStyle w:val="Normal"/>
              <w:rPr>
                <w:sz w:val="24"/>
                <w:szCs w:val="24"/>
              </w:rPr>
            </w:pPr>
          </w:p>
        </w:tc>
        <w:tc>
          <w:tcPr>
            <w:tcW w:w="708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47CF3C3C" w:rsidP="7A826EBB" w:rsidRDefault="47CF3C3C" w14:paraId="5147968F" w14:textId="197AEB84">
            <w:pPr>
              <w:pStyle w:val="Normal"/>
            </w:pPr>
            <w:r w:rsidRPr="7A826EBB" w:rsidR="47CF3C3C">
              <w:rPr>
                <w:b w:val="1"/>
                <w:bCs w:val="1"/>
                <w:sz w:val="24"/>
                <w:szCs w:val="24"/>
              </w:rPr>
              <w:t xml:space="preserve">Utamanduni Village </w:t>
            </w:r>
          </w:p>
          <w:p w:rsidR="7A826EBB" w:rsidP="7A826EBB" w:rsidRDefault="7A826EBB" w14:paraId="3FF69FD9" w14:textId="2188B4D4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</w:p>
        </w:tc>
      </w:tr>
      <w:tr w:rsidR="289AA598" w:rsidTr="7A826EBB" w14:paraId="5CCD6429" w14:textId="77777777">
        <w:trPr>
          <w:trHeight w:val="300"/>
        </w:trPr>
        <w:tc>
          <w:tcPr>
            <w:tcW w:w="22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C55C31B" w:rsidP="289AA598" w:rsidRDefault="1C55C31B" w14:paraId="78FF374A" w14:textId="6B1E66CD">
            <w:pPr>
              <w:ind w:left="0" w:hanging="2"/>
            </w:pPr>
            <w:r w:rsidRPr="289AA598">
              <w:rPr>
                <w:sz w:val="24"/>
                <w:szCs w:val="24"/>
              </w:rPr>
              <w:t xml:space="preserve">TBC </w:t>
            </w:r>
          </w:p>
        </w:tc>
        <w:tc>
          <w:tcPr>
            <w:tcW w:w="708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C55C31B" w:rsidP="289AA598" w:rsidRDefault="1C55C31B" w14:paraId="72C3EC98" w14:textId="377A5648">
            <w:pPr>
              <w:ind w:left="0" w:hanging="2"/>
            </w:pPr>
            <w:r w:rsidRPr="289AA598">
              <w:rPr>
                <w:b/>
                <w:bCs/>
                <w:sz w:val="24"/>
                <w:szCs w:val="24"/>
              </w:rPr>
              <w:t xml:space="preserve">Mosaic Painting </w:t>
            </w:r>
          </w:p>
          <w:p w:rsidR="289AA598" w:rsidP="289AA598" w:rsidRDefault="289AA598" w14:paraId="07613255" w14:textId="502C1BEA">
            <w:pPr>
              <w:ind w:left="0" w:hanging="2"/>
              <w:rPr>
                <w:b/>
                <w:bCs/>
                <w:sz w:val="24"/>
                <w:szCs w:val="24"/>
              </w:rPr>
            </w:pPr>
          </w:p>
        </w:tc>
      </w:tr>
    </w:tbl>
    <w:p w:rsidR="42539706" w:rsidP="0E792681" w:rsidRDefault="42539706" w14:paraId="23FBE315" w14:textId="68C2CEF1">
      <w:pPr>
        <w:ind w:left="0" w:hanging="2"/>
        <w:rPr>
          <w:sz w:val="24"/>
          <w:szCs w:val="24"/>
        </w:rPr>
      </w:pPr>
    </w:p>
    <w:proofErr w:type="spellEnd"/>
    <w:sectPr w:rsidR="42539706" w:rsidSect="00E372A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 w:orient="portrait"/>
      <w:pgMar w:top="1440" w:right="1440" w:bottom="1440" w:left="1440" w:header="708" w:footer="624" w:gutter="0"/>
      <w:pgNumType w:start="1"/>
      <w:cols w:space="720"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JN" w:author="James Ndung'u" w:date="2026-10-21T14:39:00Z" w:id="5">
    <w:p w:rsidR="00791FFE" w:rsidRDefault="00791FFE" w14:paraId="7A73EF33" w14:textId="73F957E5">
      <w:pPr>
        <w:pStyle w:val="CommentText"/>
        <w:ind w:left="0" w:hanging="2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"mailto:jackie@swahilipothub.co.ke"</w:instrText>
      </w:r>
      <w:bookmarkStart w:name="_@_B1D4A78091D94E0992F9A73E8B03BB8BZ" w:id="6"/>
      <w:r>
        <w:fldChar w:fldCharType="separate"/>
      </w:r>
      <w:bookmarkEnd w:id="6"/>
      <w:r w:rsidRPr="24E6DB75">
        <w:rPr>
          <w:noProof/>
        </w:rPr>
        <w:t>@Jacqueline Jepkoech Kiplagat</w:t>
      </w:r>
      <w:r>
        <w:fldChar w:fldCharType="end"/>
      </w:r>
      <w:r w:rsidRPr="0D79D26D">
        <w:t xml:space="preserve"> Kindly share details here </w:t>
      </w:r>
    </w:p>
  </w:comment>
  <w:comment xmlns:w="http://schemas.openxmlformats.org/wordprocessingml/2006/main" w:initials="JN" w:author="James Ndung'u" w:date="2026-10-22T13:47:08" w:id="344157501">
    <w:p xmlns:w14="http://schemas.microsoft.com/office/word/2010/wordml" xmlns:w="http://schemas.openxmlformats.org/wordprocessingml/2006/main" w:rsidR="360BF469" w:rsidRDefault="5FEA32A7" w14:paraId="0300DEC2" w14:textId="0A5DD4A6">
      <w:pPr>
        <w:pStyle w:val="CommentText"/>
      </w:pPr>
      <w:r>
        <w:rPr>
          <w:rStyle w:val="CommentReference"/>
        </w:rPr>
        <w:annotationRef/>
      </w:r>
      <w:r w:rsidRPr="1235BE11" w:rsidR="6DE76719">
        <w:t xml:space="preserve">Titles? </w:t>
      </w:r>
      <w:r>
        <w:fldChar w:fldCharType="begin"/>
      </w:r>
      <w:r>
        <w:instrText xml:space="preserve"> HYPERLINK "mailto:wabosha@swahilipothub.co.ke"</w:instrText>
      </w:r>
      <w:bookmarkStart w:name="_@_464B6A69A99F4FDBA6A5ADA8617A6062Z" w:id="1130682055"/>
      <w:r>
        <w:fldChar w:fldCharType="separate"/>
      </w:r>
      <w:bookmarkEnd w:id="1130682055"/>
      <w:r w:rsidRPr="4868508F" w:rsidR="6FCDD8F4">
        <w:rPr>
          <w:rStyle w:val="Mention"/>
          <w:noProof/>
        </w:rPr>
        <w:t>@Sophia Wabosha</w:t>
      </w:r>
      <w:r>
        <w:fldChar w:fldCharType="end"/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0300DEC2"/>
  <w15:commentEx w15:done="0" w15:paraId="7A73EF33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35AB9A87" w16cex:dateUtc="2026-10-22T10:47:08.393Z"/>
  <w16cex:commentExtensible w16cex:durableId="26FBB193" w16cex:dateUtc="2026-10-21T11:39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7A73EF33" w16cid:durableId="26FBB193"/>
  <w16cid:commentId w16cid:paraId="0300DEC2" w16cid:durableId="35AB9A8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24865" w:rsidRDefault="00724865" w14:paraId="0BE67A4E" w14:textId="77777777">
      <w:pPr>
        <w:spacing w:after="0" w:line="240" w:lineRule="auto"/>
        <w:ind w:left="0" w:hanging="2"/>
      </w:pPr>
      <w:r>
        <w:separator/>
      </w:r>
    </w:p>
  </w:endnote>
  <w:endnote w:type="continuationSeparator" w:id="0">
    <w:p w:rsidR="00724865" w:rsidRDefault="00724865" w14:paraId="1A8A9E2A" w14:textId="77777777">
      <w:pPr>
        <w:spacing w:after="0" w:line="240" w:lineRule="auto"/>
        <w:ind w:left="0" w:hanging="2"/>
      </w:pPr>
      <w:r>
        <w:continuationSeparator/>
      </w:r>
    </w:p>
  </w:endnote>
  <w:endnote w:type="continuationNotice" w:id="1">
    <w:p w:rsidR="00724865" w:rsidRDefault="00724865" w14:paraId="543EFAF3" w14:textId="77777777">
      <w:pPr>
        <w:spacing w:after="0" w:line="240" w:lineRule="auto"/>
        <w:ind w:left="0" w:hanging="2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372AA" w:rsidRDefault="00E372AA" w14:paraId="12753C58" w14:textId="77777777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372AA" w:rsidRDefault="00E372AA" w14:paraId="19BAC3A9" w14:textId="77777777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372AA" w:rsidRDefault="00E372AA" w14:paraId="4D7AC277" w14:textId="77777777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24865" w:rsidRDefault="00724865" w14:paraId="0E442B5D" w14:textId="77777777">
      <w:pPr>
        <w:spacing w:after="0" w:line="240" w:lineRule="auto"/>
        <w:ind w:left="0" w:hanging="2"/>
      </w:pPr>
      <w:r>
        <w:separator/>
      </w:r>
    </w:p>
  </w:footnote>
  <w:footnote w:type="continuationSeparator" w:id="0">
    <w:p w:rsidR="00724865" w:rsidRDefault="00724865" w14:paraId="078ACFDD" w14:textId="77777777">
      <w:pPr>
        <w:spacing w:after="0" w:line="240" w:lineRule="auto"/>
        <w:ind w:left="0" w:hanging="2"/>
      </w:pPr>
      <w:r>
        <w:continuationSeparator/>
      </w:r>
    </w:p>
  </w:footnote>
  <w:footnote w:type="continuationNotice" w:id="1">
    <w:p w:rsidR="00724865" w:rsidRDefault="00724865" w14:paraId="215C4ABA" w14:textId="77777777">
      <w:pPr>
        <w:spacing w:after="0" w:line="240" w:lineRule="auto"/>
        <w:ind w:left="0" w:hanging="2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372AA" w:rsidRDefault="00E372AA" w14:paraId="3C22987E" w14:textId="77777777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203B99" w:rsidRDefault="00136550" w14:paraId="544A65A8" w14:textId="14EBE58E">
    <w:pPr>
      <w:ind w:left="0" w:hanging="2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9E0DE3B" wp14:editId="0A450560">
          <wp:simplePos x="0" y="0"/>
          <wp:positionH relativeFrom="column">
            <wp:posOffset>1504950</wp:posOffset>
          </wp:positionH>
          <wp:positionV relativeFrom="paragraph">
            <wp:posOffset>-449580</wp:posOffset>
          </wp:positionV>
          <wp:extent cx="2660650" cy="768350"/>
          <wp:effectExtent l="0" t="0" r="0" b="0"/>
          <wp:wrapSquare wrapText="bothSides"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571" r="5415" b="14143"/>
                  <a:stretch>
                    <a:fillRect/>
                  </a:stretch>
                </pic:blipFill>
                <pic:spPr bwMode="auto">
                  <a:xfrm>
                    <a:off x="0" y="0"/>
                    <a:ext cx="2660650" cy="768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372AA" w:rsidRDefault="00E372AA" w14:paraId="2F2089D3" w14:textId="77777777">
    <w:pPr>
      <w:pStyle w:val="Header"/>
      <w:ind w:left="0" w:hanging="2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hnfkv3rz+CIehI" int2:id="3LeWRJpz">
      <int2:state int2:value="Rejected" int2:type="spell"/>
    </int2:textHash>
    <int2:textHash int2:hashCode="ws/1BQr0yws5e7" int2:id="50Qjx2YU">
      <int2:state int2:value="Rejected" int2:type="spell"/>
    </int2:textHash>
    <int2:textHash int2:hashCode="qO+gns9HzS4y12" int2:id="B6vbds0w">
      <int2:state int2:value="Rejected" int2:type="spell"/>
    </int2:textHash>
    <int2:textHash int2:hashCode="BkApOeVTZGh7tA" int2:id="BCCT3WLP">
      <int2:state int2:value="Rejected" int2:type="spell"/>
    </int2:textHash>
    <int2:textHash int2:hashCode="6S/E4mp2tehTzj" int2:id="BxGq2QQm">
      <int2:state int2:value="Rejected" int2:type="spell"/>
    </int2:textHash>
    <int2:textHash int2:hashCode="piM9xhmJ5/ndGv" int2:id="ESOU5kit">
      <int2:state int2:value="Rejected" int2:type="spell"/>
    </int2:textHash>
    <int2:textHash int2:hashCode="KtrExo4bbK4PIT" int2:id="F4KeyJ30">
      <int2:state int2:value="Rejected" int2:type="spell"/>
    </int2:textHash>
    <int2:textHash int2:hashCode="pdzUCogjto110s" int2:id="JLo7RyRV">
      <int2:state int2:value="Rejected" int2:type="spell"/>
    </int2:textHash>
    <int2:textHash int2:hashCode="PGgTIb6pZAzmRe" int2:id="L4rACt2s">
      <int2:state int2:value="Rejected" int2:type="spell"/>
    </int2:textHash>
    <int2:textHash int2:hashCode="CAib2FvgvcJFL8" int2:id="Mdr2CzAs">
      <int2:state int2:value="Rejected" int2:type="spell"/>
    </int2:textHash>
    <int2:textHash int2:hashCode="+Wj8TdWIz7N2u9" int2:id="Vt9c3ezK">
      <int2:state int2:value="Rejected" int2:type="spell"/>
    </int2:textHash>
    <int2:textHash int2:hashCode="f+PYjSpY4/Yl7G" int2:id="WJCW5KLa">
      <int2:state int2:value="Rejected" int2:type="spell"/>
    </int2:textHash>
    <int2:textHash int2:hashCode="2jmj7l5rSw0yVb" int2:id="abcEhmhl">
      <int2:state int2:value="Rejected" int2:type="spell"/>
    </int2:textHash>
    <int2:textHash int2:hashCode="QfPVPSBNORSSwI" int2:id="augIkdHV">
      <int2:state int2:value="Rejected" int2:type="spell"/>
    </int2:textHash>
    <int2:textHash int2:hashCode="gx5O9HZqvq41jO" int2:id="bddZZLAs">
      <int2:state int2:value="Rejected" int2:type="spell"/>
    </int2:textHash>
    <int2:textHash int2:hashCode="VJjZuW7Sgy4EqQ" int2:id="fejYW9ei">
      <int2:state int2:value="Rejected" int2:type="spell"/>
    </int2:textHash>
    <int2:textHash int2:hashCode="KW/SkBfEA6/Fol" int2:id="g4uIQEfM">
      <int2:state int2:value="Rejected" int2:type="spell"/>
    </int2:textHash>
    <int2:textHash int2:hashCode="Iipn0Ks0ECmGtb" int2:id="gde84ueV">
      <int2:state int2:value="Rejected" int2:type="spell"/>
    </int2:textHash>
    <int2:textHash int2:hashCode="0cHn/fqjT2qYp0" int2:id="jkkPEJXT">
      <int2:state int2:value="Rejected" int2:type="spell"/>
    </int2:textHash>
    <int2:textHash int2:hashCode="AN6K9vqP28zr/h" int2:id="oMwovKQ0">
      <int2:state int2:value="Rejected" int2:type="spell"/>
    </int2:textHash>
    <int2:textHash int2:hashCode="KXCCfxE1h6I3Hy" int2:id="pDjisBSd">
      <int2:state int2:value="Rejected" int2:type="spell"/>
    </int2:textHash>
    <int2:textHash int2:hashCode="ekI0PbxfjEQFjZ" int2:id="scqeGs1L">
      <int2:state int2:value="Rejected" int2:type="spell"/>
    </int2:textHash>
    <int2:textHash int2:hashCode="k/4+pgoM0vCT4N" int2:id="u6kFJ0wL">
      <int2:state int2:value="Rejected" int2:type="spell"/>
    </int2:textHash>
    <int2:textHash int2:hashCode="5or5e9g+cWwduJ" int2:id="vLVUfMu2">
      <int2:state int2:value="Rejected" int2:type="spell"/>
    </int2:textHash>
    <int2:textHash int2:hashCode="HznpuXPTxd853z" int2:id="zi3gBA1P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9">
    <w:nsid w:val="16e6d58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5d50259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">
    <w:nsid w:val="607a7f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">
    <w:nsid w:val="269ad91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">
    <w:nsid w:val="6be532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7c98350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27AD496"/>
    <w:multiLevelType w:val="hybridMultilevel"/>
    <w:tmpl w:val="FFFFFFFF"/>
    <w:lvl w:ilvl="0" w:tplc="6726989C">
      <w:start w:val="1"/>
      <w:numFmt w:val="decimal"/>
      <w:lvlText w:val="%1."/>
      <w:lvlJc w:val="left"/>
      <w:pPr>
        <w:ind w:left="720" w:hanging="360"/>
      </w:pPr>
    </w:lvl>
    <w:lvl w:ilvl="1" w:tplc="425C4AA4">
      <w:start w:val="1"/>
      <w:numFmt w:val="lowerLetter"/>
      <w:lvlText w:val="%2."/>
      <w:lvlJc w:val="left"/>
      <w:pPr>
        <w:ind w:left="1440" w:hanging="360"/>
      </w:pPr>
    </w:lvl>
    <w:lvl w:ilvl="2" w:tplc="06C4F76C">
      <w:start w:val="1"/>
      <w:numFmt w:val="lowerRoman"/>
      <w:lvlText w:val="%3."/>
      <w:lvlJc w:val="right"/>
      <w:pPr>
        <w:ind w:left="2160" w:hanging="180"/>
      </w:pPr>
    </w:lvl>
    <w:lvl w:ilvl="3" w:tplc="84E84396">
      <w:start w:val="1"/>
      <w:numFmt w:val="decimal"/>
      <w:lvlText w:val="%4."/>
      <w:lvlJc w:val="left"/>
      <w:pPr>
        <w:ind w:left="2880" w:hanging="360"/>
      </w:pPr>
    </w:lvl>
    <w:lvl w:ilvl="4" w:tplc="512441FA">
      <w:start w:val="1"/>
      <w:numFmt w:val="lowerLetter"/>
      <w:lvlText w:val="%5."/>
      <w:lvlJc w:val="left"/>
      <w:pPr>
        <w:ind w:left="3600" w:hanging="360"/>
      </w:pPr>
    </w:lvl>
    <w:lvl w:ilvl="5" w:tplc="905238AA">
      <w:start w:val="1"/>
      <w:numFmt w:val="lowerRoman"/>
      <w:lvlText w:val="%6."/>
      <w:lvlJc w:val="right"/>
      <w:pPr>
        <w:ind w:left="4320" w:hanging="180"/>
      </w:pPr>
    </w:lvl>
    <w:lvl w:ilvl="6" w:tplc="62EC8D0C">
      <w:start w:val="1"/>
      <w:numFmt w:val="decimal"/>
      <w:lvlText w:val="%7."/>
      <w:lvlJc w:val="left"/>
      <w:pPr>
        <w:ind w:left="5040" w:hanging="360"/>
      </w:pPr>
    </w:lvl>
    <w:lvl w:ilvl="7" w:tplc="80165790">
      <w:start w:val="1"/>
      <w:numFmt w:val="lowerLetter"/>
      <w:lvlText w:val="%8."/>
      <w:lvlJc w:val="left"/>
      <w:pPr>
        <w:ind w:left="5760" w:hanging="360"/>
      </w:pPr>
    </w:lvl>
    <w:lvl w:ilvl="8" w:tplc="AC2A543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974B5"/>
    <w:multiLevelType w:val="multilevel"/>
    <w:tmpl w:val="0E622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2964D4"/>
    <w:multiLevelType w:val="multilevel"/>
    <w:tmpl w:val="FEC2EF54"/>
    <w:lvl w:ilvl="0">
      <w:start w:val="1"/>
      <w:numFmt w:val="decimal"/>
      <w:lvlText w:val="%1."/>
      <w:lvlJc w:val="left"/>
      <w:pPr>
        <w:ind w:left="720" w:hanging="360"/>
      </w:pPr>
      <w:rPr>
        <w:u w:val="none"/>
        <w:shd w:val="clear" w:color="auto" w:fill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D1C3956"/>
    <w:multiLevelType w:val="hybridMultilevel"/>
    <w:tmpl w:val="8234974C"/>
    <w:lvl w:ilvl="0" w:tplc="CEECD8FA">
      <w:start w:val="1"/>
      <w:numFmt w:val="decimal"/>
      <w:lvlText w:val="%1."/>
      <w:lvlJc w:val="left"/>
      <w:pPr>
        <w:ind w:left="720" w:hanging="360"/>
      </w:pPr>
    </w:lvl>
    <w:lvl w:ilvl="1" w:tplc="7EA8692C">
      <w:start w:val="1"/>
      <w:numFmt w:val="lowerLetter"/>
      <w:lvlText w:val="%2."/>
      <w:lvlJc w:val="left"/>
      <w:pPr>
        <w:ind w:left="1440" w:hanging="360"/>
      </w:pPr>
    </w:lvl>
    <w:lvl w:ilvl="2" w:tplc="5422F4AC">
      <w:start w:val="1"/>
      <w:numFmt w:val="lowerRoman"/>
      <w:lvlText w:val="%3."/>
      <w:lvlJc w:val="right"/>
      <w:pPr>
        <w:ind w:left="2160" w:hanging="180"/>
      </w:pPr>
    </w:lvl>
    <w:lvl w:ilvl="3" w:tplc="F920EAAE">
      <w:start w:val="1"/>
      <w:numFmt w:val="decimal"/>
      <w:lvlText w:val="%4."/>
      <w:lvlJc w:val="left"/>
      <w:pPr>
        <w:ind w:left="2880" w:hanging="360"/>
      </w:pPr>
    </w:lvl>
    <w:lvl w:ilvl="4" w:tplc="CBC4A118">
      <w:start w:val="1"/>
      <w:numFmt w:val="lowerLetter"/>
      <w:lvlText w:val="%5."/>
      <w:lvlJc w:val="left"/>
      <w:pPr>
        <w:ind w:left="3600" w:hanging="360"/>
      </w:pPr>
    </w:lvl>
    <w:lvl w:ilvl="5" w:tplc="9DF43F88">
      <w:start w:val="1"/>
      <w:numFmt w:val="lowerRoman"/>
      <w:lvlText w:val="%6."/>
      <w:lvlJc w:val="right"/>
      <w:pPr>
        <w:ind w:left="4320" w:hanging="180"/>
      </w:pPr>
    </w:lvl>
    <w:lvl w:ilvl="6" w:tplc="BA829C04">
      <w:start w:val="1"/>
      <w:numFmt w:val="decimal"/>
      <w:lvlText w:val="%7."/>
      <w:lvlJc w:val="left"/>
      <w:pPr>
        <w:ind w:left="5040" w:hanging="360"/>
      </w:pPr>
    </w:lvl>
    <w:lvl w:ilvl="7" w:tplc="D2F0CF60">
      <w:start w:val="1"/>
      <w:numFmt w:val="lowerLetter"/>
      <w:lvlText w:val="%8."/>
      <w:lvlJc w:val="left"/>
      <w:pPr>
        <w:ind w:left="5760" w:hanging="360"/>
      </w:pPr>
    </w:lvl>
    <w:lvl w:ilvl="8" w:tplc="1896B88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084B7B"/>
    <w:multiLevelType w:val="hybridMultilevel"/>
    <w:tmpl w:val="EDF2E5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50B2BA"/>
    <w:multiLevelType w:val="multilevel"/>
    <w:tmpl w:val="0FF0B1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6" w15:restartNumberingAfterBreak="0">
    <w:nsid w:val="1298149A"/>
    <w:multiLevelType w:val="hybridMultilevel"/>
    <w:tmpl w:val="FD9CDA48"/>
    <w:lvl w:ilvl="0" w:tplc="2000000F">
      <w:start w:val="1"/>
      <w:numFmt w:val="decimal"/>
      <w:lvlText w:val="%1."/>
      <w:lvlJc w:val="left"/>
      <w:pPr>
        <w:ind w:left="718" w:hanging="360"/>
      </w:pPr>
    </w:lvl>
    <w:lvl w:ilvl="1" w:tplc="20000019" w:tentative="1">
      <w:start w:val="1"/>
      <w:numFmt w:val="lowerLetter"/>
      <w:lvlText w:val="%2."/>
      <w:lvlJc w:val="left"/>
      <w:pPr>
        <w:ind w:left="1438" w:hanging="360"/>
      </w:pPr>
    </w:lvl>
    <w:lvl w:ilvl="2" w:tplc="2000001B" w:tentative="1">
      <w:start w:val="1"/>
      <w:numFmt w:val="lowerRoman"/>
      <w:lvlText w:val="%3."/>
      <w:lvlJc w:val="right"/>
      <w:pPr>
        <w:ind w:left="2158" w:hanging="180"/>
      </w:pPr>
    </w:lvl>
    <w:lvl w:ilvl="3" w:tplc="2000000F" w:tentative="1">
      <w:start w:val="1"/>
      <w:numFmt w:val="decimal"/>
      <w:lvlText w:val="%4."/>
      <w:lvlJc w:val="left"/>
      <w:pPr>
        <w:ind w:left="2878" w:hanging="360"/>
      </w:pPr>
    </w:lvl>
    <w:lvl w:ilvl="4" w:tplc="20000019" w:tentative="1">
      <w:start w:val="1"/>
      <w:numFmt w:val="lowerLetter"/>
      <w:lvlText w:val="%5."/>
      <w:lvlJc w:val="left"/>
      <w:pPr>
        <w:ind w:left="3598" w:hanging="360"/>
      </w:pPr>
    </w:lvl>
    <w:lvl w:ilvl="5" w:tplc="2000001B" w:tentative="1">
      <w:start w:val="1"/>
      <w:numFmt w:val="lowerRoman"/>
      <w:lvlText w:val="%6."/>
      <w:lvlJc w:val="right"/>
      <w:pPr>
        <w:ind w:left="4318" w:hanging="180"/>
      </w:pPr>
    </w:lvl>
    <w:lvl w:ilvl="6" w:tplc="2000000F" w:tentative="1">
      <w:start w:val="1"/>
      <w:numFmt w:val="decimal"/>
      <w:lvlText w:val="%7."/>
      <w:lvlJc w:val="left"/>
      <w:pPr>
        <w:ind w:left="5038" w:hanging="360"/>
      </w:pPr>
    </w:lvl>
    <w:lvl w:ilvl="7" w:tplc="20000019" w:tentative="1">
      <w:start w:val="1"/>
      <w:numFmt w:val="lowerLetter"/>
      <w:lvlText w:val="%8."/>
      <w:lvlJc w:val="left"/>
      <w:pPr>
        <w:ind w:left="5758" w:hanging="360"/>
      </w:pPr>
    </w:lvl>
    <w:lvl w:ilvl="8" w:tplc="2000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7" w15:restartNumberingAfterBreak="0">
    <w:nsid w:val="18ED505B"/>
    <w:multiLevelType w:val="hybridMultilevel"/>
    <w:tmpl w:val="FFFFFFFF"/>
    <w:lvl w:ilvl="0" w:tplc="25629778">
      <w:start w:val="1"/>
      <w:numFmt w:val="decimal"/>
      <w:lvlText w:val="%1."/>
      <w:lvlJc w:val="left"/>
      <w:pPr>
        <w:ind w:left="720" w:hanging="360"/>
      </w:pPr>
    </w:lvl>
    <w:lvl w:ilvl="1" w:tplc="5B9E4F6C">
      <w:start w:val="1"/>
      <w:numFmt w:val="lowerLetter"/>
      <w:lvlText w:val="%2."/>
      <w:lvlJc w:val="left"/>
      <w:pPr>
        <w:ind w:left="1440" w:hanging="360"/>
      </w:pPr>
    </w:lvl>
    <w:lvl w:ilvl="2" w:tplc="4010F736">
      <w:start w:val="1"/>
      <w:numFmt w:val="lowerRoman"/>
      <w:lvlText w:val="%3."/>
      <w:lvlJc w:val="right"/>
      <w:pPr>
        <w:ind w:left="2160" w:hanging="180"/>
      </w:pPr>
    </w:lvl>
    <w:lvl w:ilvl="3" w:tplc="5A3C0E4A">
      <w:start w:val="1"/>
      <w:numFmt w:val="decimal"/>
      <w:lvlText w:val="%4."/>
      <w:lvlJc w:val="left"/>
      <w:pPr>
        <w:ind w:left="2880" w:hanging="360"/>
      </w:pPr>
    </w:lvl>
    <w:lvl w:ilvl="4" w:tplc="6FFA46DE">
      <w:start w:val="1"/>
      <w:numFmt w:val="lowerLetter"/>
      <w:lvlText w:val="%5."/>
      <w:lvlJc w:val="left"/>
      <w:pPr>
        <w:ind w:left="3600" w:hanging="360"/>
      </w:pPr>
    </w:lvl>
    <w:lvl w:ilvl="5" w:tplc="00AAB490">
      <w:start w:val="1"/>
      <w:numFmt w:val="lowerRoman"/>
      <w:lvlText w:val="%6."/>
      <w:lvlJc w:val="right"/>
      <w:pPr>
        <w:ind w:left="4320" w:hanging="180"/>
      </w:pPr>
    </w:lvl>
    <w:lvl w:ilvl="6" w:tplc="A9F24192">
      <w:start w:val="1"/>
      <w:numFmt w:val="decimal"/>
      <w:lvlText w:val="%7."/>
      <w:lvlJc w:val="left"/>
      <w:pPr>
        <w:ind w:left="5040" w:hanging="360"/>
      </w:pPr>
    </w:lvl>
    <w:lvl w:ilvl="7" w:tplc="0B866D8A">
      <w:start w:val="1"/>
      <w:numFmt w:val="lowerLetter"/>
      <w:lvlText w:val="%8."/>
      <w:lvlJc w:val="left"/>
      <w:pPr>
        <w:ind w:left="5760" w:hanging="360"/>
      </w:pPr>
    </w:lvl>
    <w:lvl w:ilvl="8" w:tplc="EA9CFA5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991526"/>
    <w:multiLevelType w:val="multilevel"/>
    <w:tmpl w:val="0E04EB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A5A0E6"/>
    <w:multiLevelType w:val="hybridMultilevel"/>
    <w:tmpl w:val="6980F1E6"/>
    <w:lvl w:ilvl="0" w:tplc="87BE176E">
      <w:start w:val="1"/>
      <w:numFmt w:val="decimal"/>
      <w:lvlText w:val="%1."/>
      <w:lvlJc w:val="left"/>
      <w:pPr>
        <w:ind w:left="720" w:hanging="360"/>
      </w:pPr>
    </w:lvl>
    <w:lvl w:ilvl="1" w:tplc="3C807C0E">
      <w:start w:val="1"/>
      <w:numFmt w:val="lowerLetter"/>
      <w:lvlText w:val="%2."/>
      <w:lvlJc w:val="left"/>
      <w:pPr>
        <w:ind w:left="1440" w:hanging="360"/>
      </w:pPr>
    </w:lvl>
    <w:lvl w:ilvl="2" w:tplc="BEAC72C0">
      <w:start w:val="1"/>
      <w:numFmt w:val="lowerRoman"/>
      <w:lvlText w:val="%3."/>
      <w:lvlJc w:val="right"/>
      <w:pPr>
        <w:ind w:left="2160" w:hanging="180"/>
      </w:pPr>
    </w:lvl>
    <w:lvl w:ilvl="3" w:tplc="96F822B6">
      <w:start w:val="1"/>
      <w:numFmt w:val="decimal"/>
      <w:lvlText w:val="%4."/>
      <w:lvlJc w:val="left"/>
      <w:pPr>
        <w:ind w:left="2880" w:hanging="360"/>
      </w:pPr>
    </w:lvl>
    <w:lvl w:ilvl="4" w:tplc="18803ABE">
      <w:start w:val="1"/>
      <w:numFmt w:val="lowerLetter"/>
      <w:lvlText w:val="%5."/>
      <w:lvlJc w:val="left"/>
      <w:pPr>
        <w:ind w:left="3600" w:hanging="360"/>
      </w:pPr>
    </w:lvl>
    <w:lvl w:ilvl="5" w:tplc="E4D66262">
      <w:start w:val="1"/>
      <w:numFmt w:val="lowerRoman"/>
      <w:lvlText w:val="%6."/>
      <w:lvlJc w:val="right"/>
      <w:pPr>
        <w:ind w:left="4320" w:hanging="180"/>
      </w:pPr>
    </w:lvl>
    <w:lvl w:ilvl="6" w:tplc="D61C9242">
      <w:start w:val="1"/>
      <w:numFmt w:val="decimal"/>
      <w:lvlText w:val="%7."/>
      <w:lvlJc w:val="left"/>
      <w:pPr>
        <w:ind w:left="5040" w:hanging="360"/>
      </w:pPr>
    </w:lvl>
    <w:lvl w:ilvl="7" w:tplc="6B122270">
      <w:start w:val="1"/>
      <w:numFmt w:val="lowerLetter"/>
      <w:lvlText w:val="%8."/>
      <w:lvlJc w:val="left"/>
      <w:pPr>
        <w:ind w:left="5760" w:hanging="360"/>
      </w:pPr>
    </w:lvl>
    <w:lvl w:ilvl="8" w:tplc="7B609042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012BB1"/>
    <w:multiLevelType w:val="hybridMultilevel"/>
    <w:tmpl w:val="FFFFFFFF"/>
    <w:lvl w:ilvl="0" w:tplc="3D28A8E4">
      <w:start w:val="1"/>
      <w:numFmt w:val="decimal"/>
      <w:lvlText w:val="%1."/>
      <w:lvlJc w:val="left"/>
      <w:pPr>
        <w:ind w:left="720" w:hanging="360"/>
      </w:pPr>
    </w:lvl>
    <w:lvl w:ilvl="1" w:tplc="A06033EC">
      <w:start w:val="1"/>
      <w:numFmt w:val="lowerLetter"/>
      <w:lvlText w:val="%2."/>
      <w:lvlJc w:val="left"/>
      <w:pPr>
        <w:ind w:left="1440" w:hanging="360"/>
      </w:pPr>
    </w:lvl>
    <w:lvl w:ilvl="2" w:tplc="5AC47BF6">
      <w:start w:val="1"/>
      <w:numFmt w:val="lowerRoman"/>
      <w:lvlText w:val="%3."/>
      <w:lvlJc w:val="right"/>
      <w:pPr>
        <w:ind w:left="2160" w:hanging="180"/>
      </w:pPr>
    </w:lvl>
    <w:lvl w:ilvl="3" w:tplc="FABEEBA2">
      <w:start w:val="1"/>
      <w:numFmt w:val="decimal"/>
      <w:lvlText w:val="%4."/>
      <w:lvlJc w:val="left"/>
      <w:pPr>
        <w:ind w:left="2880" w:hanging="360"/>
      </w:pPr>
    </w:lvl>
    <w:lvl w:ilvl="4" w:tplc="6204BE2E">
      <w:start w:val="1"/>
      <w:numFmt w:val="lowerLetter"/>
      <w:lvlText w:val="%5."/>
      <w:lvlJc w:val="left"/>
      <w:pPr>
        <w:ind w:left="3600" w:hanging="360"/>
      </w:pPr>
    </w:lvl>
    <w:lvl w:ilvl="5" w:tplc="777C3A74">
      <w:start w:val="1"/>
      <w:numFmt w:val="lowerRoman"/>
      <w:lvlText w:val="%6."/>
      <w:lvlJc w:val="right"/>
      <w:pPr>
        <w:ind w:left="4320" w:hanging="180"/>
      </w:pPr>
    </w:lvl>
    <w:lvl w:ilvl="6" w:tplc="ECEA68B4">
      <w:start w:val="1"/>
      <w:numFmt w:val="decimal"/>
      <w:lvlText w:val="%7."/>
      <w:lvlJc w:val="left"/>
      <w:pPr>
        <w:ind w:left="5040" w:hanging="360"/>
      </w:pPr>
    </w:lvl>
    <w:lvl w:ilvl="7" w:tplc="48B0E00E">
      <w:start w:val="1"/>
      <w:numFmt w:val="lowerLetter"/>
      <w:lvlText w:val="%8."/>
      <w:lvlJc w:val="left"/>
      <w:pPr>
        <w:ind w:left="5760" w:hanging="360"/>
      </w:pPr>
    </w:lvl>
    <w:lvl w:ilvl="8" w:tplc="28441780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591E86"/>
    <w:multiLevelType w:val="hybridMultilevel"/>
    <w:tmpl w:val="5C56A540"/>
    <w:lvl w:ilvl="0" w:tplc="160AD45C">
      <w:start w:val="1"/>
      <w:numFmt w:val="decimal"/>
      <w:lvlText w:val="%1."/>
      <w:lvlJc w:val="left"/>
      <w:pPr>
        <w:ind w:left="720" w:hanging="360"/>
      </w:pPr>
    </w:lvl>
    <w:lvl w:ilvl="1" w:tplc="84961410">
      <w:start w:val="1"/>
      <w:numFmt w:val="lowerLetter"/>
      <w:lvlText w:val="%2."/>
      <w:lvlJc w:val="left"/>
      <w:pPr>
        <w:ind w:left="1440" w:hanging="360"/>
      </w:pPr>
    </w:lvl>
    <w:lvl w:ilvl="2" w:tplc="1C56923E">
      <w:start w:val="1"/>
      <w:numFmt w:val="lowerRoman"/>
      <w:lvlText w:val="%3."/>
      <w:lvlJc w:val="right"/>
      <w:pPr>
        <w:ind w:left="2160" w:hanging="180"/>
      </w:pPr>
    </w:lvl>
    <w:lvl w:ilvl="3" w:tplc="D0722D9E">
      <w:start w:val="1"/>
      <w:numFmt w:val="decimal"/>
      <w:lvlText w:val="%4."/>
      <w:lvlJc w:val="left"/>
      <w:pPr>
        <w:ind w:left="2880" w:hanging="360"/>
      </w:pPr>
    </w:lvl>
    <w:lvl w:ilvl="4" w:tplc="9650F2F4">
      <w:start w:val="1"/>
      <w:numFmt w:val="lowerLetter"/>
      <w:lvlText w:val="%5."/>
      <w:lvlJc w:val="left"/>
      <w:pPr>
        <w:ind w:left="3600" w:hanging="360"/>
      </w:pPr>
    </w:lvl>
    <w:lvl w:ilvl="5" w:tplc="212E62C2">
      <w:start w:val="1"/>
      <w:numFmt w:val="lowerRoman"/>
      <w:lvlText w:val="%6."/>
      <w:lvlJc w:val="right"/>
      <w:pPr>
        <w:ind w:left="4320" w:hanging="180"/>
      </w:pPr>
    </w:lvl>
    <w:lvl w:ilvl="6" w:tplc="0B1445EA">
      <w:start w:val="1"/>
      <w:numFmt w:val="decimal"/>
      <w:lvlText w:val="%7."/>
      <w:lvlJc w:val="left"/>
      <w:pPr>
        <w:ind w:left="5040" w:hanging="360"/>
      </w:pPr>
    </w:lvl>
    <w:lvl w:ilvl="7" w:tplc="6DD89068">
      <w:start w:val="1"/>
      <w:numFmt w:val="lowerLetter"/>
      <w:lvlText w:val="%8."/>
      <w:lvlJc w:val="left"/>
      <w:pPr>
        <w:ind w:left="5760" w:hanging="360"/>
      </w:pPr>
    </w:lvl>
    <w:lvl w:ilvl="8" w:tplc="6C16F700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7C25D4"/>
    <w:multiLevelType w:val="hybridMultilevel"/>
    <w:tmpl w:val="602047BA"/>
    <w:lvl w:ilvl="0" w:tplc="2AD4917C">
      <w:start w:val="1"/>
      <w:numFmt w:val="decimal"/>
      <w:lvlText w:val="%1."/>
      <w:lvlJc w:val="left"/>
      <w:pPr>
        <w:ind w:left="720" w:hanging="360"/>
      </w:pPr>
    </w:lvl>
    <w:lvl w:ilvl="1" w:tplc="C0702F0A">
      <w:start w:val="1"/>
      <w:numFmt w:val="lowerLetter"/>
      <w:lvlText w:val="%2."/>
      <w:lvlJc w:val="left"/>
      <w:pPr>
        <w:ind w:left="1440" w:hanging="360"/>
      </w:pPr>
    </w:lvl>
    <w:lvl w:ilvl="2" w:tplc="F5127104">
      <w:start w:val="1"/>
      <w:numFmt w:val="lowerRoman"/>
      <w:lvlText w:val="%3."/>
      <w:lvlJc w:val="right"/>
      <w:pPr>
        <w:ind w:left="2160" w:hanging="180"/>
      </w:pPr>
    </w:lvl>
    <w:lvl w:ilvl="3" w:tplc="496AF354">
      <w:start w:val="1"/>
      <w:numFmt w:val="decimal"/>
      <w:lvlText w:val="%4."/>
      <w:lvlJc w:val="left"/>
      <w:pPr>
        <w:ind w:left="2880" w:hanging="360"/>
      </w:pPr>
    </w:lvl>
    <w:lvl w:ilvl="4" w:tplc="6D0CF042">
      <w:start w:val="1"/>
      <w:numFmt w:val="lowerLetter"/>
      <w:lvlText w:val="%5."/>
      <w:lvlJc w:val="left"/>
      <w:pPr>
        <w:ind w:left="3600" w:hanging="360"/>
      </w:pPr>
    </w:lvl>
    <w:lvl w:ilvl="5" w:tplc="BC2A0E0C">
      <w:start w:val="1"/>
      <w:numFmt w:val="lowerRoman"/>
      <w:lvlText w:val="%6."/>
      <w:lvlJc w:val="right"/>
      <w:pPr>
        <w:ind w:left="4320" w:hanging="180"/>
      </w:pPr>
    </w:lvl>
    <w:lvl w:ilvl="6" w:tplc="579A07AA">
      <w:start w:val="1"/>
      <w:numFmt w:val="decimal"/>
      <w:lvlText w:val="%7."/>
      <w:lvlJc w:val="left"/>
      <w:pPr>
        <w:ind w:left="5040" w:hanging="360"/>
      </w:pPr>
    </w:lvl>
    <w:lvl w:ilvl="7" w:tplc="5E86CAF0">
      <w:start w:val="1"/>
      <w:numFmt w:val="lowerLetter"/>
      <w:lvlText w:val="%8."/>
      <w:lvlJc w:val="left"/>
      <w:pPr>
        <w:ind w:left="5760" w:hanging="360"/>
      </w:pPr>
    </w:lvl>
    <w:lvl w:ilvl="8" w:tplc="F25421F0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2269C8"/>
    <w:multiLevelType w:val="hybridMultilevel"/>
    <w:tmpl w:val="E15AE2AC"/>
    <w:lvl w:ilvl="0" w:tplc="20000011">
      <w:start w:val="1"/>
      <w:numFmt w:val="decimal"/>
      <w:lvlText w:val="%1)"/>
      <w:lvlJc w:val="left"/>
      <w:pPr>
        <w:ind w:left="718" w:hanging="360"/>
      </w:pPr>
    </w:lvl>
    <w:lvl w:ilvl="1" w:tplc="20000019" w:tentative="1">
      <w:start w:val="1"/>
      <w:numFmt w:val="lowerLetter"/>
      <w:lvlText w:val="%2."/>
      <w:lvlJc w:val="left"/>
      <w:pPr>
        <w:ind w:left="1438" w:hanging="360"/>
      </w:pPr>
    </w:lvl>
    <w:lvl w:ilvl="2" w:tplc="2000001B" w:tentative="1">
      <w:start w:val="1"/>
      <w:numFmt w:val="lowerRoman"/>
      <w:lvlText w:val="%3."/>
      <w:lvlJc w:val="right"/>
      <w:pPr>
        <w:ind w:left="2158" w:hanging="180"/>
      </w:pPr>
    </w:lvl>
    <w:lvl w:ilvl="3" w:tplc="2000000F" w:tentative="1">
      <w:start w:val="1"/>
      <w:numFmt w:val="decimal"/>
      <w:lvlText w:val="%4."/>
      <w:lvlJc w:val="left"/>
      <w:pPr>
        <w:ind w:left="2878" w:hanging="360"/>
      </w:pPr>
    </w:lvl>
    <w:lvl w:ilvl="4" w:tplc="20000019" w:tentative="1">
      <w:start w:val="1"/>
      <w:numFmt w:val="lowerLetter"/>
      <w:lvlText w:val="%5."/>
      <w:lvlJc w:val="left"/>
      <w:pPr>
        <w:ind w:left="3598" w:hanging="360"/>
      </w:pPr>
    </w:lvl>
    <w:lvl w:ilvl="5" w:tplc="2000001B" w:tentative="1">
      <w:start w:val="1"/>
      <w:numFmt w:val="lowerRoman"/>
      <w:lvlText w:val="%6."/>
      <w:lvlJc w:val="right"/>
      <w:pPr>
        <w:ind w:left="4318" w:hanging="180"/>
      </w:pPr>
    </w:lvl>
    <w:lvl w:ilvl="6" w:tplc="2000000F" w:tentative="1">
      <w:start w:val="1"/>
      <w:numFmt w:val="decimal"/>
      <w:lvlText w:val="%7."/>
      <w:lvlJc w:val="left"/>
      <w:pPr>
        <w:ind w:left="5038" w:hanging="360"/>
      </w:pPr>
    </w:lvl>
    <w:lvl w:ilvl="7" w:tplc="20000019" w:tentative="1">
      <w:start w:val="1"/>
      <w:numFmt w:val="lowerLetter"/>
      <w:lvlText w:val="%8."/>
      <w:lvlJc w:val="left"/>
      <w:pPr>
        <w:ind w:left="5758" w:hanging="360"/>
      </w:pPr>
    </w:lvl>
    <w:lvl w:ilvl="8" w:tplc="2000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14" w15:restartNumberingAfterBreak="0">
    <w:nsid w:val="347AE852"/>
    <w:multiLevelType w:val="hybrid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 w:tplc="DC7E5838">
      <w:start w:val="1"/>
      <w:numFmt w:val="lowerLetter"/>
      <w:lvlText w:val="%2."/>
      <w:lvlJc w:val="left"/>
      <w:pPr>
        <w:ind w:left="1440" w:hanging="360"/>
      </w:pPr>
    </w:lvl>
    <w:lvl w:ilvl="2" w:tplc="ECAC344E">
      <w:start w:val="1"/>
      <w:numFmt w:val="lowerRoman"/>
      <w:lvlText w:val="%3."/>
      <w:lvlJc w:val="right"/>
      <w:pPr>
        <w:ind w:left="2160" w:hanging="180"/>
      </w:pPr>
    </w:lvl>
    <w:lvl w:ilvl="3" w:tplc="E2325B94">
      <w:start w:val="1"/>
      <w:numFmt w:val="decimal"/>
      <w:lvlText w:val="%4."/>
      <w:lvlJc w:val="left"/>
      <w:pPr>
        <w:ind w:left="2880" w:hanging="360"/>
      </w:pPr>
    </w:lvl>
    <w:lvl w:ilvl="4" w:tplc="CD8E3B5A">
      <w:start w:val="1"/>
      <w:numFmt w:val="lowerLetter"/>
      <w:lvlText w:val="%5."/>
      <w:lvlJc w:val="left"/>
      <w:pPr>
        <w:ind w:left="3600" w:hanging="360"/>
      </w:pPr>
    </w:lvl>
    <w:lvl w:ilvl="5" w:tplc="589CED46">
      <w:start w:val="1"/>
      <w:numFmt w:val="lowerRoman"/>
      <w:lvlText w:val="%6."/>
      <w:lvlJc w:val="right"/>
      <w:pPr>
        <w:ind w:left="4320" w:hanging="180"/>
      </w:pPr>
    </w:lvl>
    <w:lvl w:ilvl="6" w:tplc="4B6830CE">
      <w:start w:val="1"/>
      <w:numFmt w:val="decimal"/>
      <w:lvlText w:val="%7."/>
      <w:lvlJc w:val="left"/>
      <w:pPr>
        <w:ind w:left="5040" w:hanging="360"/>
      </w:pPr>
    </w:lvl>
    <w:lvl w:ilvl="7" w:tplc="D9042A0C">
      <w:start w:val="1"/>
      <w:numFmt w:val="lowerLetter"/>
      <w:lvlText w:val="%8."/>
      <w:lvlJc w:val="left"/>
      <w:pPr>
        <w:ind w:left="5760" w:hanging="360"/>
      </w:pPr>
    </w:lvl>
    <w:lvl w:ilvl="8" w:tplc="96CA671E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AC7212"/>
    <w:multiLevelType w:val="hybridMultilevel"/>
    <w:tmpl w:val="FFFFFFFF"/>
    <w:lvl w:ilvl="0" w:tplc="0B12EB4E">
      <w:start w:val="1"/>
      <w:numFmt w:val="decimal"/>
      <w:lvlText w:val="%1."/>
      <w:lvlJc w:val="left"/>
      <w:pPr>
        <w:ind w:left="720" w:hanging="360"/>
      </w:pPr>
    </w:lvl>
    <w:lvl w:ilvl="1" w:tplc="915CF290">
      <w:start w:val="1"/>
      <w:numFmt w:val="lowerLetter"/>
      <w:lvlText w:val="%2."/>
      <w:lvlJc w:val="left"/>
      <w:pPr>
        <w:ind w:left="1440" w:hanging="360"/>
      </w:pPr>
    </w:lvl>
    <w:lvl w:ilvl="2" w:tplc="494422C2">
      <w:start w:val="1"/>
      <w:numFmt w:val="lowerRoman"/>
      <w:lvlText w:val="%3."/>
      <w:lvlJc w:val="right"/>
      <w:pPr>
        <w:ind w:left="2160" w:hanging="180"/>
      </w:pPr>
    </w:lvl>
    <w:lvl w:ilvl="3" w:tplc="D1A2D598">
      <w:start w:val="1"/>
      <w:numFmt w:val="decimal"/>
      <w:lvlText w:val="%4."/>
      <w:lvlJc w:val="left"/>
      <w:pPr>
        <w:ind w:left="2880" w:hanging="360"/>
      </w:pPr>
    </w:lvl>
    <w:lvl w:ilvl="4" w:tplc="DCA2C972">
      <w:start w:val="1"/>
      <w:numFmt w:val="lowerLetter"/>
      <w:lvlText w:val="%5."/>
      <w:lvlJc w:val="left"/>
      <w:pPr>
        <w:ind w:left="3600" w:hanging="360"/>
      </w:pPr>
    </w:lvl>
    <w:lvl w:ilvl="5" w:tplc="BDD2C1B8">
      <w:start w:val="1"/>
      <w:numFmt w:val="lowerRoman"/>
      <w:lvlText w:val="%6."/>
      <w:lvlJc w:val="right"/>
      <w:pPr>
        <w:ind w:left="4320" w:hanging="180"/>
      </w:pPr>
    </w:lvl>
    <w:lvl w:ilvl="6" w:tplc="4B3EF278">
      <w:start w:val="1"/>
      <w:numFmt w:val="decimal"/>
      <w:lvlText w:val="%7."/>
      <w:lvlJc w:val="left"/>
      <w:pPr>
        <w:ind w:left="5040" w:hanging="360"/>
      </w:pPr>
    </w:lvl>
    <w:lvl w:ilvl="7" w:tplc="8BFCD380">
      <w:start w:val="1"/>
      <w:numFmt w:val="lowerLetter"/>
      <w:lvlText w:val="%8."/>
      <w:lvlJc w:val="left"/>
      <w:pPr>
        <w:ind w:left="5760" w:hanging="360"/>
      </w:pPr>
    </w:lvl>
    <w:lvl w:ilvl="8" w:tplc="4BF0BE10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7D758D"/>
    <w:multiLevelType w:val="hybridMultilevel"/>
    <w:tmpl w:val="FFFFFFFF"/>
    <w:lvl w:ilvl="0" w:tplc="FA4011C4">
      <w:start w:val="1"/>
      <w:numFmt w:val="decimal"/>
      <w:lvlText w:val="%1."/>
      <w:lvlJc w:val="left"/>
      <w:pPr>
        <w:ind w:left="720" w:hanging="360"/>
      </w:pPr>
    </w:lvl>
    <w:lvl w:ilvl="1" w:tplc="120A48CA">
      <w:start w:val="1"/>
      <w:numFmt w:val="lowerLetter"/>
      <w:lvlText w:val="%2."/>
      <w:lvlJc w:val="left"/>
      <w:pPr>
        <w:ind w:left="1440" w:hanging="360"/>
      </w:pPr>
    </w:lvl>
    <w:lvl w:ilvl="2" w:tplc="E898A590">
      <w:start w:val="1"/>
      <w:numFmt w:val="lowerRoman"/>
      <w:lvlText w:val="%3."/>
      <w:lvlJc w:val="right"/>
      <w:pPr>
        <w:ind w:left="2160" w:hanging="180"/>
      </w:pPr>
    </w:lvl>
    <w:lvl w:ilvl="3" w:tplc="0B727C78">
      <w:start w:val="1"/>
      <w:numFmt w:val="decimal"/>
      <w:lvlText w:val="%4."/>
      <w:lvlJc w:val="left"/>
      <w:pPr>
        <w:ind w:left="2880" w:hanging="360"/>
      </w:pPr>
    </w:lvl>
    <w:lvl w:ilvl="4" w:tplc="823495B6">
      <w:start w:val="1"/>
      <w:numFmt w:val="lowerLetter"/>
      <w:lvlText w:val="%5."/>
      <w:lvlJc w:val="left"/>
      <w:pPr>
        <w:ind w:left="3600" w:hanging="360"/>
      </w:pPr>
    </w:lvl>
    <w:lvl w:ilvl="5" w:tplc="1598C662">
      <w:start w:val="1"/>
      <w:numFmt w:val="lowerRoman"/>
      <w:lvlText w:val="%6."/>
      <w:lvlJc w:val="right"/>
      <w:pPr>
        <w:ind w:left="4320" w:hanging="180"/>
      </w:pPr>
    </w:lvl>
    <w:lvl w:ilvl="6" w:tplc="4C967BBC">
      <w:start w:val="1"/>
      <w:numFmt w:val="decimal"/>
      <w:lvlText w:val="%7."/>
      <w:lvlJc w:val="left"/>
      <w:pPr>
        <w:ind w:left="5040" w:hanging="360"/>
      </w:pPr>
    </w:lvl>
    <w:lvl w:ilvl="7" w:tplc="5C56B6EC">
      <w:start w:val="1"/>
      <w:numFmt w:val="lowerLetter"/>
      <w:lvlText w:val="%8."/>
      <w:lvlJc w:val="left"/>
      <w:pPr>
        <w:ind w:left="5760" w:hanging="360"/>
      </w:pPr>
    </w:lvl>
    <w:lvl w:ilvl="8" w:tplc="11C4E206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DE209E"/>
    <w:multiLevelType w:val="hybridMultilevel"/>
    <w:tmpl w:val="FFFFFFFF"/>
    <w:lvl w:ilvl="0" w:tplc="E40A025E">
      <w:start w:val="1"/>
      <w:numFmt w:val="decimal"/>
      <w:lvlText w:val="%1."/>
      <w:lvlJc w:val="left"/>
      <w:pPr>
        <w:ind w:left="720" w:hanging="360"/>
      </w:pPr>
    </w:lvl>
    <w:lvl w:ilvl="1" w:tplc="2438DC1C">
      <w:start w:val="1"/>
      <w:numFmt w:val="lowerLetter"/>
      <w:lvlText w:val="%2."/>
      <w:lvlJc w:val="left"/>
      <w:pPr>
        <w:ind w:left="1440" w:hanging="360"/>
      </w:pPr>
    </w:lvl>
    <w:lvl w:ilvl="2" w:tplc="9AA8C8BA">
      <w:start w:val="1"/>
      <w:numFmt w:val="lowerRoman"/>
      <w:lvlText w:val="%3."/>
      <w:lvlJc w:val="right"/>
      <w:pPr>
        <w:ind w:left="2160" w:hanging="180"/>
      </w:pPr>
    </w:lvl>
    <w:lvl w:ilvl="3" w:tplc="FD9E33E2">
      <w:start w:val="1"/>
      <w:numFmt w:val="decimal"/>
      <w:lvlText w:val="%4."/>
      <w:lvlJc w:val="left"/>
      <w:pPr>
        <w:ind w:left="2880" w:hanging="360"/>
      </w:pPr>
    </w:lvl>
    <w:lvl w:ilvl="4" w:tplc="CC568E78">
      <w:start w:val="1"/>
      <w:numFmt w:val="lowerLetter"/>
      <w:lvlText w:val="%5."/>
      <w:lvlJc w:val="left"/>
      <w:pPr>
        <w:ind w:left="3600" w:hanging="360"/>
      </w:pPr>
    </w:lvl>
    <w:lvl w:ilvl="5" w:tplc="1A0A4CA0">
      <w:start w:val="1"/>
      <w:numFmt w:val="lowerRoman"/>
      <w:lvlText w:val="%6."/>
      <w:lvlJc w:val="right"/>
      <w:pPr>
        <w:ind w:left="4320" w:hanging="180"/>
      </w:pPr>
    </w:lvl>
    <w:lvl w:ilvl="6" w:tplc="0902FF1A">
      <w:start w:val="1"/>
      <w:numFmt w:val="decimal"/>
      <w:lvlText w:val="%7."/>
      <w:lvlJc w:val="left"/>
      <w:pPr>
        <w:ind w:left="5040" w:hanging="360"/>
      </w:pPr>
    </w:lvl>
    <w:lvl w:ilvl="7" w:tplc="4E7407D8">
      <w:start w:val="1"/>
      <w:numFmt w:val="lowerLetter"/>
      <w:lvlText w:val="%8."/>
      <w:lvlJc w:val="left"/>
      <w:pPr>
        <w:ind w:left="5760" w:hanging="360"/>
      </w:pPr>
    </w:lvl>
    <w:lvl w:ilvl="8" w:tplc="5588DD2C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B080CA"/>
    <w:multiLevelType w:val="hybridMultilevel"/>
    <w:tmpl w:val="FFFFFFFF"/>
    <w:lvl w:ilvl="0" w:tplc="422E7376">
      <w:start w:val="1"/>
      <w:numFmt w:val="decimal"/>
      <w:lvlText w:val="%1."/>
      <w:lvlJc w:val="left"/>
      <w:pPr>
        <w:ind w:left="720" w:hanging="360"/>
      </w:pPr>
    </w:lvl>
    <w:lvl w:ilvl="1" w:tplc="02D06688">
      <w:start w:val="1"/>
      <w:numFmt w:val="lowerLetter"/>
      <w:lvlText w:val="%2."/>
      <w:lvlJc w:val="left"/>
      <w:pPr>
        <w:ind w:left="1440" w:hanging="360"/>
      </w:pPr>
    </w:lvl>
    <w:lvl w:ilvl="2" w:tplc="FCEE00DC">
      <w:start w:val="1"/>
      <w:numFmt w:val="lowerRoman"/>
      <w:lvlText w:val="%3."/>
      <w:lvlJc w:val="right"/>
      <w:pPr>
        <w:ind w:left="2160" w:hanging="180"/>
      </w:pPr>
    </w:lvl>
    <w:lvl w:ilvl="3" w:tplc="58ECA80A">
      <w:start w:val="1"/>
      <w:numFmt w:val="decimal"/>
      <w:lvlText w:val="%4."/>
      <w:lvlJc w:val="left"/>
      <w:pPr>
        <w:ind w:left="2880" w:hanging="360"/>
      </w:pPr>
    </w:lvl>
    <w:lvl w:ilvl="4" w:tplc="FA309F8C">
      <w:start w:val="1"/>
      <w:numFmt w:val="lowerLetter"/>
      <w:lvlText w:val="%5."/>
      <w:lvlJc w:val="left"/>
      <w:pPr>
        <w:ind w:left="3600" w:hanging="360"/>
      </w:pPr>
    </w:lvl>
    <w:lvl w:ilvl="5" w:tplc="37647286">
      <w:start w:val="1"/>
      <w:numFmt w:val="lowerRoman"/>
      <w:lvlText w:val="%6."/>
      <w:lvlJc w:val="right"/>
      <w:pPr>
        <w:ind w:left="4320" w:hanging="180"/>
      </w:pPr>
    </w:lvl>
    <w:lvl w:ilvl="6" w:tplc="00F405C8">
      <w:start w:val="1"/>
      <w:numFmt w:val="decimal"/>
      <w:lvlText w:val="%7."/>
      <w:lvlJc w:val="left"/>
      <w:pPr>
        <w:ind w:left="5040" w:hanging="360"/>
      </w:pPr>
    </w:lvl>
    <w:lvl w:ilvl="7" w:tplc="25605D3E">
      <w:start w:val="1"/>
      <w:numFmt w:val="lowerLetter"/>
      <w:lvlText w:val="%8."/>
      <w:lvlJc w:val="left"/>
      <w:pPr>
        <w:ind w:left="5760" w:hanging="360"/>
      </w:pPr>
    </w:lvl>
    <w:lvl w:ilvl="8" w:tplc="78F8571E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381423"/>
    <w:multiLevelType w:val="multilevel"/>
    <w:tmpl w:val="701659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9E5357"/>
    <w:multiLevelType w:val="hybridMultilevel"/>
    <w:tmpl w:val="F7507D60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F9416D"/>
    <w:multiLevelType w:val="hybridMultilevel"/>
    <w:tmpl w:val="512088F6"/>
    <w:lvl w:ilvl="0" w:tplc="C98EFC94">
      <w:start w:val="1"/>
      <w:numFmt w:val="decimal"/>
      <w:lvlText w:val="%1."/>
      <w:lvlJc w:val="left"/>
      <w:pPr>
        <w:ind w:left="720" w:hanging="360"/>
      </w:pPr>
      <w:rPr>
        <w:rFonts w:ascii="Calibri" w:hAnsi="Calibri" w:eastAsia="Calibri" w:cs="Calibri"/>
      </w:rPr>
    </w:lvl>
    <w:lvl w:ilvl="1" w:tplc="DDF22204">
      <w:start w:val="1"/>
      <w:numFmt w:val="lowerLetter"/>
      <w:lvlText w:val="%2."/>
      <w:lvlJc w:val="left"/>
      <w:pPr>
        <w:ind w:left="1440" w:hanging="360"/>
      </w:pPr>
    </w:lvl>
    <w:lvl w:ilvl="2" w:tplc="3BA826BC">
      <w:start w:val="1"/>
      <w:numFmt w:val="lowerRoman"/>
      <w:lvlText w:val="%3."/>
      <w:lvlJc w:val="right"/>
      <w:pPr>
        <w:ind w:left="2160" w:hanging="180"/>
      </w:pPr>
    </w:lvl>
    <w:lvl w:ilvl="3" w:tplc="832237CC">
      <w:start w:val="1"/>
      <w:numFmt w:val="decimal"/>
      <w:lvlText w:val="%4."/>
      <w:lvlJc w:val="left"/>
      <w:pPr>
        <w:ind w:left="2880" w:hanging="360"/>
      </w:pPr>
    </w:lvl>
    <w:lvl w:ilvl="4" w:tplc="FA727DC4">
      <w:start w:val="1"/>
      <w:numFmt w:val="lowerLetter"/>
      <w:lvlText w:val="%5."/>
      <w:lvlJc w:val="left"/>
      <w:pPr>
        <w:ind w:left="3600" w:hanging="360"/>
      </w:pPr>
    </w:lvl>
    <w:lvl w:ilvl="5" w:tplc="30FEF67E">
      <w:start w:val="1"/>
      <w:numFmt w:val="lowerRoman"/>
      <w:lvlText w:val="%6."/>
      <w:lvlJc w:val="right"/>
      <w:pPr>
        <w:ind w:left="4320" w:hanging="180"/>
      </w:pPr>
    </w:lvl>
    <w:lvl w:ilvl="6" w:tplc="E2428518">
      <w:start w:val="1"/>
      <w:numFmt w:val="decimal"/>
      <w:lvlText w:val="%7."/>
      <w:lvlJc w:val="left"/>
      <w:pPr>
        <w:ind w:left="5040" w:hanging="360"/>
      </w:pPr>
    </w:lvl>
    <w:lvl w:ilvl="7" w:tplc="84226B80">
      <w:start w:val="1"/>
      <w:numFmt w:val="lowerLetter"/>
      <w:lvlText w:val="%8."/>
      <w:lvlJc w:val="left"/>
      <w:pPr>
        <w:ind w:left="5760" w:hanging="360"/>
      </w:pPr>
    </w:lvl>
    <w:lvl w:ilvl="8" w:tplc="9C8E7EA4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06FFCF"/>
    <w:multiLevelType w:val="hybridMultilevel"/>
    <w:tmpl w:val="A92EEEFA"/>
    <w:lvl w:ilvl="0" w:tplc="6D86304A">
      <w:start w:val="1"/>
      <w:numFmt w:val="decimal"/>
      <w:lvlText w:val="%1."/>
      <w:lvlJc w:val="left"/>
      <w:pPr>
        <w:ind w:left="720" w:hanging="360"/>
      </w:pPr>
    </w:lvl>
    <w:lvl w:ilvl="1" w:tplc="CF325CB6">
      <w:start w:val="1"/>
      <w:numFmt w:val="lowerLetter"/>
      <w:lvlText w:val="%2."/>
      <w:lvlJc w:val="left"/>
      <w:pPr>
        <w:ind w:left="1440" w:hanging="360"/>
      </w:pPr>
    </w:lvl>
    <w:lvl w:ilvl="2" w:tplc="4C003082">
      <w:start w:val="1"/>
      <w:numFmt w:val="lowerRoman"/>
      <w:lvlText w:val="%3."/>
      <w:lvlJc w:val="right"/>
      <w:pPr>
        <w:ind w:left="2160" w:hanging="180"/>
      </w:pPr>
    </w:lvl>
    <w:lvl w:ilvl="3" w:tplc="44000936">
      <w:start w:val="1"/>
      <w:numFmt w:val="decimal"/>
      <w:lvlText w:val="%4."/>
      <w:lvlJc w:val="left"/>
      <w:pPr>
        <w:ind w:left="2880" w:hanging="360"/>
      </w:pPr>
    </w:lvl>
    <w:lvl w:ilvl="4" w:tplc="98265F60">
      <w:start w:val="1"/>
      <w:numFmt w:val="lowerLetter"/>
      <w:lvlText w:val="%5."/>
      <w:lvlJc w:val="left"/>
      <w:pPr>
        <w:ind w:left="3600" w:hanging="360"/>
      </w:pPr>
    </w:lvl>
    <w:lvl w:ilvl="5" w:tplc="41D286E2">
      <w:start w:val="1"/>
      <w:numFmt w:val="lowerRoman"/>
      <w:lvlText w:val="%6."/>
      <w:lvlJc w:val="right"/>
      <w:pPr>
        <w:ind w:left="4320" w:hanging="180"/>
      </w:pPr>
    </w:lvl>
    <w:lvl w:ilvl="6" w:tplc="1C961FBE">
      <w:start w:val="1"/>
      <w:numFmt w:val="decimal"/>
      <w:lvlText w:val="%7."/>
      <w:lvlJc w:val="left"/>
      <w:pPr>
        <w:ind w:left="5040" w:hanging="360"/>
      </w:pPr>
    </w:lvl>
    <w:lvl w:ilvl="7" w:tplc="13B09DE0">
      <w:start w:val="1"/>
      <w:numFmt w:val="lowerLetter"/>
      <w:lvlText w:val="%8."/>
      <w:lvlJc w:val="left"/>
      <w:pPr>
        <w:ind w:left="5760" w:hanging="360"/>
      </w:pPr>
    </w:lvl>
    <w:lvl w:ilvl="8" w:tplc="26A60FD4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802097"/>
    <w:multiLevelType w:val="hybridMultilevel"/>
    <w:tmpl w:val="9ECC9914"/>
    <w:lvl w:ilvl="0" w:tplc="FFFFFFFF">
      <w:start w:val="1"/>
      <w:numFmt w:val="decimal"/>
      <w:lvlText w:val="%1."/>
      <w:lvlJc w:val="left"/>
      <w:pPr>
        <w:ind w:left="718" w:hanging="360"/>
      </w:pPr>
    </w:lvl>
    <w:lvl w:ilvl="1" w:tplc="FFFFFFFF" w:tentative="1">
      <w:start w:val="1"/>
      <w:numFmt w:val="lowerLetter"/>
      <w:lvlText w:val="%2."/>
      <w:lvlJc w:val="left"/>
      <w:pPr>
        <w:ind w:left="1438" w:hanging="360"/>
      </w:pPr>
    </w:lvl>
    <w:lvl w:ilvl="2" w:tplc="FFFFFFFF" w:tentative="1">
      <w:start w:val="1"/>
      <w:numFmt w:val="lowerRoman"/>
      <w:lvlText w:val="%3."/>
      <w:lvlJc w:val="right"/>
      <w:pPr>
        <w:ind w:left="2158" w:hanging="180"/>
      </w:pPr>
    </w:lvl>
    <w:lvl w:ilvl="3" w:tplc="FFFFFFFF" w:tentative="1">
      <w:start w:val="1"/>
      <w:numFmt w:val="decimal"/>
      <w:lvlText w:val="%4."/>
      <w:lvlJc w:val="left"/>
      <w:pPr>
        <w:ind w:left="2878" w:hanging="360"/>
      </w:pPr>
    </w:lvl>
    <w:lvl w:ilvl="4" w:tplc="FFFFFFFF" w:tentative="1">
      <w:start w:val="1"/>
      <w:numFmt w:val="lowerLetter"/>
      <w:lvlText w:val="%5."/>
      <w:lvlJc w:val="left"/>
      <w:pPr>
        <w:ind w:left="3598" w:hanging="360"/>
      </w:pPr>
    </w:lvl>
    <w:lvl w:ilvl="5" w:tplc="FFFFFFFF" w:tentative="1">
      <w:start w:val="1"/>
      <w:numFmt w:val="lowerRoman"/>
      <w:lvlText w:val="%6."/>
      <w:lvlJc w:val="right"/>
      <w:pPr>
        <w:ind w:left="4318" w:hanging="180"/>
      </w:pPr>
    </w:lvl>
    <w:lvl w:ilvl="6" w:tplc="FFFFFFFF" w:tentative="1">
      <w:start w:val="1"/>
      <w:numFmt w:val="decimal"/>
      <w:lvlText w:val="%7."/>
      <w:lvlJc w:val="left"/>
      <w:pPr>
        <w:ind w:left="5038" w:hanging="360"/>
      </w:pPr>
    </w:lvl>
    <w:lvl w:ilvl="7" w:tplc="FFFFFFFF" w:tentative="1">
      <w:start w:val="1"/>
      <w:numFmt w:val="lowerLetter"/>
      <w:lvlText w:val="%8."/>
      <w:lvlJc w:val="left"/>
      <w:pPr>
        <w:ind w:left="5758" w:hanging="360"/>
      </w:pPr>
    </w:lvl>
    <w:lvl w:ilvl="8" w:tplc="FFFFFFFF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24" w15:restartNumberingAfterBreak="0">
    <w:nsid w:val="4D301432"/>
    <w:multiLevelType w:val="hybridMultilevel"/>
    <w:tmpl w:val="FFFFFFFF"/>
    <w:lvl w:ilvl="0" w:tplc="DADE07D0">
      <w:start w:val="1"/>
      <w:numFmt w:val="decimal"/>
      <w:lvlText w:val="%1."/>
      <w:lvlJc w:val="left"/>
      <w:pPr>
        <w:ind w:left="720" w:hanging="360"/>
      </w:pPr>
    </w:lvl>
    <w:lvl w:ilvl="1" w:tplc="F9B4FA48">
      <w:start w:val="1"/>
      <w:numFmt w:val="lowerLetter"/>
      <w:lvlText w:val="%2."/>
      <w:lvlJc w:val="left"/>
      <w:pPr>
        <w:ind w:left="1440" w:hanging="360"/>
      </w:pPr>
    </w:lvl>
    <w:lvl w:ilvl="2" w:tplc="45149326">
      <w:start w:val="1"/>
      <w:numFmt w:val="lowerRoman"/>
      <w:lvlText w:val="%3."/>
      <w:lvlJc w:val="right"/>
      <w:pPr>
        <w:ind w:left="2160" w:hanging="180"/>
      </w:pPr>
    </w:lvl>
    <w:lvl w:ilvl="3" w:tplc="96748348">
      <w:start w:val="1"/>
      <w:numFmt w:val="decimal"/>
      <w:lvlText w:val="%4."/>
      <w:lvlJc w:val="left"/>
      <w:pPr>
        <w:ind w:left="2880" w:hanging="360"/>
      </w:pPr>
    </w:lvl>
    <w:lvl w:ilvl="4" w:tplc="C6CE5586">
      <w:start w:val="1"/>
      <w:numFmt w:val="lowerLetter"/>
      <w:lvlText w:val="%5."/>
      <w:lvlJc w:val="left"/>
      <w:pPr>
        <w:ind w:left="3600" w:hanging="360"/>
      </w:pPr>
    </w:lvl>
    <w:lvl w:ilvl="5" w:tplc="8990DCA2">
      <w:start w:val="1"/>
      <w:numFmt w:val="lowerRoman"/>
      <w:lvlText w:val="%6."/>
      <w:lvlJc w:val="right"/>
      <w:pPr>
        <w:ind w:left="4320" w:hanging="180"/>
      </w:pPr>
    </w:lvl>
    <w:lvl w:ilvl="6" w:tplc="E7C06ED8">
      <w:start w:val="1"/>
      <w:numFmt w:val="decimal"/>
      <w:lvlText w:val="%7."/>
      <w:lvlJc w:val="left"/>
      <w:pPr>
        <w:ind w:left="5040" w:hanging="360"/>
      </w:pPr>
    </w:lvl>
    <w:lvl w:ilvl="7" w:tplc="D92CEB88">
      <w:start w:val="1"/>
      <w:numFmt w:val="lowerLetter"/>
      <w:lvlText w:val="%8."/>
      <w:lvlJc w:val="left"/>
      <w:pPr>
        <w:ind w:left="5760" w:hanging="360"/>
      </w:pPr>
    </w:lvl>
    <w:lvl w:ilvl="8" w:tplc="7C50918A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ED59D6"/>
    <w:multiLevelType w:val="multilevel"/>
    <w:tmpl w:val="6318E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2160CD3"/>
    <w:multiLevelType w:val="hybridMultilevel"/>
    <w:tmpl w:val="7A9E7E32"/>
    <w:lvl w:ilvl="0" w:tplc="BC6646F4">
      <w:start w:val="1"/>
      <w:numFmt w:val="decimal"/>
      <w:lvlText w:val="%1."/>
      <w:lvlJc w:val="left"/>
      <w:pPr>
        <w:ind w:left="720" w:hanging="360"/>
      </w:pPr>
    </w:lvl>
    <w:lvl w:ilvl="1" w:tplc="4A0AC898">
      <w:start w:val="1"/>
      <w:numFmt w:val="lowerLetter"/>
      <w:lvlText w:val="%2."/>
      <w:lvlJc w:val="left"/>
      <w:pPr>
        <w:ind w:left="1440" w:hanging="360"/>
      </w:pPr>
    </w:lvl>
    <w:lvl w:ilvl="2" w:tplc="016A9F24">
      <w:start w:val="1"/>
      <w:numFmt w:val="lowerRoman"/>
      <w:lvlText w:val="%3."/>
      <w:lvlJc w:val="right"/>
      <w:pPr>
        <w:ind w:left="2160" w:hanging="180"/>
      </w:pPr>
    </w:lvl>
    <w:lvl w:ilvl="3" w:tplc="B6126FB4">
      <w:start w:val="1"/>
      <w:numFmt w:val="decimal"/>
      <w:lvlText w:val="%4."/>
      <w:lvlJc w:val="left"/>
      <w:pPr>
        <w:ind w:left="2880" w:hanging="360"/>
      </w:pPr>
    </w:lvl>
    <w:lvl w:ilvl="4" w:tplc="D6A29D88">
      <w:start w:val="1"/>
      <w:numFmt w:val="lowerLetter"/>
      <w:lvlText w:val="%5."/>
      <w:lvlJc w:val="left"/>
      <w:pPr>
        <w:ind w:left="3600" w:hanging="360"/>
      </w:pPr>
    </w:lvl>
    <w:lvl w:ilvl="5" w:tplc="DDEE7FAC">
      <w:start w:val="1"/>
      <w:numFmt w:val="lowerRoman"/>
      <w:lvlText w:val="%6."/>
      <w:lvlJc w:val="right"/>
      <w:pPr>
        <w:ind w:left="4320" w:hanging="180"/>
      </w:pPr>
    </w:lvl>
    <w:lvl w:ilvl="6" w:tplc="64AC8B30">
      <w:start w:val="1"/>
      <w:numFmt w:val="decimal"/>
      <w:lvlText w:val="%7."/>
      <w:lvlJc w:val="left"/>
      <w:pPr>
        <w:ind w:left="5040" w:hanging="360"/>
      </w:pPr>
    </w:lvl>
    <w:lvl w:ilvl="7" w:tplc="254AEEB8">
      <w:start w:val="1"/>
      <w:numFmt w:val="lowerLetter"/>
      <w:lvlText w:val="%8."/>
      <w:lvlJc w:val="left"/>
      <w:pPr>
        <w:ind w:left="5760" w:hanging="360"/>
      </w:pPr>
    </w:lvl>
    <w:lvl w:ilvl="8" w:tplc="B78CF9E6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724220"/>
    <w:multiLevelType w:val="hybridMultilevel"/>
    <w:tmpl w:val="FFFFFFFF"/>
    <w:lvl w:ilvl="0" w:tplc="F662B2B4">
      <w:start w:val="1"/>
      <w:numFmt w:val="decimal"/>
      <w:lvlText w:val="%1."/>
      <w:lvlJc w:val="left"/>
      <w:pPr>
        <w:ind w:left="720" w:hanging="360"/>
      </w:pPr>
    </w:lvl>
    <w:lvl w:ilvl="1" w:tplc="340E63DA">
      <w:start w:val="1"/>
      <w:numFmt w:val="lowerLetter"/>
      <w:lvlText w:val="%2."/>
      <w:lvlJc w:val="left"/>
      <w:pPr>
        <w:ind w:left="1440" w:hanging="360"/>
      </w:pPr>
    </w:lvl>
    <w:lvl w:ilvl="2" w:tplc="3A86740C">
      <w:start w:val="1"/>
      <w:numFmt w:val="lowerRoman"/>
      <w:lvlText w:val="%3."/>
      <w:lvlJc w:val="right"/>
      <w:pPr>
        <w:ind w:left="2160" w:hanging="180"/>
      </w:pPr>
    </w:lvl>
    <w:lvl w:ilvl="3" w:tplc="91E21250">
      <w:start w:val="1"/>
      <w:numFmt w:val="decimal"/>
      <w:lvlText w:val="%4."/>
      <w:lvlJc w:val="left"/>
      <w:pPr>
        <w:ind w:left="2880" w:hanging="360"/>
      </w:pPr>
    </w:lvl>
    <w:lvl w:ilvl="4" w:tplc="D8362CFA">
      <w:start w:val="1"/>
      <w:numFmt w:val="lowerLetter"/>
      <w:lvlText w:val="%5."/>
      <w:lvlJc w:val="left"/>
      <w:pPr>
        <w:ind w:left="3600" w:hanging="360"/>
      </w:pPr>
    </w:lvl>
    <w:lvl w:ilvl="5" w:tplc="DA56B672">
      <w:start w:val="1"/>
      <w:numFmt w:val="lowerRoman"/>
      <w:lvlText w:val="%6."/>
      <w:lvlJc w:val="right"/>
      <w:pPr>
        <w:ind w:left="4320" w:hanging="180"/>
      </w:pPr>
    </w:lvl>
    <w:lvl w:ilvl="6" w:tplc="A5982556">
      <w:start w:val="1"/>
      <w:numFmt w:val="decimal"/>
      <w:lvlText w:val="%7."/>
      <w:lvlJc w:val="left"/>
      <w:pPr>
        <w:ind w:left="5040" w:hanging="360"/>
      </w:pPr>
    </w:lvl>
    <w:lvl w:ilvl="7" w:tplc="AE7E97F2">
      <w:start w:val="1"/>
      <w:numFmt w:val="lowerLetter"/>
      <w:lvlText w:val="%8."/>
      <w:lvlJc w:val="left"/>
      <w:pPr>
        <w:ind w:left="5760" w:hanging="360"/>
      </w:pPr>
    </w:lvl>
    <w:lvl w:ilvl="8" w:tplc="C9542E6C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C0137D"/>
    <w:multiLevelType w:val="hybridMultilevel"/>
    <w:tmpl w:val="B810E7E6"/>
    <w:lvl w:ilvl="0" w:tplc="DEC23458">
      <w:start w:val="1"/>
      <w:numFmt w:val="decimal"/>
      <w:lvlText w:val="%1."/>
      <w:lvlJc w:val="left"/>
      <w:pPr>
        <w:ind w:left="720" w:hanging="360"/>
      </w:pPr>
      <w:rPr>
        <w:rFonts w:ascii="Calibri" w:hAnsi="Calibri" w:eastAsia="Calibri" w:cs="Calibri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5C8F34"/>
    <w:multiLevelType w:val="hybridMultilevel"/>
    <w:tmpl w:val="CDF026A6"/>
    <w:lvl w:ilvl="0" w:tplc="35B24E6E">
      <w:start w:val="1"/>
      <w:numFmt w:val="decimal"/>
      <w:lvlText w:val="%1."/>
      <w:lvlJc w:val="left"/>
      <w:pPr>
        <w:ind w:left="720" w:hanging="360"/>
      </w:pPr>
    </w:lvl>
    <w:lvl w:ilvl="1" w:tplc="3B9AD91C">
      <w:start w:val="1"/>
      <w:numFmt w:val="lowerLetter"/>
      <w:lvlText w:val="%2."/>
      <w:lvlJc w:val="left"/>
      <w:pPr>
        <w:ind w:left="1440" w:hanging="360"/>
      </w:pPr>
    </w:lvl>
    <w:lvl w:ilvl="2" w:tplc="9D322476">
      <w:start w:val="1"/>
      <w:numFmt w:val="lowerRoman"/>
      <w:lvlText w:val="%3."/>
      <w:lvlJc w:val="right"/>
      <w:pPr>
        <w:ind w:left="2160" w:hanging="180"/>
      </w:pPr>
    </w:lvl>
    <w:lvl w:ilvl="3" w:tplc="474E0BD8">
      <w:start w:val="1"/>
      <w:numFmt w:val="decimal"/>
      <w:lvlText w:val="%4."/>
      <w:lvlJc w:val="left"/>
      <w:pPr>
        <w:ind w:left="2880" w:hanging="360"/>
      </w:pPr>
    </w:lvl>
    <w:lvl w:ilvl="4" w:tplc="C55CDF26">
      <w:start w:val="1"/>
      <w:numFmt w:val="lowerLetter"/>
      <w:lvlText w:val="%5."/>
      <w:lvlJc w:val="left"/>
      <w:pPr>
        <w:ind w:left="3600" w:hanging="360"/>
      </w:pPr>
    </w:lvl>
    <w:lvl w:ilvl="5" w:tplc="5A365B2C">
      <w:start w:val="1"/>
      <w:numFmt w:val="lowerRoman"/>
      <w:lvlText w:val="%6."/>
      <w:lvlJc w:val="right"/>
      <w:pPr>
        <w:ind w:left="4320" w:hanging="180"/>
      </w:pPr>
    </w:lvl>
    <w:lvl w:ilvl="6" w:tplc="FDC04E7A">
      <w:start w:val="1"/>
      <w:numFmt w:val="decimal"/>
      <w:lvlText w:val="%7."/>
      <w:lvlJc w:val="left"/>
      <w:pPr>
        <w:ind w:left="5040" w:hanging="360"/>
      </w:pPr>
    </w:lvl>
    <w:lvl w:ilvl="7" w:tplc="F8E27F88">
      <w:start w:val="1"/>
      <w:numFmt w:val="lowerLetter"/>
      <w:lvlText w:val="%8."/>
      <w:lvlJc w:val="left"/>
      <w:pPr>
        <w:ind w:left="5760" w:hanging="360"/>
      </w:pPr>
    </w:lvl>
    <w:lvl w:ilvl="8" w:tplc="F56E3532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71549F"/>
    <w:multiLevelType w:val="hybridMultilevel"/>
    <w:tmpl w:val="37CC1254"/>
    <w:lvl w:ilvl="0" w:tplc="2000000F">
      <w:start w:val="1"/>
      <w:numFmt w:val="decimal"/>
      <w:lvlText w:val="%1."/>
      <w:lvlJc w:val="left"/>
      <w:pPr>
        <w:ind w:left="718" w:hanging="360"/>
      </w:pPr>
    </w:lvl>
    <w:lvl w:ilvl="1" w:tplc="20000019" w:tentative="1">
      <w:start w:val="1"/>
      <w:numFmt w:val="lowerLetter"/>
      <w:lvlText w:val="%2."/>
      <w:lvlJc w:val="left"/>
      <w:pPr>
        <w:ind w:left="1438" w:hanging="360"/>
      </w:pPr>
    </w:lvl>
    <w:lvl w:ilvl="2" w:tplc="2000001B" w:tentative="1">
      <w:start w:val="1"/>
      <w:numFmt w:val="lowerRoman"/>
      <w:lvlText w:val="%3."/>
      <w:lvlJc w:val="right"/>
      <w:pPr>
        <w:ind w:left="2158" w:hanging="180"/>
      </w:pPr>
    </w:lvl>
    <w:lvl w:ilvl="3" w:tplc="2000000F" w:tentative="1">
      <w:start w:val="1"/>
      <w:numFmt w:val="decimal"/>
      <w:lvlText w:val="%4."/>
      <w:lvlJc w:val="left"/>
      <w:pPr>
        <w:ind w:left="2878" w:hanging="360"/>
      </w:pPr>
    </w:lvl>
    <w:lvl w:ilvl="4" w:tplc="20000019" w:tentative="1">
      <w:start w:val="1"/>
      <w:numFmt w:val="lowerLetter"/>
      <w:lvlText w:val="%5."/>
      <w:lvlJc w:val="left"/>
      <w:pPr>
        <w:ind w:left="3598" w:hanging="360"/>
      </w:pPr>
    </w:lvl>
    <w:lvl w:ilvl="5" w:tplc="2000001B" w:tentative="1">
      <w:start w:val="1"/>
      <w:numFmt w:val="lowerRoman"/>
      <w:lvlText w:val="%6."/>
      <w:lvlJc w:val="right"/>
      <w:pPr>
        <w:ind w:left="4318" w:hanging="180"/>
      </w:pPr>
    </w:lvl>
    <w:lvl w:ilvl="6" w:tplc="2000000F" w:tentative="1">
      <w:start w:val="1"/>
      <w:numFmt w:val="decimal"/>
      <w:lvlText w:val="%7."/>
      <w:lvlJc w:val="left"/>
      <w:pPr>
        <w:ind w:left="5038" w:hanging="360"/>
      </w:pPr>
    </w:lvl>
    <w:lvl w:ilvl="7" w:tplc="20000019" w:tentative="1">
      <w:start w:val="1"/>
      <w:numFmt w:val="lowerLetter"/>
      <w:lvlText w:val="%8."/>
      <w:lvlJc w:val="left"/>
      <w:pPr>
        <w:ind w:left="5758" w:hanging="360"/>
      </w:pPr>
    </w:lvl>
    <w:lvl w:ilvl="8" w:tplc="2000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31" w15:restartNumberingAfterBreak="0">
    <w:nsid w:val="5A561AB2"/>
    <w:multiLevelType w:val="hybridMultilevel"/>
    <w:tmpl w:val="FFFFFFFF"/>
    <w:lvl w:ilvl="0" w:tplc="CF84739E">
      <w:start w:val="1"/>
      <w:numFmt w:val="decimal"/>
      <w:lvlText w:val="%1."/>
      <w:lvlJc w:val="left"/>
      <w:pPr>
        <w:ind w:left="720" w:hanging="360"/>
      </w:pPr>
    </w:lvl>
    <w:lvl w:ilvl="1" w:tplc="F1F04282">
      <w:start w:val="1"/>
      <w:numFmt w:val="lowerLetter"/>
      <w:lvlText w:val="%2."/>
      <w:lvlJc w:val="left"/>
      <w:pPr>
        <w:ind w:left="1440" w:hanging="360"/>
      </w:pPr>
    </w:lvl>
    <w:lvl w:ilvl="2" w:tplc="F2149798">
      <w:start w:val="1"/>
      <w:numFmt w:val="lowerRoman"/>
      <w:lvlText w:val="%3."/>
      <w:lvlJc w:val="right"/>
      <w:pPr>
        <w:ind w:left="2160" w:hanging="180"/>
      </w:pPr>
    </w:lvl>
    <w:lvl w:ilvl="3" w:tplc="1548EFE4">
      <w:start w:val="1"/>
      <w:numFmt w:val="decimal"/>
      <w:lvlText w:val="%4."/>
      <w:lvlJc w:val="left"/>
      <w:pPr>
        <w:ind w:left="2880" w:hanging="360"/>
      </w:pPr>
    </w:lvl>
    <w:lvl w:ilvl="4" w:tplc="C5E096C2">
      <w:start w:val="1"/>
      <w:numFmt w:val="lowerLetter"/>
      <w:lvlText w:val="%5."/>
      <w:lvlJc w:val="left"/>
      <w:pPr>
        <w:ind w:left="3600" w:hanging="360"/>
      </w:pPr>
    </w:lvl>
    <w:lvl w:ilvl="5" w:tplc="F7F28AC0">
      <w:start w:val="1"/>
      <w:numFmt w:val="lowerRoman"/>
      <w:lvlText w:val="%6."/>
      <w:lvlJc w:val="right"/>
      <w:pPr>
        <w:ind w:left="4320" w:hanging="180"/>
      </w:pPr>
    </w:lvl>
    <w:lvl w:ilvl="6" w:tplc="6A2A428E">
      <w:start w:val="1"/>
      <w:numFmt w:val="decimal"/>
      <w:lvlText w:val="%7."/>
      <w:lvlJc w:val="left"/>
      <w:pPr>
        <w:ind w:left="5040" w:hanging="360"/>
      </w:pPr>
    </w:lvl>
    <w:lvl w:ilvl="7" w:tplc="D15C4452">
      <w:start w:val="1"/>
      <w:numFmt w:val="lowerLetter"/>
      <w:lvlText w:val="%8."/>
      <w:lvlJc w:val="left"/>
      <w:pPr>
        <w:ind w:left="5760" w:hanging="360"/>
      </w:pPr>
    </w:lvl>
    <w:lvl w:ilvl="8" w:tplc="79F8AF6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98D65F"/>
    <w:multiLevelType w:val="hybridMultilevel"/>
    <w:tmpl w:val="FFFFFFFF"/>
    <w:lvl w:ilvl="0" w:tplc="EA56A1FC">
      <w:start w:val="1"/>
      <w:numFmt w:val="decimal"/>
      <w:lvlText w:val="%1."/>
      <w:lvlJc w:val="left"/>
      <w:pPr>
        <w:ind w:left="720" w:hanging="360"/>
      </w:pPr>
    </w:lvl>
    <w:lvl w:ilvl="1" w:tplc="E2080124">
      <w:start w:val="1"/>
      <w:numFmt w:val="lowerLetter"/>
      <w:lvlText w:val="%2."/>
      <w:lvlJc w:val="left"/>
      <w:pPr>
        <w:ind w:left="1440" w:hanging="360"/>
      </w:pPr>
    </w:lvl>
    <w:lvl w:ilvl="2" w:tplc="2F66BC72">
      <w:start w:val="1"/>
      <w:numFmt w:val="lowerRoman"/>
      <w:lvlText w:val="%3."/>
      <w:lvlJc w:val="right"/>
      <w:pPr>
        <w:ind w:left="2160" w:hanging="180"/>
      </w:pPr>
    </w:lvl>
    <w:lvl w:ilvl="3" w:tplc="D6ECC842">
      <w:start w:val="1"/>
      <w:numFmt w:val="decimal"/>
      <w:lvlText w:val="%4."/>
      <w:lvlJc w:val="left"/>
      <w:pPr>
        <w:ind w:left="2880" w:hanging="360"/>
      </w:pPr>
    </w:lvl>
    <w:lvl w:ilvl="4" w:tplc="2860717E">
      <w:start w:val="1"/>
      <w:numFmt w:val="lowerLetter"/>
      <w:lvlText w:val="%5."/>
      <w:lvlJc w:val="left"/>
      <w:pPr>
        <w:ind w:left="3600" w:hanging="360"/>
      </w:pPr>
    </w:lvl>
    <w:lvl w:ilvl="5" w:tplc="7AB603DC">
      <w:start w:val="1"/>
      <w:numFmt w:val="lowerRoman"/>
      <w:lvlText w:val="%6."/>
      <w:lvlJc w:val="right"/>
      <w:pPr>
        <w:ind w:left="4320" w:hanging="180"/>
      </w:pPr>
    </w:lvl>
    <w:lvl w:ilvl="6" w:tplc="5032EEA8">
      <w:start w:val="1"/>
      <w:numFmt w:val="decimal"/>
      <w:lvlText w:val="%7."/>
      <w:lvlJc w:val="left"/>
      <w:pPr>
        <w:ind w:left="5040" w:hanging="360"/>
      </w:pPr>
    </w:lvl>
    <w:lvl w:ilvl="7" w:tplc="4B206810">
      <w:start w:val="1"/>
      <w:numFmt w:val="lowerLetter"/>
      <w:lvlText w:val="%8."/>
      <w:lvlJc w:val="left"/>
      <w:pPr>
        <w:ind w:left="5760" w:hanging="360"/>
      </w:pPr>
    </w:lvl>
    <w:lvl w:ilvl="8" w:tplc="B8B44652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DE56D92"/>
    <w:multiLevelType w:val="multilevel"/>
    <w:tmpl w:val="AA2AC0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5A09857"/>
    <w:multiLevelType w:val="hybridMultilevel"/>
    <w:tmpl w:val="E2C8CB8E"/>
    <w:lvl w:ilvl="0" w:tplc="8990F0DA">
      <w:start w:val="1"/>
      <w:numFmt w:val="decimal"/>
      <w:lvlText w:val="%1."/>
      <w:lvlJc w:val="left"/>
      <w:pPr>
        <w:ind w:left="720" w:hanging="360"/>
      </w:pPr>
      <w:rPr>
        <w:rFonts w:ascii="Calibri" w:hAnsi="Calibri" w:eastAsia="Calibri" w:cs="Calibri"/>
      </w:rPr>
    </w:lvl>
    <w:lvl w:ilvl="1" w:tplc="401847B4">
      <w:start w:val="1"/>
      <w:numFmt w:val="lowerLetter"/>
      <w:lvlText w:val="%2."/>
      <w:lvlJc w:val="left"/>
      <w:pPr>
        <w:ind w:left="1440" w:hanging="360"/>
      </w:pPr>
    </w:lvl>
    <w:lvl w:ilvl="2" w:tplc="4CEA290E">
      <w:start w:val="1"/>
      <w:numFmt w:val="lowerRoman"/>
      <w:lvlText w:val="%3."/>
      <w:lvlJc w:val="right"/>
      <w:pPr>
        <w:ind w:left="2160" w:hanging="180"/>
      </w:pPr>
    </w:lvl>
    <w:lvl w:ilvl="3" w:tplc="83E0A062">
      <w:start w:val="1"/>
      <w:numFmt w:val="decimal"/>
      <w:lvlText w:val="%4."/>
      <w:lvlJc w:val="left"/>
      <w:pPr>
        <w:ind w:left="2880" w:hanging="360"/>
      </w:pPr>
    </w:lvl>
    <w:lvl w:ilvl="4" w:tplc="50BA7680">
      <w:start w:val="1"/>
      <w:numFmt w:val="lowerLetter"/>
      <w:lvlText w:val="%5."/>
      <w:lvlJc w:val="left"/>
      <w:pPr>
        <w:ind w:left="3600" w:hanging="360"/>
      </w:pPr>
    </w:lvl>
    <w:lvl w:ilvl="5" w:tplc="80DACFC2">
      <w:start w:val="1"/>
      <w:numFmt w:val="lowerRoman"/>
      <w:lvlText w:val="%6."/>
      <w:lvlJc w:val="right"/>
      <w:pPr>
        <w:ind w:left="4320" w:hanging="180"/>
      </w:pPr>
    </w:lvl>
    <w:lvl w:ilvl="6" w:tplc="C068F2CE">
      <w:start w:val="1"/>
      <w:numFmt w:val="decimal"/>
      <w:lvlText w:val="%7."/>
      <w:lvlJc w:val="left"/>
      <w:pPr>
        <w:ind w:left="5040" w:hanging="360"/>
      </w:pPr>
    </w:lvl>
    <w:lvl w:ilvl="7" w:tplc="7438EB7E">
      <w:start w:val="1"/>
      <w:numFmt w:val="lowerLetter"/>
      <w:lvlText w:val="%8."/>
      <w:lvlJc w:val="left"/>
      <w:pPr>
        <w:ind w:left="5760" w:hanging="360"/>
      </w:pPr>
    </w:lvl>
    <w:lvl w:ilvl="8" w:tplc="C05E7564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6668FD"/>
    <w:multiLevelType w:val="hybridMultilevel"/>
    <w:tmpl w:val="8572D096"/>
    <w:lvl w:ilvl="0" w:tplc="FFFFFFFF">
      <w:start w:val="1"/>
      <w:numFmt w:val="decimal"/>
      <w:lvlText w:val="%1."/>
      <w:lvlJc w:val="left"/>
      <w:pPr>
        <w:ind w:left="718" w:hanging="360"/>
      </w:pPr>
    </w:lvl>
    <w:lvl w:ilvl="1" w:tplc="FFFFFFFF" w:tentative="1">
      <w:start w:val="1"/>
      <w:numFmt w:val="lowerLetter"/>
      <w:lvlText w:val="%2."/>
      <w:lvlJc w:val="left"/>
      <w:pPr>
        <w:ind w:left="1438" w:hanging="360"/>
      </w:pPr>
    </w:lvl>
    <w:lvl w:ilvl="2" w:tplc="FFFFFFFF" w:tentative="1">
      <w:start w:val="1"/>
      <w:numFmt w:val="lowerRoman"/>
      <w:lvlText w:val="%3."/>
      <w:lvlJc w:val="right"/>
      <w:pPr>
        <w:ind w:left="2158" w:hanging="180"/>
      </w:pPr>
    </w:lvl>
    <w:lvl w:ilvl="3" w:tplc="FFFFFFFF" w:tentative="1">
      <w:start w:val="1"/>
      <w:numFmt w:val="decimal"/>
      <w:lvlText w:val="%4."/>
      <w:lvlJc w:val="left"/>
      <w:pPr>
        <w:ind w:left="2878" w:hanging="360"/>
      </w:pPr>
    </w:lvl>
    <w:lvl w:ilvl="4" w:tplc="FFFFFFFF" w:tentative="1">
      <w:start w:val="1"/>
      <w:numFmt w:val="lowerLetter"/>
      <w:lvlText w:val="%5."/>
      <w:lvlJc w:val="left"/>
      <w:pPr>
        <w:ind w:left="3598" w:hanging="360"/>
      </w:pPr>
    </w:lvl>
    <w:lvl w:ilvl="5" w:tplc="FFFFFFFF" w:tentative="1">
      <w:start w:val="1"/>
      <w:numFmt w:val="lowerRoman"/>
      <w:lvlText w:val="%6."/>
      <w:lvlJc w:val="right"/>
      <w:pPr>
        <w:ind w:left="4318" w:hanging="180"/>
      </w:pPr>
    </w:lvl>
    <w:lvl w:ilvl="6" w:tplc="FFFFFFFF" w:tentative="1">
      <w:start w:val="1"/>
      <w:numFmt w:val="decimal"/>
      <w:lvlText w:val="%7."/>
      <w:lvlJc w:val="left"/>
      <w:pPr>
        <w:ind w:left="5038" w:hanging="360"/>
      </w:pPr>
    </w:lvl>
    <w:lvl w:ilvl="7" w:tplc="FFFFFFFF" w:tentative="1">
      <w:start w:val="1"/>
      <w:numFmt w:val="lowerLetter"/>
      <w:lvlText w:val="%8."/>
      <w:lvlJc w:val="left"/>
      <w:pPr>
        <w:ind w:left="5758" w:hanging="360"/>
      </w:pPr>
    </w:lvl>
    <w:lvl w:ilvl="8" w:tplc="FFFFFFFF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36" w15:restartNumberingAfterBreak="0">
    <w:nsid w:val="68EE01EA"/>
    <w:multiLevelType w:val="hybridMultilevel"/>
    <w:tmpl w:val="FFFFFFFF"/>
    <w:lvl w:ilvl="0" w:tplc="661A5B46">
      <w:start w:val="1"/>
      <w:numFmt w:val="decimal"/>
      <w:lvlText w:val="%1."/>
      <w:lvlJc w:val="left"/>
      <w:pPr>
        <w:ind w:left="720" w:hanging="360"/>
      </w:pPr>
    </w:lvl>
    <w:lvl w:ilvl="1" w:tplc="0D6EA21E">
      <w:start w:val="1"/>
      <w:numFmt w:val="lowerLetter"/>
      <w:lvlText w:val="%2."/>
      <w:lvlJc w:val="left"/>
      <w:pPr>
        <w:ind w:left="1440" w:hanging="360"/>
      </w:pPr>
    </w:lvl>
    <w:lvl w:ilvl="2" w:tplc="0C380654">
      <w:start w:val="1"/>
      <w:numFmt w:val="lowerRoman"/>
      <w:lvlText w:val="%3."/>
      <w:lvlJc w:val="right"/>
      <w:pPr>
        <w:ind w:left="2160" w:hanging="180"/>
      </w:pPr>
    </w:lvl>
    <w:lvl w:ilvl="3" w:tplc="04687522">
      <w:start w:val="1"/>
      <w:numFmt w:val="decimal"/>
      <w:lvlText w:val="%4."/>
      <w:lvlJc w:val="left"/>
      <w:pPr>
        <w:ind w:left="2880" w:hanging="360"/>
      </w:pPr>
    </w:lvl>
    <w:lvl w:ilvl="4" w:tplc="FED83AA8">
      <w:start w:val="1"/>
      <w:numFmt w:val="lowerLetter"/>
      <w:lvlText w:val="%5."/>
      <w:lvlJc w:val="left"/>
      <w:pPr>
        <w:ind w:left="3600" w:hanging="360"/>
      </w:pPr>
    </w:lvl>
    <w:lvl w:ilvl="5" w:tplc="A5C4DCD4">
      <w:start w:val="1"/>
      <w:numFmt w:val="lowerRoman"/>
      <w:lvlText w:val="%6."/>
      <w:lvlJc w:val="right"/>
      <w:pPr>
        <w:ind w:left="4320" w:hanging="180"/>
      </w:pPr>
    </w:lvl>
    <w:lvl w:ilvl="6" w:tplc="74B25F5C">
      <w:start w:val="1"/>
      <w:numFmt w:val="decimal"/>
      <w:lvlText w:val="%7."/>
      <w:lvlJc w:val="left"/>
      <w:pPr>
        <w:ind w:left="5040" w:hanging="360"/>
      </w:pPr>
    </w:lvl>
    <w:lvl w:ilvl="7" w:tplc="9FE80392">
      <w:start w:val="1"/>
      <w:numFmt w:val="lowerLetter"/>
      <w:lvlText w:val="%8."/>
      <w:lvlJc w:val="left"/>
      <w:pPr>
        <w:ind w:left="5760" w:hanging="360"/>
      </w:pPr>
    </w:lvl>
    <w:lvl w:ilvl="8" w:tplc="764A830A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3F3584"/>
    <w:multiLevelType w:val="hybridMultilevel"/>
    <w:tmpl w:val="FFFFFFFF"/>
    <w:lvl w:ilvl="0" w:tplc="ECB8058A">
      <w:start w:val="1"/>
      <w:numFmt w:val="decimal"/>
      <w:lvlText w:val="%1."/>
      <w:lvlJc w:val="left"/>
      <w:pPr>
        <w:ind w:left="720" w:hanging="360"/>
      </w:pPr>
    </w:lvl>
    <w:lvl w:ilvl="1" w:tplc="FAD0C692">
      <w:start w:val="1"/>
      <w:numFmt w:val="lowerLetter"/>
      <w:lvlText w:val="%2."/>
      <w:lvlJc w:val="left"/>
      <w:pPr>
        <w:ind w:left="1440" w:hanging="360"/>
      </w:pPr>
    </w:lvl>
    <w:lvl w:ilvl="2" w:tplc="45E0FF46">
      <w:start w:val="1"/>
      <w:numFmt w:val="lowerRoman"/>
      <w:lvlText w:val="%3."/>
      <w:lvlJc w:val="right"/>
      <w:pPr>
        <w:ind w:left="2160" w:hanging="180"/>
      </w:pPr>
    </w:lvl>
    <w:lvl w:ilvl="3" w:tplc="D48EFD34">
      <w:start w:val="1"/>
      <w:numFmt w:val="decimal"/>
      <w:lvlText w:val="%4."/>
      <w:lvlJc w:val="left"/>
      <w:pPr>
        <w:ind w:left="2880" w:hanging="360"/>
      </w:pPr>
    </w:lvl>
    <w:lvl w:ilvl="4" w:tplc="3ADC6ACE">
      <w:start w:val="1"/>
      <w:numFmt w:val="lowerLetter"/>
      <w:lvlText w:val="%5."/>
      <w:lvlJc w:val="left"/>
      <w:pPr>
        <w:ind w:left="3600" w:hanging="360"/>
      </w:pPr>
    </w:lvl>
    <w:lvl w:ilvl="5" w:tplc="F6AA79F4">
      <w:start w:val="1"/>
      <w:numFmt w:val="lowerRoman"/>
      <w:lvlText w:val="%6."/>
      <w:lvlJc w:val="right"/>
      <w:pPr>
        <w:ind w:left="4320" w:hanging="180"/>
      </w:pPr>
    </w:lvl>
    <w:lvl w:ilvl="6" w:tplc="F0548764">
      <w:start w:val="1"/>
      <w:numFmt w:val="decimal"/>
      <w:lvlText w:val="%7."/>
      <w:lvlJc w:val="left"/>
      <w:pPr>
        <w:ind w:left="5040" w:hanging="360"/>
      </w:pPr>
    </w:lvl>
    <w:lvl w:ilvl="7" w:tplc="68E4818E">
      <w:start w:val="1"/>
      <w:numFmt w:val="lowerLetter"/>
      <w:lvlText w:val="%8."/>
      <w:lvlJc w:val="left"/>
      <w:pPr>
        <w:ind w:left="5760" w:hanging="360"/>
      </w:pPr>
    </w:lvl>
    <w:lvl w:ilvl="8" w:tplc="C6A2E720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6E5DB2"/>
    <w:multiLevelType w:val="hybridMultilevel"/>
    <w:tmpl w:val="92C296AE"/>
    <w:lvl w:ilvl="0" w:tplc="2000000F">
      <w:start w:val="1"/>
      <w:numFmt w:val="decimal"/>
      <w:lvlText w:val="%1."/>
      <w:lvlJc w:val="left"/>
      <w:pPr>
        <w:ind w:left="718" w:hanging="360"/>
      </w:pPr>
    </w:lvl>
    <w:lvl w:ilvl="1" w:tplc="20000019" w:tentative="1">
      <w:start w:val="1"/>
      <w:numFmt w:val="lowerLetter"/>
      <w:lvlText w:val="%2."/>
      <w:lvlJc w:val="left"/>
      <w:pPr>
        <w:ind w:left="1438" w:hanging="360"/>
      </w:pPr>
    </w:lvl>
    <w:lvl w:ilvl="2" w:tplc="2000001B" w:tentative="1">
      <w:start w:val="1"/>
      <w:numFmt w:val="lowerRoman"/>
      <w:lvlText w:val="%3."/>
      <w:lvlJc w:val="right"/>
      <w:pPr>
        <w:ind w:left="2158" w:hanging="180"/>
      </w:pPr>
    </w:lvl>
    <w:lvl w:ilvl="3" w:tplc="2000000F" w:tentative="1">
      <w:start w:val="1"/>
      <w:numFmt w:val="decimal"/>
      <w:lvlText w:val="%4."/>
      <w:lvlJc w:val="left"/>
      <w:pPr>
        <w:ind w:left="2878" w:hanging="360"/>
      </w:pPr>
    </w:lvl>
    <w:lvl w:ilvl="4" w:tplc="20000019" w:tentative="1">
      <w:start w:val="1"/>
      <w:numFmt w:val="lowerLetter"/>
      <w:lvlText w:val="%5."/>
      <w:lvlJc w:val="left"/>
      <w:pPr>
        <w:ind w:left="3598" w:hanging="360"/>
      </w:pPr>
    </w:lvl>
    <w:lvl w:ilvl="5" w:tplc="2000001B" w:tentative="1">
      <w:start w:val="1"/>
      <w:numFmt w:val="lowerRoman"/>
      <w:lvlText w:val="%6."/>
      <w:lvlJc w:val="right"/>
      <w:pPr>
        <w:ind w:left="4318" w:hanging="180"/>
      </w:pPr>
    </w:lvl>
    <w:lvl w:ilvl="6" w:tplc="2000000F" w:tentative="1">
      <w:start w:val="1"/>
      <w:numFmt w:val="decimal"/>
      <w:lvlText w:val="%7."/>
      <w:lvlJc w:val="left"/>
      <w:pPr>
        <w:ind w:left="5038" w:hanging="360"/>
      </w:pPr>
    </w:lvl>
    <w:lvl w:ilvl="7" w:tplc="20000019" w:tentative="1">
      <w:start w:val="1"/>
      <w:numFmt w:val="lowerLetter"/>
      <w:lvlText w:val="%8."/>
      <w:lvlJc w:val="left"/>
      <w:pPr>
        <w:ind w:left="5758" w:hanging="360"/>
      </w:pPr>
    </w:lvl>
    <w:lvl w:ilvl="8" w:tplc="2000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39" w15:restartNumberingAfterBreak="0">
    <w:nsid w:val="6DCB4B16"/>
    <w:multiLevelType w:val="hybridMultilevel"/>
    <w:tmpl w:val="0FB034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6C6E8D"/>
    <w:multiLevelType w:val="hybridMultilevel"/>
    <w:tmpl w:val="FFFFFFFF"/>
    <w:lvl w:ilvl="0" w:tplc="241476A6">
      <w:start w:val="1"/>
      <w:numFmt w:val="decimal"/>
      <w:lvlText w:val="%1."/>
      <w:lvlJc w:val="left"/>
      <w:pPr>
        <w:ind w:left="720" w:hanging="360"/>
      </w:pPr>
    </w:lvl>
    <w:lvl w:ilvl="1" w:tplc="561CF684">
      <w:start w:val="1"/>
      <w:numFmt w:val="lowerLetter"/>
      <w:lvlText w:val="%2."/>
      <w:lvlJc w:val="left"/>
      <w:pPr>
        <w:ind w:left="1440" w:hanging="360"/>
      </w:pPr>
    </w:lvl>
    <w:lvl w:ilvl="2" w:tplc="D980A0A0">
      <w:start w:val="1"/>
      <w:numFmt w:val="lowerRoman"/>
      <w:lvlText w:val="%3."/>
      <w:lvlJc w:val="right"/>
      <w:pPr>
        <w:ind w:left="2160" w:hanging="180"/>
      </w:pPr>
    </w:lvl>
    <w:lvl w:ilvl="3" w:tplc="92765C20">
      <w:start w:val="1"/>
      <w:numFmt w:val="decimal"/>
      <w:lvlText w:val="%4."/>
      <w:lvlJc w:val="left"/>
      <w:pPr>
        <w:ind w:left="2880" w:hanging="360"/>
      </w:pPr>
    </w:lvl>
    <w:lvl w:ilvl="4" w:tplc="A10CCA64">
      <w:start w:val="1"/>
      <w:numFmt w:val="lowerLetter"/>
      <w:lvlText w:val="%5."/>
      <w:lvlJc w:val="left"/>
      <w:pPr>
        <w:ind w:left="3600" w:hanging="360"/>
      </w:pPr>
    </w:lvl>
    <w:lvl w:ilvl="5" w:tplc="E9E22FAE">
      <w:start w:val="1"/>
      <w:numFmt w:val="lowerRoman"/>
      <w:lvlText w:val="%6."/>
      <w:lvlJc w:val="right"/>
      <w:pPr>
        <w:ind w:left="4320" w:hanging="180"/>
      </w:pPr>
    </w:lvl>
    <w:lvl w:ilvl="6" w:tplc="A9DCCE78">
      <w:start w:val="1"/>
      <w:numFmt w:val="decimal"/>
      <w:lvlText w:val="%7."/>
      <w:lvlJc w:val="left"/>
      <w:pPr>
        <w:ind w:left="5040" w:hanging="360"/>
      </w:pPr>
    </w:lvl>
    <w:lvl w:ilvl="7" w:tplc="7E4CAA3C">
      <w:start w:val="1"/>
      <w:numFmt w:val="lowerLetter"/>
      <w:lvlText w:val="%8."/>
      <w:lvlJc w:val="left"/>
      <w:pPr>
        <w:ind w:left="5760" w:hanging="360"/>
      </w:pPr>
    </w:lvl>
    <w:lvl w:ilvl="8" w:tplc="3738CEE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EC2FE0"/>
    <w:multiLevelType w:val="hybridMultilevel"/>
    <w:tmpl w:val="41002786"/>
    <w:lvl w:ilvl="0" w:tplc="81FAC228">
      <w:start w:val="1"/>
      <w:numFmt w:val="decimal"/>
      <w:lvlText w:val="%1."/>
      <w:lvlJc w:val="left"/>
      <w:pPr>
        <w:ind w:left="720" w:hanging="360"/>
      </w:pPr>
    </w:lvl>
    <w:lvl w:ilvl="1" w:tplc="0A3E295C">
      <w:start w:val="1"/>
      <w:numFmt w:val="lowerLetter"/>
      <w:lvlText w:val="%2."/>
      <w:lvlJc w:val="left"/>
      <w:pPr>
        <w:ind w:left="1440" w:hanging="360"/>
      </w:pPr>
    </w:lvl>
    <w:lvl w:ilvl="2" w:tplc="FCB41C38">
      <w:start w:val="1"/>
      <w:numFmt w:val="lowerRoman"/>
      <w:lvlText w:val="%3."/>
      <w:lvlJc w:val="right"/>
      <w:pPr>
        <w:ind w:left="2160" w:hanging="180"/>
      </w:pPr>
    </w:lvl>
    <w:lvl w:ilvl="3" w:tplc="1B529460">
      <w:start w:val="1"/>
      <w:numFmt w:val="decimal"/>
      <w:lvlText w:val="%4."/>
      <w:lvlJc w:val="left"/>
      <w:pPr>
        <w:ind w:left="2880" w:hanging="360"/>
      </w:pPr>
    </w:lvl>
    <w:lvl w:ilvl="4" w:tplc="B0543828">
      <w:start w:val="1"/>
      <w:numFmt w:val="lowerLetter"/>
      <w:lvlText w:val="%5."/>
      <w:lvlJc w:val="left"/>
      <w:pPr>
        <w:ind w:left="3600" w:hanging="360"/>
      </w:pPr>
    </w:lvl>
    <w:lvl w:ilvl="5" w:tplc="E7E6E6F6">
      <w:start w:val="1"/>
      <w:numFmt w:val="lowerRoman"/>
      <w:lvlText w:val="%6."/>
      <w:lvlJc w:val="right"/>
      <w:pPr>
        <w:ind w:left="4320" w:hanging="180"/>
      </w:pPr>
    </w:lvl>
    <w:lvl w:ilvl="6" w:tplc="166219EC">
      <w:start w:val="1"/>
      <w:numFmt w:val="decimal"/>
      <w:lvlText w:val="%7."/>
      <w:lvlJc w:val="left"/>
      <w:pPr>
        <w:ind w:left="5040" w:hanging="360"/>
      </w:pPr>
    </w:lvl>
    <w:lvl w:ilvl="7" w:tplc="C57CD3E2">
      <w:start w:val="1"/>
      <w:numFmt w:val="lowerLetter"/>
      <w:lvlText w:val="%8."/>
      <w:lvlJc w:val="left"/>
      <w:pPr>
        <w:ind w:left="5760" w:hanging="360"/>
      </w:pPr>
    </w:lvl>
    <w:lvl w:ilvl="8" w:tplc="206E76FE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AED2708"/>
    <w:multiLevelType w:val="hybridMultilevel"/>
    <w:tmpl w:val="4C6C2D40"/>
    <w:lvl w:ilvl="0" w:tplc="2000000F">
      <w:start w:val="1"/>
      <w:numFmt w:val="decimal"/>
      <w:lvlText w:val="%1."/>
      <w:lvlJc w:val="left"/>
      <w:pPr>
        <w:ind w:left="718" w:hanging="360"/>
      </w:pPr>
    </w:lvl>
    <w:lvl w:ilvl="1" w:tplc="20000019" w:tentative="1">
      <w:start w:val="1"/>
      <w:numFmt w:val="lowerLetter"/>
      <w:lvlText w:val="%2."/>
      <w:lvlJc w:val="left"/>
      <w:pPr>
        <w:ind w:left="1438" w:hanging="360"/>
      </w:pPr>
    </w:lvl>
    <w:lvl w:ilvl="2" w:tplc="2000001B" w:tentative="1">
      <w:start w:val="1"/>
      <w:numFmt w:val="lowerRoman"/>
      <w:lvlText w:val="%3."/>
      <w:lvlJc w:val="right"/>
      <w:pPr>
        <w:ind w:left="2158" w:hanging="180"/>
      </w:pPr>
    </w:lvl>
    <w:lvl w:ilvl="3" w:tplc="2000000F" w:tentative="1">
      <w:start w:val="1"/>
      <w:numFmt w:val="decimal"/>
      <w:lvlText w:val="%4."/>
      <w:lvlJc w:val="left"/>
      <w:pPr>
        <w:ind w:left="2878" w:hanging="360"/>
      </w:pPr>
    </w:lvl>
    <w:lvl w:ilvl="4" w:tplc="20000019" w:tentative="1">
      <w:start w:val="1"/>
      <w:numFmt w:val="lowerLetter"/>
      <w:lvlText w:val="%5."/>
      <w:lvlJc w:val="left"/>
      <w:pPr>
        <w:ind w:left="3598" w:hanging="360"/>
      </w:pPr>
    </w:lvl>
    <w:lvl w:ilvl="5" w:tplc="2000001B" w:tentative="1">
      <w:start w:val="1"/>
      <w:numFmt w:val="lowerRoman"/>
      <w:lvlText w:val="%6."/>
      <w:lvlJc w:val="right"/>
      <w:pPr>
        <w:ind w:left="4318" w:hanging="180"/>
      </w:pPr>
    </w:lvl>
    <w:lvl w:ilvl="6" w:tplc="2000000F" w:tentative="1">
      <w:start w:val="1"/>
      <w:numFmt w:val="decimal"/>
      <w:lvlText w:val="%7."/>
      <w:lvlJc w:val="left"/>
      <w:pPr>
        <w:ind w:left="5038" w:hanging="360"/>
      </w:pPr>
    </w:lvl>
    <w:lvl w:ilvl="7" w:tplc="20000019" w:tentative="1">
      <w:start w:val="1"/>
      <w:numFmt w:val="lowerLetter"/>
      <w:lvlText w:val="%8."/>
      <w:lvlJc w:val="left"/>
      <w:pPr>
        <w:ind w:left="5758" w:hanging="360"/>
      </w:pPr>
    </w:lvl>
    <w:lvl w:ilvl="8" w:tplc="2000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43" w15:restartNumberingAfterBreak="0">
    <w:nsid w:val="7CC934AE"/>
    <w:multiLevelType w:val="hybridMultilevel"/>
    <w:tmpl w:val="3D927332"/>
    <w:lvl w:ilvl="0" w:tplc="D232604C">
      <w:start w:val="1"/>
      <w:numFmt w:val="decimal"/>
      <w:lvlText w:val="%1."/>
      <w:lvlJc w:val="left"/>
      <w:pPr>
        <w:ind w:left="720" w:hanging="360"/>
      </w:pPr>
    </w:lvl>
    <w:lvl w:ilvl="1" w:tplc="BD6C5EEA">
      <w:start w:val="1"/>
      <w:numFmt w:val="lowerLetter"/>
      <w:lvlText w:val="%2."/>
      <w:lvlJc w:val="left"/>
      <w:pPr>
        <w:ind w:left="1440" w:hanging="360"/>
      </w:pPr>
    </w:lvl>
    <w:lvl w:ilvl="2" w:tplc="B7CE044C">
      <w:start w:val="1"/>
      <w:numFmt w:val="lowerRoman"/>
      <w:lvlText w:val="%3."/>
      <w:lvlJc w:val="right"/>
      <w:pPr>
        <w:ind w:left="2160" w:hanging="180"/>
      </w:pPr>
    </w:lvl>
    <w:lvl w:ilvl="3" w:tplc="51267168">
      <w:start w:val="1"/>
      <w:numFmt w:val="decimal"/>
      <w:lvlText w:val="%4."/>
      <w:lvlJc w:val="left"/>
      <w:pPr>
        <w:ind w:left="2880" w:hanging="360"/>
      </w:pPr>
    </w:lvl>
    <w:lvl w:ilvl="4" w:tplc="29D402B6">
      <w:start w:val="1"/>
      <w:numFmt w:val="lowerLetter"/>
      <w:lvlText w:val="%5."/>
      <w:lvlJc w:val="left"/>
      <w:pPr>
        <w:ind w:left="3600" w:hanging="360"/>
      </w:pPr>
    </w:lvl>
    <w:lvl w:ilvl="5" w:tplc="39D6327C">
      <w:start w:val="1"/>
      <w:numFmt w:val="lowerRoman"/>
      <w:lvlText w:val="%6."/>
      <w:lvlJc w:val="right"/>
      <w:pPr>
        <w:ind w:left="4320" w:hanging="180"/>
      </w:pPr>
    </w:lvl>
    <w:lvl w:ilvl="6" w:tplc="09E4B014">
      <w:start w:val="1"/>
      <w:numFmt w:val="decimal"/>
      <w:lvlText w:val="%7."/>
      <w:lvlJc w:val="left"/>
      <w:pPr>
        <w:ind w:left="5040" w:hanging="360"/>
      </w:pPr>
    </w:lvl>
    <w:lvl w:ilvl="7" w:tplc="6CAA559C">
      <w:start w:val="1"/>
      <w:numFmt w:val="lowerLetter"/>
      <w:lvlText w:val="%8."/>
      <w:lvlJc w:val="left"/>
      <w:pPr>
        <w:ind w:left="5760" w:hanging="360"/>
      </w:pPr>
    </w:lvl>
    <w:lvl w:ilvl="8" w:tplc="CD2CCCE2">
      <w:start w:val="1"/>
      <w:numFmt w:val="lowerRoman"/>
      <w:lvlText w:val="%9."/>
      <w:lvlJc w:val="right"/>
      <w:pPr>
        <w:ind w:left="6480" w:hanging="180"/>
      </w:pPr>
    </w:lvl>
  </w:abstract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1" w16cid:durableId="1942293294">
    <w:abstractNumId w:val="24"/>
  </w:num>
  <w:num w:numId="2" w16cid:durableId="642277841">
    <w:abstractNumId w:val="40"/>
  </w:num>
  <w:num w:numId="3" w16cid:durableId="1189563470">
    <w:abstractNumId w:val="14"/>
  </w:num>
  <w:num w:numId="4" w16cid:durableId="1861041941">
    <w:abstractNumId w:val="32"/>
  </w:num>
  <w:num w:numId="5" w16cid:durableId="563031092">
    <w:abstractNumId w:val="10"/>
  </w:num>
  <w:num w:numId="6" w16cid:durableId="537157346">
    <w:abstractNumId w:val="36"/>
  </w:num>
  <w:num w:numId="7" w16cid:durableId="1365059869">
    <w:abstractNumId w:val="7"/>
  </w:num>
  <w:num w:numId="8" w16cid:durableId="26608326">
    <w:abstractNumId w:val="15"/>
  </w:num>
  <w:num w:numId="9" w16cid:durableId="271717054">
    <w:abstractNumId w:val="16"/>
  </w:num>
  <w:num w:numId="10" w16cid:durableId="540092325">
    <w:abstractNumId w:val="27"/>
  </w:num>
  <w:num w:numId="11" w16cid:durableId="1861241253">
    <w:abstractNumId w:val="5"/>
  </w:num>
  <w:num w:numId="12" w16cid:durableId="545260930">
    <w:abstractNumId w:val="9"/>
  </w:num>
  <w:num w:numId="13" w16cid:durableId="1585802649">
    <w:abstractNumId w:val="29"/>
  </w:num>
  <w:num w:numId="14" w16cid:durableId="1849250972">
    <w:abstractNumId w:val="11"/>
  </w:num>
  <w:num w:numId="15" w16cid:durableId="409931382">
    <w:abstractNumId w:val="21"/>
  </w:num>
  <w:num w:numId="16" w16cid:durableId="805582268">
    <w:abstractNumId w:val="22"/>
  </w:num>
  <w:num w:numId="17" w16cid:durableId="2036540932">
    <w:abstractNumId w:val="3"/>
  </w:num>
  <w:num w:numId="18" w16cid:durableId="2145537523">
    <w:abstractNumId w:val="43"/>
  </w:num>
  <w:num w:numId="19" w16cid:durableId="969671587">
    <w:abstractNumId w:val="26"/>
  </w:num>
  <w:num w:numId="20" w16cid:durableId="1136680367">
    <w:abstractNumId w:val="12"/>
  </w:num>
  <w:num w:numId="21" w16cid:durableId="921718184">
    <w:abstractNumId w:val="41"/>
  </w:num>
  <w:num w:numId="22" w16cid:durableId="383801223">
    <w:abstractNumId w:val="17"/>
  </w:num>
  <w:num w:numId="23" w16cid:durableId="572815130">
    <w:abstractNumId w:val="0"/>
  </w:num>
  <w:num w:numId="24" w16cid:durableId="767696602">
    <w:abstractNumId w:val="37"/>
  </w:num>
  <w:num w:numId="25" w16cid:durableId="1799757984">
    <w:abstractNumId w:val="31"/>
  </w:num>
  <w:num w:numId="26" w16cid:durableId="652103192">
    <w:abstractNumId w:val="34"/>
  </w:num>
  <w:num w:numId="27" w16cid:durableId="289091669">
    <w:abstractNumId w:val="18"/>
  </w:num>
  <w:num w:numId="28" w16cid:durableId="2105833839">
    <w:abstractNumId w:val="30"/>
  </w:num>
  <w:num w:numId="29" w16cid:durableId="1584797786">
    <w:abstractNumId w:val="6"/>
  </w:num>
  <w:num w:numId="30" w16cid:durableId="1230262397">
    <w:abstractNumId w:val="42"/>
  </w:num>
  <w:num w:numId="31" w16cid:durableId="939413364">
    <w:abstractNumId w:val="38"/>
  </w:num>
  <w:num w:numId="32" w16cid:durableId="605164104">
    <w:abstractNumId w:val="4"/>
  </w:num>
  <w:num w:numId="33" w16cid:durableId="1905528589">
    <w:abstractNumId w:val="2"/>
  </w:num>
  <w:num w:numId="34" w16cid:durableId="1589533793">
    <w:abstractNumId w:val="28"/>
  </w:num>
  <w:num w:numId="35" w16cid:durableId="1570580919">
    <w:abstractNumId w:val="39"/>
  </w:num>
  <w:num w:numId="36" w16cid:durableId="12848287">
    <w:abstractNumId w:val="1"/>
  </w:num>
  <w:num w:numId="37" w16cid:durableId="1790736406">
    <w:abstractNumId w:val="13"/>
  </w:num>
  <w:num w:numId="38" w16cid:durableId="568074644">
    <w:abstractNumId w:val="19"/>
  </w:num>
  <w:num w:numId="39" w16cid:durableId="897471079">
    <w:abstractNumId w:val="33"/>
  </w:num>
  <w:num w:numId="40" w16cid:durableId="1774132332">
    <w:abstractNumId w:val="23"/>
  </w:num>
  <w:num w:numId="41" w16cid:durableId="675234708">
    <w:abstractNumId w:val="20"/>
  </w:num>
  <w:num w:numId="42" w16cid:durableId="1058363380">
    <w:abstractNumId w:val="25"/>
  </w:num>
  <w:num w:numId="43" w16cid:durableId="1855151455">
    <w:abstractNumId w:val="8"/>
  </w:num>
  <w:num w:numId="44" w16cid:durableId="125856814">
    <w:abstractNumId w:val="35"/>
  </w:num>
  <w:numIdMacAtCleanup w:val="44"/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Esha Mohammed Abdallah">
    <w15:presenceInfo w15:providerId="AD" w15:userId="S::eshamohammed@swahilipothub.co.ke::2c2e9cf8-9009-496d-b198-7ec8f48d9faa"/>
  </w15:person>
  <w15:person w15:author="James Ndung'u">
    <w15:presenceInfo w15:providerId="AD" w15:userId="S::james@swahilipothub.co.ke::9858ae54-a96d-48a0-af65-adcad032cd9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jSwNDOzsLA0tjQxMDBT0lEKTi0uzszPAykwrAUALxB/rSwAAAA="/>
  </w:docVars>
  <w:rsids>
    <w:rsidRoot w:val="00203B99"/>
    <w:rsid w:val="00000875"/>
    <w:rsid w:val="000009C4"/>
    <w:rsid w:val="0004114F"/>
    <w:rsid w:val="00067212"/>
    <w:rsid w:val="00086AC9"/>
    <w:rsid w:val="00097777"/>
    <w:rsid w:val="000D7612"/>
    <w:rsid w:val="000F79D5"/>
    <w:rsid w:val="001057CC"/>
    <w:rsid w:val="00113B0C"/>
    <w:rsid w:val="00113F50"/>
    <w:rsid w:val="001339FE"/>
    <w:rsid w:val="00136550"/>
    <w:rsid w:val="00146A0D"/>
    <w:rsid w:val="00154909"/>
    <w:rsid w:val="0016120F"/>
    <w:rsid w:val="001704FF"/>
    <w:rsid w:val="00170ADA"/>
    <w:rsid w:val="00195DB0"/>
    <w:rsid w:val="0019EDA0"/>
    <w:rsid w:val="001F4F3F"/>
    <w:rsid w:val="00203B99"/>
    <w:rsid w:val="00256BEF"/>
    <w:rsid w:val="0026611E"/>
    <w:rsid w:val="00267894"/>
    <w:rsid w:val="00271B4F"/>
    <w:rsid w:val="002800BE"/>
    <w:rsid w:val="002A2604"/>
    <w:rsid w:val="002A68DC"/>
    <w:rsid w:val="002A707A"/>
    <w:rsid w:val="002B185A"/>
    <w:rsid w:val="0032308F"/>
    <w:rsid w:val="0033421B"/>
    <w:rsid w:val="00356961"/>
    <w:rsid w:val="0037588E"/>
    <w:rsid w:val="00381241"/>
    <w:rsid w:val="0038414F"/>
    <w:rsid w:val="003B3E22"/>
    <w:rsid w:val="003B42E1"/>
    <w:rsid w:val="003C5C4A"/>
    <w:rsid w:val="003D5C62"/>
    <w:rsid w:val="003E3938"/>
    <w:rsid w:val="003F200E"/>
    <w:rsid w:val="003F3963"/>
    <w:rsid w:val="004050E3"/>
    <w:rsid w:val="004065A3"/>
    <w:rsid w:val="00416E4C"/>
    <w:rsid w:val="0042598B"/>
    <w:rsid w:val="0044624C"/>
    <w:rsid w:val="00447CD9"/>
    <w:rsid w:val="00474F73"/>
    <w:rsid w:val="00485448"/>
    <w:rsid w:val="00487217"/>
    <w:rsid w:val="00491859"/>
    <w:rsid w:val="004F1C66"/>
    <w:rsid w:val="0054C9D1"/>
    <w:rsid w:val="00553673"/>
    <w:rsid w:val="0057286A"/>
    <w:rsid w:val="00577EC8"/>
    <w:rsid w:val="005852B4"/>
    <w:rsid w:val="005940AF"/>
    <w:rsid w:val="00596860"/>
    <w:rsid w:val="005B0F9F"/>
    <w:rsid w:val="005C4D08"/>
    <w:rsid w:val="005D92C3"/>
    <w:rsid w:val="005DDD4A"/>
    <w:rsid w:val="005E1642"/>
    <w:rsid w:val="005E69C1"/>
    <w:rsid w:val="005E69F4"/>
    <w:rsid w:val="005F79E1"/>
    <w:rsid w:val="006270EF"/>
    <w:rsid w:val="0064238F"/>
    <w:rsid w:val="0064500E"/>
    <w:rsid w:val="00652622"/>
    <w:rsid w:val="0067752D"/>
    <w:rsid w:val="00677ABF"/>
    <w:rsid w:val="0069736C"/>
    <w:rsid w:val="006E2F6E"/>
    <w:rsid w:val="006F33DE"/>
    <w:rsid w:val="006F6659"/>
    <w:rsid w:val="00706C9C"/>
    <w:rsid w:val="00724865"/>
    <w:rsid w:val="007517B2"/>
    <w:rsid w:val="00760E46"/>
    <w:rsid w:val="00764C57"/>
    <w:rsid w:val="00787308"/>
    <w:rsid w:val="00791FFE"/>
    <w:rsid w:val="007A64D3"/>
    <w:rsid w:val="0081596A"/>
    <w:rsid w:val="00831959"/>
    <w:rsid w:val="00841293"/>
    <w:rsid w:val="00854662"/>
    <w:rsid w:val="00863948"/>
    <w:rsid w:val="00877D5C"/>
    <w:rsid w:val="00897C4F"/>
    <w:rsid w:val="008C2CFD"/>
    <w:rsid w:val="008C3A22"/>
    <w:rsid w:val="008C7119"/>
    <w:rsid w:val="008D6FC9"/>
    <w:rsid w:val="008F7BA6"/>
    <w:rsid w:val="00904F9E"/>
    <w:rsid w:val="0091193F"/>
    <w:rsid w:val="00917760"/>
    <w:rsid w:val="00919D21"/>
    <w:rsid w:val="00927A15"/>
    <w:rsid w:val="0094353E"/>
    <w:rsid w:val="00945D1B"/>
    <w:rsid w:val="00983D5E"/>
    <w:rsid w:val="00A00891"/>
    <w:rsid w:val="00A0A340"/>
    <w:rsid w:val="00A13A17"/>
    <w:rsid w:val="00A21E08"/>
    <w:rsid w:val="00A26465"/>
    <w:rsid w:val="00A50EBB"/>
    <w:rsid w:val="00A5C039"/>
    <w:rsid w:val="00A61C15"/>
    <w:rsid w:val="00A77AF7"/>
    <w:rsid w:val="00A8D53B"/>
    <w:rsid w:val="00A919C9"/>
    <w:rsid w:val="00AC7139"/>
    <w:rsid w:val="00AF32D4"/>
    <w:rsid w:val="00B3B716"/>
    <w:rsid w:val="00B535B7"/>
    <w:rsid w:val="00B54E5C"/>
    <w:rsid w:val="00B61369"/>
    <w:rsid w:val="00B71803"/>
    <w:rsid w:val="00B74CBE"/>
    <w:rsid w:val="00B858CD"/>
    <w:rsid w:val="00B902FE"/>
    <w:rsid w:val="00BA0851"/>
    <w:rsid w:val="00C030FF"/>
    <w:rsid w:val="00C0489E"/>
    <w:rsid w:val="00C36D94"/>
    <w:rsid w:val="00C439DF"/>
    <w:rsid w:val="00C57E51"/>
    <w:rsid w:val="00C87938"/>
    <w:rsid w:val="00C91A2D"/>
    <w:rsid w:val="00C979FB"/>
    <w:rsid w:val="00CA7379"/>
    <w:rsid w:val="00CB3AAD"/>
    <w:rsid w:val="00CB6ECF"/>
    <w:rsid w:val="00CF503B"/>
    <w:rsid w:val="00D2228B"/>
    <w:rsid w:val="00D249A6"/>
    <w:rsid w:val="00D31D26"/>
    <w:rsid w:val="00D32DC9"/>
    <w:rsid w:val="00D4482D"/>
    <w:rsid w:val="00DB1B0C"/>
    <w:rsid w:val="00DB3D08"/>
    <w:rsid w:val="00E01E1A"/>
    <w:rsid w:val="00E04B26"/>
    <w:rsid w:val="00E102C8"/>
    <w:rsid w:val="00E103C3"/>
    <w:rsid w:val="00E330A4"/>
    <w:rsid w:val="00E372AA"/>
    <w:rsid w:val="00E72475"/>
    <w:rsid w:val="00E87983"/>
    <w:rsid w:val="00EB3F0F"/>
    <w:rsid w:val="00EC362E"/>
    <w:rsid w:val="00ED2B7B"/>
    <w:rsid w:val="00ED5329"/>
    <w:rsid w:val="00ED757C"/>
    <w:rsid w:val="00EE427E"/>
    <w:rsid w:val="00F12826"/>
    <w:rsid w:val="00F13A0C"/>
    <w:rsid w:val="00F26003"/>
    <w:rsid w:val="00F504C0"/>
    <w:rsid w:val="00F51195"/>
    <w:rsid w:val="00FB0727"/>
    <w:rsid w:val="00FB125A"/>
    <w:rsid w:val="00FC1FE4"/>
    <w:rsid w:val="00FC541F"/>
    <w:rsid w:val="00FC6246"/>
    <w:rsid w:val="00FE4ECB"/>
    <w:rsid w:val="0107C273"/>
    <w:rsid w:val="0108FD43"/>
    <w:rsid w:val="010D08F9"/>
    <w:rsid w:val="01116703"/>
    <w:rsid w:val="01295ECB"/>
    <w:rsid w:val="0154584B"/>
    <w:rsid w:val="01545E14"/>
    <w:rsid w:val="01564156"/>
    <w:rsid w:val="01657B2B"/>
    <w:rsid w:val="01691A29"/>
    <w:rsid w:val="01697E87"/>
    <w:rsid w:val="016F38E3"/>
    <w:rsid w:val="017254C8"/>
    <w:rsid w:val="0181F65F"/>
    <w:rsid w:val="0186FAED"/>
    <w:rsid w:val="0189B026"/>
    <w:rsid w:val="018CBE44"/>
    <w:rsid w:val="01937739"/>
    <w:rsid w:val="01977EBF"/>
    <w:rsid w:val="01A4B80A"/>
    <w:rsid w:val="01A52963"/>
    <w:rsid w:val="01A8DCF2"/>
    <w:rsid w:val="01BC006A"/>
    <w:rsid w:val="01BD674B"/>
    <w:rsid w:val="01C5D9C9"/>
    <w:rsid w:val="01DBB5B5"/>
    <w:rsid w:val="01E20AA0"/>
    <w:rsid w:val="01E5967F"/>
    <w:rsid w:val="01EE1B52"/>
    <w:rsid w:val="0215988E"/>
    <w:rsid w:val="0216F455"/>
    <w:rsid w:val="02435701"/>
    <w:rsid w:val="0272657D"/>
    <w:rsid w:val="02803C56"/>
    <w:rsid w:val="028E325E"/>
    <w:rsid w:val="028F3C61"/>
    <w:rsid w:val="02911F6A"/>
    <w:rsid w:val="02A13E96"/>
    <w:rsid w:val="02C200DE"/>
    <w:rsid w:val="02C5E181"/>
    <w:rsid w:val="02CD4DB7"/>
    <w:rsid w:val="02D23DF9"/>
    <w:rsid w:val="02D49D7C"/>
    <w:rsid w:val="02E78A23"/>
    <w:rsid w:val="02F731A3"/>
    <w:rsid w:val="02FB43A5"/>
    <w:rsid w:val="02FD1BE6"/>
    <w:rsid w:val="030F6E0D"/>
    <w:rsid w:val="0336434A"/>
    <w:rsid w:val="033CE994"/>
    <w:rsid w:val="03466879"/>
    <w:rsid w:val="034E9763"/>
    <w:rsid w:val="0358F5B2"/>
    <w:rsid w:val="035D2B51"/>
    <w:rsid w:val="03611ABB"/>
    <w:rsid w:val="0368B550"/>
    <w:rsid w:val="03759EF1"/>
    <w:rsid w:val="037CCBF6"/>
    <w:rsid w:val="03824C29"/>
    <w:rsid w:val="0386A353"/>
    <w:rsid w:val="03953659"/>
    <w:rsid w:val="03A4200F"/>
    <w:rsid w:val="03A4CEA3"/>
    <w:rsid w:val="03BC5D82"/>
    <w:rsid w:val="03CCFB64"/>
    <w:rsid w:val="03D37309"/>
    <w:rsid w:val="03DCCE04"/>
    <w:rsid w:val="03DEA698"/>
    <w:rsid w:val="03F4F33F"/>
    <w:rsid w:val="03F7D79E"/>
    <w:rsid w:val="04017DFC"/>
    <w:rsid w:val="04053E7D"/>
    <w:rsid w:val="04077155"/>
    <w:rsid w:val="042335FB"/>
    <w:rsid w:val="043CF55B"/>
    <w:rsid w:val="04402618"/>
    <w:rsid w:val="0452792D"/>
    <w:rsid w:val="045EB4FE"/>
    <w:rsid w:val="046541A6"/>
    <w:rsid w:val="046A12C7"/>
    <w:rsid w:val="046A9E49"/>
    <w:rsid w:val="047FCA68"/>
    <w:rsid w:val="0484336D"/>
    <w:rsid w:val="048CD391"/>
    <w:rsid w:val="048D05C8"/>
    <w:rsid w:val="048EECA2"/>
    <w:rsid w:val="049F6866"/>
    <w:rsid w:val="04A6CEEC"/>
    <w:rsid w:val="04B0976F"/>
    <w:rsid w:val="04C17036"/>
    <w:rsid w:val="04C3A9D2"/>
    <w:rsid w:val="04C96554"/>
    <w:rsid w:val="04CD79F4"/>
    <w:rsid w:val="04CFF11A"/>
    <w:rsid w:val="04D11A42"/>
    <w:rsid w:val="04D1E2D0"/>
    <w:rsid w:val="04D6CD85"/>
    <w:rsid w:val="04DA330A"/>
    <w:rsid w:val="04DBA33A"/>
    <w:rsid w:val="04E52C94"/>
    <w:rsid w:val="04E60058"/>
    <w:rsid w:val="04E93391"/>
    <w:rsid w:val="05017F0A"/>
    <w:rsid w:val="0502EAC3"/>
    <w:rsid w:val="0503B8C7"/>
    <w:rsid w:val="0526503B"/>
    <w:rsid w:val="052D0ADC"/>
    <w:rsid w:val="052E0A89"/>
    <w:rsid w:val="052F7F74"/>
    <w:rsid w:val="053831F4"/>
    <w:rsid w:val="05442A1C"/>
    <w:rsid w:val="054EB39E"/>
    <w:rsid w:val="054F96FA"/>
    <w:rsid w:val="0569465D"/>
    <w:rsid w:val="057C1B1F"/>
    <w:rsid w:val="0580D7F2"/>
    <w:rsid w:val="058E5C78"/>
    <w:rsid w:val="0591A50D"/>
    <w:rsid w:val="05A0F8DF"/>
    <w:rsid w:val="05ACE639"/>
    <w:rsid w:val="05B397A4"/>
    <w:rsid w:val="05CC4FB1"/>
    <w:rsid w:val="05D7274D"/>
    <w:rsid w:val="05DFEDC8"/>
    <w:rsid w:val="05E51F46"/>
    <w:rsid w:val="05E5A64F"/>
    <w:rsid w:val="05F999A8"/>
    <w:rsid w:val="0603F2A3"/>
    <w:rsid w:val="06118362"/>
    <w:rsid w:val="06147423"/>
    <w:rsid w:val="061BCB71"/>
    <w:rsid w:val="06319AD4"/>
    <w:rsid w:val="0632836B"/>
    <w:rsid w:val="063F953C"/>
    <w:rsid w:val="06444826"/>
    <w:rsid w:val="06697A0B"/>
    <w:rsid w:val="067FFD18"/>
    <w:rsid w:val="0683E9F9"/>
    <w:rsid w:val="069BB116"/>
    <w:rsid w:val="06A12AFA"/>
    <w:rsid w:val="06A7498D"/>
    <w:rsid w:val="06AA3134"/>
    <w:rsid w:val="06AF33AB"/>
    <w:rsid w:val="06B02426"/>
    <w:rsid w:val="06B27C69"/>
    <w:rsid w:val="06D431CF"/>
    <w:rsid w:val="06DED8DD"/>
    <w:rsid w:val="06E31C69"/>
    <w:rsid w:val="06E5437E"/>
    <w:rsid w:val="06FF6619"/>
    <w:rsid w:val="070EAD5B"/>
    <w:rsid w:val="07110222"/>
    <w:rsid w:val="0719C3E6"/>
    <w:rsid w:val="071F2F37"/>
    <w:rsid w:val="07410338"/>
    <w:rsid w:val="0748BD02"/>
    <w:rsid w:val="075CB1C4"/>
    <w:rsid w:val="076AE6F5"/>
    <w:rsid w:val="077065B3"/>
    <w:rsid w:val="07798D73"/>
    <w:rsid w:val="078A37B0"/>
    <w:rsid w:val="0795977C"/>
    <w:rsid w:val="07A0F57A"/>
    <w:rsid w:val="07A7476A"/>
    <w:rsid w:val="07AFF563"/>
    <w:rsid w:val="07C01A32"/>
    <w:rsid w:val="07CE41FA"/>
    <w:rsid w:val="07D2C711"/>
    <w:rsid w:val="07D93FEC"/>
    <w:rsid w:val="07F84B8D"/>
    <w:rsid w:val="07F8F4DE"/>
    <w:rsid w:val="08048093"/>
    <w:rsid w:val="0808E5FA"/>
    <w:rsid w:val="080C51CC"/>
    <w:rsid w:val="0810A268"/>
    <w:rsid w:val="082E9995"/>
    <w:rsid w:val="083136B1"/>
    <w:rsid w:val="083897DE"/>
    <w:rsid w:val="0840030E"/>
    <w:rsid w:val="0846F7E4"/>
    <w:rsid w:val="084B6402"/>
    <w:rsid w:val="085D9A87"/>
    <w:rsid w:val="085F7A4C"/>
    <w:rsid w:val="086722C1"/>
    <w:rsid w:val="08700173"/>
    <w:rsid w:val="08947389"/>
    <w:rsid w:val="08A64D7D"/>
    <w:rsid w:val="08A7181B"/>
    <w:rsid w:val="08C6E39D"/>
    <w:rsid w:val="08C85818"/>
    <w:rsid w:val="08D4E4D7"/>
    <w:rsid w:val="08D6B624"/>
    <w:rsid w:val="08ECE5AB"/>
    <w:rsid w:val="08FDC279"/>
    <w:rsid w:val="0917AC42"/>
    <w:rsid w:val="09251FA7"/>
    <w:rsid w:val="0926E030"/>
    <w:rsid w:val="092CA4FC"/>
    <w:rsid w:val="092D1AD7"/>
    <w:rsid w:val="0932435A"/>
    <w:rsid w:val="0932CA53"/>
    <w:rsid w:val="093C43C3"/>
    <w:rsid w:val="094A5C53"/>
    <w:rsid w:val="0963A3D3"/>
    <w:rsid w:val="09700F09"/>
    <w:rsid w:val="09772AEA"/>
    <w:rsid w:val="097D87EB"/>
    <w:rsid w:val="098BDD16"/>
    <w:rsid w:val="099A6201"/>
    <w:rsid w:val="09A1FF68"/>
    <w:rsid w:val="09A6BCB3"/>
    <w:rsid w:val="09A8E991"/>
    <w:rsid w:val="09ABA169"/>
    <w:rsid w:val="09B54355"/>
    <w:rsid w:val="09B6ECE8"/>
    <w:rsid w:val="09CECC20"/>
    <w:rsid w:val="09FA05EA"/>
    <w:rsid w:val="0A10C9BD"/>
    <w:rsid w:val="0A22D45F"/>
    <w:rsid w:val="0A27A674"/>
    <w:rsid w:val="0A28913D"/>
    <w:rsid w:val="0A3388E9"/>
    <w:rsid w:val="0A3D5F9E"/>
    <w:rsid w:val="0A4004E4"/>
    <w:rsid w:val="0A416568"/>
    <w:rsid w:val="0A4EE416"/>
    <w:rsid w:val="0A4F6C3B"/>
    <w:rsid w:val="0A55F321"/>
    <w:rsid w:val="0A592376"/>
    <w:rsid w:val="0A5E2AF3"/>
    <w:rsid w:val="0A60E0B0"/>
    <w:rsid w:val="0A8C0ADC"/>
    <w:rsid w:val="0A9875BA"/>
    <w:rsid w:val="0AB611C4"/>
    <w:rsid w:val="0AB832E0"/>
    <w:rsid w:val="0AD2B32C"/>
    <w:rsid w:val="0AD79A0C"/>
    <w:rsid w:val="0AD8446E"/>
    <w:rsid w:val="0AF47243"/>
    <w:rsid w:val="0B15CA53"/>
    <w:rsid w:val="0B1F7373"/>
    <w:rsid w:val="0B240FBF"/>
    <w:rsid w:val="0B242BE9"/>
    <w:rsid w:val="0B39A764"/>
    <w:rsid w:val="0B4FB1CE"/>
    <w:rsid w:val="0B54D960"/>
    <w:rsid w:val="0B6129B3"/>
    <w:rsid w:val="0B657C81"/>
    <w:rsid w:val="0B69D1E6"/>
    <w:rsid w:val="0B6E0636"/>
    <w:rsid w:val="0B7304AF"/>
    <w:rsid w:val="0B74D113"/>
    <w:rsid w:val="0B76539C"/>
    <w:rsid w:val="0B879B4A"/>
    <w:rsid w:val="0B8DDFEE"/>
    <w:rsid w:val="0B9B0D3F"/>
    <w:rsid w:val="0BB2A8EE"/>
    <w:rsid w:val="0BC42059"/>
    <w:rsid w:val="0BD619B7"/>
    <w:rsid w:val="0BDE5A59"/>
    <w:rsid w:val="0BF1A5C7"/>
    <w:rsid w:val="0BF3DBBD"/>
    <w:rsid w:val="0C090C3B"/>
    <w:rsid w:val="0C2532A6"/>
    <w:rsid w:val="0C336B93"/>
    <w:rsid w:val="0C367F6D"/>
    <w:rsid w:val="0C47E00A"/>
    <w:rsid w:val="0C5DA690"/>
    <w:rsid w:val="0C6B4275"/>
    <w:rsid w:val="0C6C7C46"/>
    <w:rsid w:val="0C795266"/>
    <w:rsid w:val="0C7E9110"/>
    <w:rsid w:val="0C82601C"/>
    <w:rsid w:val="0C84AC93"/>
    <w:rsid w:val="0C8B6823"/>
    <w:rsid w:val="0C95535D"/>
    <w:rsid w:val="0CA1AD97"/>
    <w:rsid w:val="0CA3330B"/>
    <w:rsid w:val="0CA7DB6B"/>
    <w:rsid w:val="0CBF0A56"/>
    <w:rsid w:val="0CCC94A3"/>
    <w:rsid w:val="0CDAE773"/>
    <w:rsid w:val="0CEEB5C4"/>
    <w:rsid w:val="0CF9C21B"/>
    <w:rsid w:val="0D05F2C3"/>
    <w:rsid w:val="0D0879D7"/>
    <w:rsid w:val="0D0A718D"/>
    <w:rsid w:val="0D0BE93E"/>
    <w:rsid w:val="0D1289BB"/>
    <w:rsid w:val="0D136674"/>
    <w:rsid w:val="0D1F8686"/>
    <w:rsid w:val="0D27A47B"/>
    <w:rsid w:val="0D2D0BAD"/>
    <w:rsid w:val="0D50BDE2"/>
    <w:rsid w:val="0D511161"/>
    <w:rsid w:val="0D5257FD"/>
    <w:rsid w:val="0D6725BB"/>
    <w:rsid w:val="0D6E8BC5"/>
    <w:rsid w:val="0D8ACEF5"/>
    <w:rsid w:val="0D9062AA"/>
    <w:rsid w:val="0D91C724"/>
    <w:rsid w:val="0D953142"/>
    <w:rsid w:val="0DA0DAA8"/>
    <w:rsid w:val="0DA4E583"/>
    <w:rsid w:val="0DA52CBD"/>
    <w:rsid w:val="0DB35DC3"/>
    <w:rsid w:val="0DC30B42"/>
    <w:rsid w:val="0DCADBE8"/>
    <w:rsid w:val="0DCE4CFD"/>
    <w:rsid w:val="0DE3BE57"/>
    <w:rsid w:val="0DE3C632"/>
    <w:rsid w:val="0DF0609A"/>
    <w:rsid w:val="0E03784A"/>
    <w:rsid w:val="0E1B7D36"/>
    <w:rsid w:val="0E3031F1"/>
    <w:rsid w:val="0E357176"/>
    <w:rsid w:val="0E42F010"/>
    <w:rsid w:val="0E466ABC"/>
    <w:rsid w:val="0E5CE533"/>
    <w:rsid w:val="0E620078"/>
    <w:rsid w:val="0E64A2BE"/>
    <w:rsid w:val="0E78C307"/>
    <w:rsid w:val="0E792681"/>
    <w:rsid w:val="0E7B180E"/>
    <w:rsid w:val="0EA797CE"/>
    <w:rsid w:val="0EB7B07A"/>
    <w:rsid w:val="0EC430D2"/>
    <w:rsid w:val="0ED6EFD2"/>
    <w:rsid w:val="0EE050BB"/>
    <w:rsid w:val="0EE525F1"/>
    <w:rsid w:val="0EF7656F"/>
    <w:rsid w:val="0EFB109E"/>
    <w:rsid w:val="0F043E43"/>
    <w:rsid w:val="0F277E0C"/>
    <w:rsid w:val="0F2ED4FA"/>
    <w:rsid w:val="0F380EC6"/>
    <w:rsid w:val="0F53D947"/>
    <w:rsid w:val="0F587FED"/>
    <w:rsid w:val="0F61FCA1"/>
    <w:rsid w:val="0F6FFABD"/>
    <w:rsid w:val="0F7556DB"/>
    <w:rsid w:val="0F77106A"/>
    <w:rsid w:val="0F81EC1E"/>
    <w:rsid w:val="0F84FD35"/>
    <w:rsid w:val="0F90E0CD"/>
    <w:rsid w:val="0F9657B4"/>
    <w:rsid w:val="0F992A64"/>
    <w:rsid w:val="0F9EBFDF"/>
    <w:rsid w:val="0FAF2662"/>
    <w:rsid w:val="0FB00EB4"/>
    <w:rsid w:val="0FBB007E"/>
    <w:rsid w:val="0FE7EFF4"/>
    <w:rsid w:val="0FF782B8"/>
    <w:rsid w:val="0FFE587F"/>
    <w:rsid w:val="101DF742"/>
    <w:rsid w:val="10247834"/>
    <w:rsid w:val="1027FCB7"/>
    <w:rsid w:val="102BAFC8"/>
    <w:rsid w:val="1034C287"/>
    <w:rsid w:val="103C756B"/>
    <w:rsid w:val="105969F6"/>
    <w:rsid w:val="1059829D"/>
    <w:rsid w:val="1068671B"/>
    <w:rsid w:val="107B911C"/>
    <w:rsid w:val="107F6DF2"/>
    <w:rsid w:val="108E3CF9"/>
    <w:rsid w:val="108E7495"/>
    <w:rsid w:val="109F6A0E"/>
    <w:rsid w:val="10B15679"/>
    <w:rsid w:val="10C6A66D"/>
    <w:rsid w:val="10D5DDFA"/>
    <w:rsid w:val="10D8F44B"/>
    <w:rsid w:val="10D96458"/>
    <w:rsid w:val="10DC9862"/>
    <w:rsid w:val="10E62A7E"/>
    <w:rsid w:val="10F42476"/>
    <w:rsid w:val="10F5D6BA"/>
    <w:rsid w:val="10FFA031"/>
    <w:rsid w:val="1106105C"/>
    <w:rsid w:val="110A28E9"/>
    <w:rsid w:val="1112A65E"/>
    <w:rsid w:val="113E9202"/>
    <w:rsid w:val="1150E3FC"/>
    <w:rsid w:val="1153E4B6"/>
    <w:rsid w:val="1162DE56"/>
    <w:rsid w:val="1163EF5F"/>
    <w:rsid w:val="1166D023"/>
    <w:rsid w:val="1169665E"/>
    <w:rsid w:val="118000FD"/>
    <w:rsid w:val="1189F30C"/>
    <w:rsid w:val="11A6EC07"/>
    <w:rsid w:val="11A730C0"/>
    <w:rsid w:val="11CA5DAA"/>
    <w:rsid w:val="11CF1BD4"/>
    <w:rsid w:val="11CF9880"/>
    <w:rsid w:val="11CFD173"/>
    <w:rsid w:val="11EA622A"/>
    <w:rsid w:val="11F6261D"/>
    <w:rsid w:val="11FB5D9F"/>
    <w:rsid w:val="120CB3D1"/>
    <w:rsid w:val="1210CBF9"/>
    <w:rsid w:val="121B95E0"/>
    <w:rsid w:val="12315EBE"/>
    <w:rsid w:val="123369C3"/>
    <w:rsid w:val="1238D203"/>
    <w:rsid w:val="12421F81"/>
    <w:rsid w:val="1244F7ED"/>
    <w:rsid w:val="124B958B"/>
    <w:rsid w:val="1253FFE1"/>
    <w:rsid w:val="12555B7A"/>
    <w:rsid w:val="12582DBB"/>
    <w:rsid w:val="125F728A"/>
    <w:rsid w:val="12728ED7"/>
    <w:rsid w:val="127E9CBA"/>
    <w:rsid w:val="12831C22"/>
    <w:rsid w:val="12876F80"/>
    <w:rsid w:val="12889A4A"/>
    <w:rsid w:val="129D1679"/>
    <w:rsid w:val="12AB9BC0"/>
    <w:rsid w:val="12AEEE60"/>
    <w:rsid w:val="12BA7A71"/>
    <w:rsid w:val="12BB3902"/>
    <w:rsid w:val="12C2606E"/>
    <w:rsid w:val="12C27896"/>
    <w:rsid w:val="12CDC9F4"/>
    <w:rsid w:val="12D2259E"/>
    <w:rsid w:val="12DE2CF9"/>
    <w:rsid w:val="12EEF1BA"/>
    <w:rsid w:val="130C48E9"/>
    <w:rsid w:val="130CD2A2"/>
    <w:rsid w:val="1312A420"/>
    <w:rsid w:val="1322922F"/>
    <w:rsid w:val="132E4434"/>
    <w:rsid w:val="1334E09E"/>
    <w:rsid w:val="1336C9A5"/>
    <w:rsid w:val="133D8CBD"/>
    <w:rsid w:val="133DF2BD"/>
    <w:rsid w:val="134269DA"/>
    <w:rsid w:val="1346C213"/>
    <w:rsid w:val="134BC9D4"/>
    <w:rsid w:val="134D8D66"/>
    <w:rsid w:val="1357008A"/>
    <w:rsid w:val="135F78FD"/>
    <w:rsid w:val="139E7213"/>
    <w:rsid w:val="13A5AF61"/>
    <w:rsid w:val="13A804EC"/>
    <w:rsid w:val="13AF1670"/>
    <w:rsid w:val="13B8E84B"/>
    <w:rsid w:val="13BA7E72"/>
    <w:rsid w:val="13C3C3EA"/>
    <w:rsid w:val="14023679"/>
    <w:rsid w:val="140A3FF4"/>
    <w:rsid w:val="141277A2"/>
    <w:rsid w:val="14246886"/>
    <w:rsid w:val="142C1168"/>
    <w:rsid w:val="1430AC33"/>
    <w:rsid w:val="1440C51C"/>
    <w:rsid w:val="1446B539"/>
    <w:rsid w:val="144D6A0D"/>
    <w:rsid w:val="145642F4"/>
    <w:rsid w:val="1474C718"/>
    <w:rsid w:val="148BA275"/>
    <w:rsid w:val="14973D69"/>
    <w:rsid w:val="149ADCB1"/>
    <w:rsid w:val="149D79D6"/>
    <w:rsid w:val="14AA6AE9"/>
    <w:rsid w:val="14AA967E"/>
    <w:rsid w:val="14AAD154"/>
    <w:rsid w:val="14B2AD8E"/>
    <w:rsid w:val="14BA77F9"/>
    <w:rsid w:val="14BC41CD"/>
    <w:rsid w:val="14CAE981"/>
    <w:rsid w:val="14CFA05C"/>
    <w:rsid w:val="14D9428B"/>
    <w:rsid w:val="14DB77F3"/>
    <w:rsid w:val="14EE4FC7"/>
    <w:rsid w:val="14F6A031"/>
    <w:rsid w:val="150688C5"/>
    <w:rsid w:val="152534B8"/>
    <w:rsid w:val="15320919"/>
    <w:rsid w:val="153F3392"/>
    <w:rsid w:val="154F9140"/>
    <w:rsid w:val="15655100"/>
    <w:rsid w:val="156A7D5D"/>
    <w:rsid w:val="157EFA41"/>
    <w:rsid w:val="15A8EBE6"/>
    <w:rsid w:val="15AB7E01"/>
    <w:rsid w:val="15BC90B5"/>
    <w:rsid w:val="15DF2FD5"/>
    <w:rsid w:val="15E521DF"/>
    <w:rsid w:val="161288C9"/>
    <w:rsid w:val="16285A9C"/>
    <w:rsid w:val="162F91FE"/>
    <w:rsid w:val="163D44D2"/>
    <w:rsid w:val="16537D31"/>
    <w:rsid w:val="1665BB0D"/>
    <w:rsid w:val="166703D2"/>
    <w:rsid w:val="16702A52"/>
    <w:rsid w:val="1678A447"/>
    <w:rsid w:val="1685CC2B"/>
    <w:rsid w:val="1687BB92"/>
    <w:rsid w:val="169148ED"/>
    <w:rsid w:val="16A95BEA"/>
    <w:rsid w:val="16C419E9"/>
    <w:rsid w:val="16C6A74A"/>
    <w:rsid w:val="16C932AA"/>
    <w:rsid w:val="16D17D0F"/>
    <w:rsid w:val="16D2C47D"/>
    <w:rsid w:val="16DC6EBB"/>
    <w:rsid w:val="16E3937A"/>
    <w:rsid w:val="16F1F125"/>
    <w:rsid w:val="17076A02"/>
    <w:rsid w:val="170AA096"/>
    <w:rsid w:val="170B4F3A"/>
    <w:rsid w:val="1714B35A"/>
    <w:rsid w:val="172BD12C"/>
    <w:rsid w:val="1732D223"/>
    <w:rsid w:val="1735A50E"/>
    <w:rsid w:val="173738F3"/>
    <w:rsid w:val="173870AB"/>
    <w:rsid w:val="174B29C2"/>
    <w:rsid w:val="174BDBA0"/>
    <w:rsid w:val="1763AA0A"/>
    <w:rsid w:val="17657C36"/>
    <w:rsid w:val="178CA8D3"/>
    <w:rsid w:val="17952B21"/>
    <w:rsid w:val="17979E8A"/>
    <w:rsid w:val="179C7AF7"/>
    <w:rsid w:val="17BD24B5"/>
    <w:rsid w:val="17BFDE75"/>
    <w:rsid w:val="17C03FA6"/>
    <w:rsid w:val="17C2A694"/>
    <w:rsid w:val="17D14754"/>
    <w:rsid w:val="17D3BCCF"/>
    <w:rsid w:val="17E97F7B"/>
    <w:rsid w:val="17EBC849"/>
    <w:rsid w:val="17EC889C"/>
    <w:rsid w:val="17EF6B9C"/>
    <w:rsid w:val="17F7DD2E"/>
    <w:rsid w:val="1805F70A"/>
    <w:rsid w:val="181DF915"/>
    <w:rsid w:val="181F065B"/>
    <w:rsid w:val="1822D016"/>
    <w:rsid w:val="18363B0E"/>
    <w:rsid w:val="18374546"/>
    <w:rsid w:val="18439457"/>
    <w:rsid w:val="184518DF"/>
    <w:rsid w:val="1865FD73"/>
    <w:rsid w:val="186DD70F"/>
    <w:rsid w:val="18711F5E"/>
    <w:rsid w:val="1875D441"/>
    <w:rsid w:val="1875DD66"/>
    <w:rsid w:val="18768C3E"/>
    <w:rsid w:val="1887CA7A"/>
    <w:rsid w:val="189AB439"/>
    <w:rsid w:val="18ADED21"/>
    <w:rsid w:val="18C28FCF"/>
    <w:rsid w:val="18C98F5A"/>
    <w:rsid w:val="18DF34DB"/>
    <w:rsid w:val="18E4E619"/>
    <w:rsid w:val="1902651C"/>
    <w:rsid w:val="1911372A"/>
    <w:rsid w:val="191B239A"/>
    <w:rsid w:val="191EE00B"/>
    <w:rsid w:val="19211297"/>
    <w:rsid w:val="19391FA4"/>
    <w:rsid w:val="193A02DF"/>
    <w:rsid w:val="1940E90C"/>
    <w:rsid w:val="1962DBE0"/>
    <w:rsid w:val="19749168"/>
    <w:rsid w:val="197FA2F3"/>
    <w:rsid w:val="1989944B"/>
    <w:rsid w:val="198B0555"/>
    <w:rsid w:val="198E3F74"/>
    <w:rsid w:val="199C50F8"/>
    <w:rsid w:val="19A06451"/>
    <w:rsid w:val="19AE9481"/>
    <w:rsid w:val="19BCDED5"/>
    <w:rsid w:val="19C3A2D3"/>
    <w:rsid w:val="19C48B68"/>
    <w:rsid w:val="19E9686A"/>
    <w:rsid w:val="19EC14AB"/>
    <w:rsid w:val="1A1B60CC"/>
    <w:rsid w:val="1A1C661D"/>
    <w:rsid w:val="1A24E029"/>
    <w:rsid w:val="1A28427B"/>
    <w:rsid w:val="1A30B3A0"/>
    <w:rsid w:val="1A4E61E9"/>
    <w:rsid w:val="1A576C04"/>
    <w:rsid w:val="1A5CFFD2"/>
    <w:rsid w:val="1A6F715A"/>
    <w:rsid w:val="1A7445EB"/>
    <w:rsid w:val="1A7B85D9"/>
    <w:rsid w:val="1A876087"/>
    <w:rsid w:val="1A96B169"/>
    <w:rsid w:val="1A97462B"/>
    <w:rsid w:val="1AA36264"/>
    <w:rsid w:val="1AA3FFBF"/>
    <w:rsid w:val="1AA8C65F"/>
    <w:rsid w:val="1AABF48E"/>
    <w:rsid w:val="1AB0FE29"/>
    <w:rsid w:val="1AB2D042"/>
    <w:rsid w:val="1AC739EC"/>
    <w:rsid w:val="1AD8BE0A"/>
    <w:rsid w:val="1AE5AC64"/>
    <w:rsid w:val="1AF21314"/>
    <w:rsid w:val="1AFAF04C"/>
    <w:rsid w:val="1B027176"/>
    <w:rsid w:val="1B07C6BC"/>
    <w:rsid w:val="1B0E9404"/>
    <w:rsid w:val="1B13D5F5"/>
    <w:rsid w:val="1B1D39AF"/>
    <w:rsid w:val="1B23C617"/>
    <w:rsid w:val="1B2E10F8"/>
    <w:rsid w:val="1B322E1A"/>
    <w:rsid w:val="1B32B87C"/>
    <w:rsid w:val="1B4A631B"/>
    <w:rsid w:val="1B68F3C5"/>
    <w:rsid w:val="1B71E399"/>
    <w:rsid w:val="1B8E1686"/>
    <w:rsid w:val="1B940040"/>
    <w:rsid w:val="1B95BB4C"/>
    <w:rsid w:val="1B99D68D"/>
    <w:rsid w:val="1BA117F5"/>
    <w:rsid w:val="1BA4C234"/>
    <w:rsid w:val="1BABE893"/>
    <w:rsid w:val="1BB7FBBA"/>
    <w:rsid w:val="1BBAA0E1"/>
    <w:rsid w:val="1BBCA949"/>
    <w:rsid w:val="1BBE57CC"/>
    <w:rsid w:val="1BC1115E"/>
    <w:rsid w:val="1BDCE0AD"/>
    <w:rsid w:val="1BF9E4D2"/>
    <w:rsid w:val="1BFCFDFB"/>
    <w:rsid w:val="1BFFB724"/>
    <w:rsid w:val="1C030FF2"/>
    <w:rsid w:val="1C0B0D9E"/>
    <w:rsid w:val="1C1706D2"/>
    <w:rsid w:val="1C186075"/>
    <w:rsid w:val="1C2559DB"/>
    <w:rsid w:val="1C42A04F"/>
    <w:rsid w:val="1C4EB6F1"/>
    <w:rsid w:val="1C55C31B"/>
    <w:rsid w:val="1C56491B"/>
    <w:rsid w:val="1C573EA7"/>
    <w:rsid w:val="1C5C9966"/>
    <w:rsid w:val="1C85E0F7"/>
    <w:rsid w:val="1C993264"/>
    <w:rsid w:val="1CA73197"/>
    <w:rsid w:val="1CB00471"/>
    <w:rsid w:val="1CF01EFF"/>
    <w:rsid w:val="1CF06C37"/>
    <w:rsid w:val="1CF7D9E1"/>
    <w:rsid w:val="1D19C2E6"/>
    <w:rsid w:val="1D3B367A"/>
    <w:rsid w:val="1D62D974"/>
    <w:rsid w:val="1D67A38C"/>
    <w:rsid w:val="1D6BCB16"/>
    <w:rsid w:val="1D707890"/>
    <w:rsid w:val="1D74650D"/>
    <w:rsid w:val="1D756E88"/>
    <w:rsid w:val="1D7B28C9"/>
    <w:rsid w:val="1D9706D0"/>
    <w:rsid w:val="1D9A7433"/>
    <w:rsid w:val="1DA010EA"/>
    <w:rsid w:val="1DADB8C0"/>
    <w:rsid w:val="1DB101D4"/>
    <w:rsid w:val="1DC16AEF"/>
    <w:rsid w:val="1DD5FC56"/>
    <w:rsid w:val="1DDA7CB4"/>
    <w:rsid w:val="1DF39B5E"/>
    <w:rsid w:val="1DFB85A2"/>
    <w:rsid w:val="1DFE38EE"/>
    <w:rsid w:val="1E0902AB"/>
    <w:rsid w:val="1E09249B"/>
    <w:rsid w:val="1E0E1D38"/>
    <w:rsid w:val="1E1CAA02"/>
    <w:rsid w:val="1E23378F"/>
    <w:rsid w:val="1E2B2F64"/>
    <w:rsid w:val="1E34B98C"/>
    <w:rsid w:val="1E3796CC"/>
    <w:rsid w:val="1E448319"/>
    <w:rsid w:val="1E5B9BE5"/>
    <w:rsid w:val="1E5BCCAA"/>
    <w:rsid w:val="1E5D20C3"/>
    <w:rsid w:val="1E6B5B94"/>
    <w:rsid w:val="1E7BE9FD"/>
    <w:rsid w:val="1E7FF217"/>
    <w:rsid w:val="1E8E8849"/>
    <w:rsid w:val="1EA4050A"/>
    <w:rsid w:val="1EACD605"/>
    <w:rsid w:val="1EC2C15E"/>
    <w:rsid w:val="1EC592D5"/>
    <w:rsid w:val="1EF18838"/>
    <w:rsid w:val="1EF5645D"/>
    <w:rsid w:val="1F0672D8"/>
    <w:rsid w:val="1F12AF23"/>
    <w:rsid w:val="1F244F80"/>
    <w:rsid w:val="1F34A612"/>
    <w:rsid w:val="1F35C739"/>
    <w:rsid w:val="1F419314"/>
    <w:rsid w:val="1F4F57DA"/>
    <w:rsid w:val="1F56EE66"/>
    <w:rsid w:val="1F618329"/>
    <w:rsid w:val="1F686643"/>
    <w:rsid w:val="1F75A218"/>
    <w:rsid w:val="1F798A78"/>
    <w:rsid w:val="1F8E35A1"/>
    <w:rsid w:val="1F9125DF"/>
    <w:rsid w:val="1FB0D3F5"/>
    <w:rsid w:val="1FB2C2D3"/>
    <w:rsid w:val="1FBBE015"/>
    <w:rsid w:val="1FC67D85"/>
    <w:rsid w:val="1FCEBE79"/>
    <w:rsid w:val="1FD99B9B"/>
    <w:rsid w:val="1FDD08D9"/>
    <w:rsid w:val="1FE91402"/>
    <w:rsid w:val="1FEE321B"/>
    <w:rsid w:val="2006B1DA"/>
    <w:rsid w:val="200A8135"/>
    <w:rsid w:val="20229694"/>
    <w:rsid w:val="20238D8A"/>
    <w:rsid w:val="202B01DA"/>
    <w:rsid w:val="2068F370"/>
    <w:rsid w:val="20694DC1"/>
    <w:rsid w:val="20996617"/>
    <w:rsid w:val="209A6025"/>
    <w:rsid w:val="209BBBAB"/>
    <w:rsid w:val="20A1F591"/>
    <w:rsid w:val="20B28C2B"/>
    <w:rsid w:val="20BB15D0"/>
    <w:rsid w:val="20C3B0DE"/>
    <w:rsid w:val="20CF8434"/>
    <w:rsid w:val="20DAD1F4"/>
    <w:rsid w:val="20E24621"/>
    <w:rsid w:val="20F392BD"/>
    <w:rsid w:val="20FC7EAB"/>
    <w:rsid w:val="20FDBE49"/>
    <w:rsid w:val="20FEE5B4"/>
    <w:rsid w:val="210C9792"/>
    <w:rsid w:val="210E96AD"/>
    <w:rsid w:val="21132A2D"/>
    <w:rsid w:val="2128C87A"/>
    <w:rsid w:val="21290938"/>
    <w:rsid w:val="213F647A"/>
    <w:rsid w:val="2153A5BF"/>
    <w:rsid w:val="215A965B"/>
    <w:rsid w:val="2162DE56"/>
    <w:rsid w:val="217A2D7A"/>
    <w:rsid w:val="217D7903"/>
    <w:rsid w:val="218D539E"/>
    <w:rsid w:val="219E5C80"/>
    <w:rsid w:val="21A8FC09"/>
    <w:rsid w:val="21AB2EFD"/>
    <w:rsid w:val="21BA4937"/>
    <w:rsid w:val="21BFB25C"/>
    <w:rsid w:val="21CBF57D"/>
    <w:rsid w:val="21CC529E"/>
    <w:rsid w:val="21E020C1"/>
    <w:rsid w:val="21E08EED"/>
    <w:rsid w:val="21EB7BC8"/>
    <w:rsid w:val="21EC7C1A"/>
    <w:rsid w:val="21F3DB40"/>
    <w:rsid w:val="21F6F16A"/>
    <w:rsid w:val="21FA3806"/>
    <w:rsid w:val="22052D6B"/>
    <w:rsid w:val="22060EC5"/>
    <w:rsid w:val="2206EEB6"/>
    <w:rsid w:val="22130DFB"/>
    <w:rsid w:val="221881A1"/>
    <w:rsid w:val="22272B82"/>
    <w:rsid w:val="222969C6"/>
    <w:rsid w:val="223E522A"/>
    <w:rsid w:val="224311C2"/>
    <w:rsid w:val="22485F06"/>
    <w:rsid w:val="224B072C"/>
    <w:rsid w:val="22519356"/>
    <w:rsid w:val="226C1C18"/>
    <w:rsid w:val="22793A32"/>
    <w:rsid w:val="227B69E3"/>
    <w:rsid w:val="228C85DF"/>
    <w:rsid w:val="22A5F811"/>
    <w:rsid w:val="22A9E8F8"/>
    <w:rsid w:val="22B6C8B1"/>
    <w:rsid w:val="22D7943B"/>
    <w:rsid w:val="22E9F62A"/>
    <w:rsid w:val="22EB6EEC"/>
    <w:rsid w:val="22F4E2B7"/>
    <w:rsid w:val="22F67308"/>
    <w:rsid w:val="22FC21ED"/>
    <w:rsid w:val="231DCA7E"/>
    <w:rsid w:val="2324063E"/>
    <w:rsid w:val="232C02B3"/>
    <w:rsid w:val="232FE791"/>
    <w:rsid w:val="2344D90B"/>
    <w:rsid w:val="234A4BEF"/>
    <w:rsid w:val="235012F6"/>
    <w:rsid w:val="2367C7B9"/>
    <w:rsid w:val="2376AB1B"/>
    <w:rsid w:val="23816F7F"/>
    <w:rsid w:val="23834906"/>
    <w:rsid w:val="23964D8A"/>
    <w:rsid w:val="23A292C1"/>
    <w:rsid w:val="23AEBA01"/>
    <w:rsid w:val="23BE0B1E"/>
    <w:rsid w:val="23C42A32"/>
    <w:rsid w:val="23C87B35"/>
    <w:rsid w:val="23CDFBE0"/>
    <w:rsid w:val="23DDE2ED"/>
    <w:rsid w:val="23E6BF3B"/>
    <w:rsid w:val="23F37E0C"/>
    <w:rsid w:val="23F45CB6"/>
    <w:rsid w:val="24058ED1"/>
    <w:rsid w:val="241C1DBB"/>
    <w:rsid w:val="242816E6"/>
    <w:rsid w:val="243BB2E8"/>
    <w:rsid w:val="245F4C2D"/>
    <w:rsid w:val="24866552"/>
    <w:rsid w:val="249126DF"/>
    <w:rsid w:val="24918303"/>
    <w:rsid w:val="2498A9C2"/>
    <w:rsid w:val="249DCEA2"/>
    <w:rsid w:val="24B448C1"/>
    <w:rsid w:val="24BCDA22"/>
    <w:rsid w:val="24DDB85F"/>
    <w:rsid w:val="24E1AD9C"/>
    <w:rsid w:val="24F6526B"/>
    <w:rsid w:val="2504F7D4"/>
    <w:rsid w:val="250649FA"/>
    <w:rsid w:val="250F0B21"/>
    <w:rsid w:val="251B7773"/>
    <w:rsid w:val="2522898D"/>
    <w:rsid w:val="252360C7"/>
    <w:rsid w:val="25310370"/>
    <w:rsid w:val="253E19CA"/>
    <w:rsid w:val="253ED9C2"/>
    <w:rsid w:val="25433581"/>
    <w:rsid w:val="25601481"/>
    <w:rsid w:val="25633396"/>
    <w:rsid w:val="2579728A"/>
    <w:rsid w:val="257E033E"/>
    <w:rsid w:val="258F10AD"/>
    <w:rsid w:val="25A2396D"/>
    <w:rsid w:val="25A4B7BB"/>
    <w:rsid w:val="25AFCE36"/>
    <w:rsid w:val="25CD8B64"/>
    <w:rsid w:val="25D196E5"/>
    <w:rsid w:val="25D6FB61"/>
    <w:rsid w:val="25EC50CA"/>
    <w:rsid w:val="26100308"/>
    <w:rsid w:val="26279718"/>
    <w:rsid w:val="263098DF"/>
    <w:rsid w:val="263F607E"/>
    <w:rsid w:val="26419D74"/>
    <w:rsid w:val="26864840"/>
    <w:rsid w:val="268EAAC8"/>
    <w:rsid w:val="268F6C74"/>
    <w:rsid w:val="26A50848"/>
    <w:rsid w:val="26A9F9EC"/>
    <w:rsid w:val="26AADF08"/>
    <w:rsid w:val="26CF8941"/>
    <w:rsid w:val="26CFB5D5"/>
    <w:rsid w:val="26D552B7"/>
    <w:rsid w:val="26D57D42"/>
    <w:rsid w:val="26F0B463"/>
    <w:rsid w:val="26F5AED8"/>
    <w:rsid w:val="26FB2FB2"/>
    <w:rsid w:val="26FDD226"/>
    <w:rsid w:val="26FF2F24"/>
    <w:rsid w:val="27094AC5"/>
    <w:rsid w:val="270EADF8"/>
    <w:rsid w:val="2719E3A5"/>
    <w:rsid w:val="2722F0FE"/>
    <w:rsid w:val="27343ABF"/>
    <w:rsid w:val="2761D300"/>
    <w:rsid w:val="27691579"/>
    <w:rsid w:val="2779173B"/>
    <w:rsid w:val="277B49BB"/>
    <w:rsid w:val="277C8CB1"/>
    <w:rsid w:val="277DE50A"/>
    <w:rsid w:val="27808B5E"/>
    <w:rsid w:val="2783917C"/>
    <w:rsid w:val="278FCE7F"/>
    <w:rsid w:val="2799E5AB"/>
    <w:rsid w:val="27A82315"/>
    <w:rsid w:val="27AC2FAF"/>
    <w:rsid w:val="27B6D480"/>
    <w:rsid w:val="27CF91C8"/>
    <w:rsid w:val="27D4AA74"/>
    <w:rsid w:val="27D53559"/>
    <w:rsid w:val="281AB4DC"/>
    <w:rsid w:val="28308F3A"/>
    <w:rsid w:val="28331526"/>
    <w:rsid w:val="284CC097"/>
    <w:rsid w:val="28638DC0"/>
    <w:rsid w:val="28680C0C"/>
    <w:rsid w:val="2878CC25"/>
    <w:rsid w:val="28870A23"/>
    <w:rsid w:val="28902552"/>
    <w:rsid w:val="289AA598"/>
    <w:rsid w:val="289FF38B"/>
    <w:rsid w:val="28A92505"/>
    <w:rsid w:val="28BC2C59"/>
    <w:rsid w:val="28BC7DD7"/>
    <w:rsid w:val="28C6F29D"/>
    <w:rsid w:val="28E59C07"/>
    <w:rsid w:val="28F10F83"/>
    <w:rsid w:val="2901A3B8"/>
    <w:rsid w:val="290DCDF4"/>
    <w:rsid w:val="291CA2C8"/>
    <w:rsid w:val="29242B64"/>
    <w:rsid w:val="2928DA08"/>
    <w:rsid w:val="292DEA6C"/>
    <w:rsid w:val="29449BDF"/>
    <w:rsid w:val="294BA211"/>
    <w:rsid w:val="29812DA7"/>
    <w:rsid w:val="2982C471"/>
    <w:rsid w:val="299A1F40"/>
    <w:rsid w:val="299FE547"/>
    <w:rsid w:val="29A8215D"/>
    <w:rsid w:val="29AD7C7E"/>
    <w:rsid w:val="29B3F2DA"/>
    <w:rsid w:val="29BAD367"/>
    <w:rsid w:val="29BCA563"/>
    <w:rsid w:val="29CF6E15"/>
    <w:rsid w:val="29D20512"/>
    <w:rsid w:val="29E23716"/>
    <w:rsid w:val="29F0A395"/>
    <w:rsid w:val="29FB9B0A"/>
    <w:rsid w:val="29FF4D45"/>
    <w:rsid w:val="2A0BDA15"/>
    <w:rsid w:val="2A22A60E"/>
    <w:rsid w:val="2A290D0A"/>
    <w:rsid w:val="2A2B135B"/>
    <w:rsid w:val="2A32FB06"/>
    <w:rsid w:val="2A39F20B"/>
    <w:rsid w:val="2A55A210"/>
    <w:rsid w:val="2A5C1186"/>
    <w:rsid w:val="2A5EB09F"/>
    <w:rsid w:val="2A66D939"/>
    <w:rsid w:val="2A7449E6"/>
    <w:rsid w:val="2A800677"/>
    <w:rsid w:val="2A8ACABD"/>
    <w:rsid w:val="2A9299B4"/>
    <w:rsid w:val="2AAE4AF2"/>
    <w:rsid w:val="2AB412AD"/>
    <w:rsid w:val="2AC5016B"/>
    <w:rsid w:val="2ACB0962"/>
    <w:rsid w:val="2ACBB4C1"/>
    <w:rsid w:val="2AD9593B"/>
    <w:rsid w:val="2AE09270"/>
    <w:rsid w:val="2AE45F07"/>
    <w:rsid w:val="2AF3F2F6"/>
    <w:rsid w:val="2B0D385C"/>
    <w:rsid w:val="2B130973"/>
    <w:rsid w:val="2B26775D"/>
    <w:rsid w:val="2B26CA5A"/>
    <w:rsid w:val="2B2B1029"/>
    <w:rsid w:val="2B45B72A"/>
    <w:rsid w:val="2B4D8626"/>
    <w:rsid w:val="2B6F896E"/>
    <w:rsid w:val="2B738C64"/>
    <w:rsid w:val="2B74F0F5"/>
    <w:rsid w:val="2B761888"/>
    <w:rsid w:val="2B8543FC"/>
    <w:rsid w:val="2B9A354C"/>
    <w:rsid w:val="2B9BFF55"/>
    <w:rsid w:val="2BB09817"/>
    <w:rsid w:val="2BB7EDCB"/>
    <w:rsid w:val="2BBAF93F"/>
    <w:rsid w:val="2BD03DF7"/>
    <w:rsid w:val="2BD4B3D7"/>
    <w:rsid w:val="2BDB6EDC"/>
    <w:rsid w:val="2BF187F0"/>
    <w:rsid w:val="2BF45FA8"/>
    <w:rsid w:val="2BF60E4C"/>
    <w:rsid w:val="2BFB95E9"/>
    <w:rsid w:val="2BFD35AE"/>
    <w:rsid w:val="2C281D7A"/>
    <w:rsid w:val="2C285C8C"/>
    <w:rsid w:val="2C28FDEE"/>
    <w:rsid w:val="2C36CCE4"/>
    <w:rsid w:val="2C40F8A5"/>
    <w:rsid w:val="2C4A9C20"/>
    <w:rsid w:val="2C4EF263"/>
    <w:rsid w:val="2C65AE68"/>
    <w:rsid w:val="2C93F86A"/>
    <w:rsid w:val="2C94C4DC"/>
    <w:rsid w:val="2CA2E34B"/>
    <w:rsid w:val="2CB331A7"/>
    <w:rsid w:val="2CBE178D"/>
    <w:rsid w:val="2CC02D3E"/>
    <w:rsid w:val="2CC39D9F"/>
    <w:rsid w:val="2CC4B5C9"/>
    <w:rsid w:val="2CCD78AB"/>
    <w:rsid w:val="2CCF550C"/>
    <w:rsid w:val="2CD4573B"/>
    <w:rsid w:val="2CDAE8DC"/>
    <w:rsid w:val="2CDE8CB7"/>
    <w:rsid w:val="2CE0B90B"/>
    <w:rsid w:val="2CE59949"/>
    <w:rsid w:val="2CF0B850"/>
    <w:rsid w:val="2CF8C195"/>
    <w:rsid w:val="2CFAE8EC"/>
    <w:rsid w:val="2CFB78E0"/>
    <w:rsid w:val="2D041762"/>
    <w:rsid w:val="2D055D4A"/>
    <w:rsid w:val="2D0DB3C0"/>
    <w:rsid w:val="2D25FCD1"/>
    <w:rsid w:val="2D28BC91"/>
    <w:rsid w:val="2D2D5C68"/>
    <w:rsid w:val="2D3BE392"/>
    <w:rsid w:val="2D567EDF"/>
    <w:rsid w:val="2D5FA498"/>
    <w:rsid w:val="2D80D925"/>
    <w:rsid w:val="2D867A4E"/>
    <w:rsid w:val="2D9A508F"/>
    <w:rsid w:val="2DA2AC12"/>
    <w:rsid w:val="2DA34BFD"/>
    <w:rsid w:val="2DA456C1"/>
    <w:rsid w:val="2DC1DCAC"/>
    <w:rsid w:val="2DD09D5F"/>
    <w:rsid w:val="2DDAF9E8"/>
    <w:rsid w:val="2DF06B82"/>
    <w:rsid w:val="2DF61306"/>
    <w:rsid w:val="2E32E986"/>
    <w:rsid w:val="2E3C9667"/>
    <w:rsid w:val="2E3FA8DC"/>
    <w:rsid w:val="2E4C0E45"/>
    <w:rsid w:val="2E532399"/>
    <w:rsid w:val="2E5545D3"/>
    <w:rsid w:val="2E5F0892"/>
    <w:rsid w:val="2E5FDE8D"/>
    <w:rsid w:val="2E6D1A2D"/>
    <w:rsid w:val="2E7D9D8D"/>
    <w:rsid w:val="2E9734E5"/>
    <w:rsid w:val="2EA7A2AD"/>
    <w:rsid w:val="2EBC6A8D"/>
    <w:rsid w:val="2EBD597B"/>
    <w:rsid w:val="2EC33B05"/>
    <w:rsid w:val="2EC5127E"/>
    <w:rsid w:val="2ED62600"/>
    <w:rsid w:val="2EF02DA5"/>
    <w:rsid w:val="2F030BAE"/>
    <w:rsid w:val="2F0A6187"/>
    <w:rsid w:val="2F0C35A0"/>
    <w:rsid w:val="2F15CF71"/>
    <w:rsid w:val="2F181235"/>
    <w:rsid w:val="2F23C891"/>
    <w:rsid w:val="2F264439"/>
    <w:rsid w:val="2F275B9E"/>
    <w:rsid w:val="2F2DFE78"/>
    <w:rsid w:val="2F503972"/>
    <w:rsid w:val="2F51ECF9"/>
    <w:rsid w:val="2F5A9E69"/>
    <w:rsid w:val="2F606ACD"/>
    <w:rsid w:val="2F7F223B"/>
    <w:rsid w:val="2F82FB76"/>
    <w:rsid w:val="2F855315"/>
    <w:rsid w:val="2F868E67"/>
    <w:rsid w:val="2F8C8F1F"/>
    <w:rsid w:val="2F9D841A"/>
    <w:rsid w:val="2F9E8B21"/>
    <w:rsid w:val="2FA5818D"/>
    <w:rsid w:val="2FA7E5F7"/>
    <w:rsid w:val="2FB07861"/>
    <w:rsid w:val="2FB963A1"/>
    <w:rsid w:val="2FC8C1E7"/>
    <w:rsid w:val="2FD005B9"/>
    <w:rsid w:val="2FD3CD84"/>
    <w:rsid w:val="2FF7896F"/>
    <w:rsid w:val="300FC70F"/>
    <w:rsid w:val="30149092"/>
    <w:rsid w:val="301DE049"/>
    <w:rsid w:val="302C91EE"/>
    <w:rsid w:val="302EE080"/>
    <w:rsid w:val="30333A6F"/>
    <w:rsid w:val="303B42D7"/>
    <w:rsid w:val="303D33F0"/>
    <w:rsid w:val="3045B8C0"/>
    <w:rsid w:val="3052EADA"/>
    <w:rsid w:val="3057701F"/>
    <w:rsid w:val="3064B7C4"/>
    <w:rsid w:val="3079589A"/>
    <w:rsid w:val="308A6E25"/>
    <w:rsid w:val="30901035"/>
    <w:rsid w:val="3094E5BA"/>
    <w:rsid w:val="309D44D0"/>
    <w:rsid w:val="309EDE12"/>
    <w:rsid w:val="30BC11D7"/>
    <w:rsid w:val="30C03326"/>
    <w:rsid w:val="30C3BDD3"/>
    <w:rsid w:val="30C92451"/>
    <w:rsid w:val="30D2ABB4"/>
    <w:rsid w:val="30D63D48"/>
    <w:rsid w:val="30E2F056"/>
    <w:rsid w:val="30E50C43"/>
    <w:rsid w:val="30EC852E"/>
    <w:rsid w:val="30FAF254"/>
    <w:rsid w:val="30FB71DA"/>
    <w:rsid w:val="31020FCF"/>
    <w:rsid w:val="3102CC04"/>
    <w:rsid w:val="311233F9"/>
    <w:rsid w:val="31150BF2"/>
    <w:rsid w:val="311C8595"/>
    <w:rsid w:val="31315F1E"/>
    <w:rsid w:val="313913DC"/>
    <w:rsid w:val="31404EFF"/>
    <w:rsid w:val="31658B11"/>
    <w:rsid w:val="31679F1B"/>
    <w:rsid w:val="317097EB"/>
    <w:rsid w:val="318205BF"/>
    <w:rsid w:val="318211ED"/>
    <w:rsid w:val="3188C58B"/>
    <w:rsid w:val="3198FFC4"/>
    <w:rsid w:val="31A0487D"/>
    <w:rsid w:val="31C9F5F9"/>
    <w:rsid w:val="31D1AB47"/>
    <w:rsid w:val="31D94F8B"/>
    <w:rsid w:val="31ED02E7"/>
    <w:rsid w:val="31F0E008"/>
    <w:rsid w:val="31F29B5D"/>
    <w:rsid w:val="320CC72B"/>
    <w:rsid w:val="321F65AC"/>
    <w:rsid w:val="3222055A"/>
    <w:rsid w:val="3224671A"/>
    <w:rsid w:val="323266F8"/>
    <w:rsid w:val="32386429"/>
    <w:rsid w:val="324228D8"/>
    <w:rsid w:val="3251802F"/>
    <w:rsid w:val="3257F3D1"/>
    <w:rsid w:val="325EE103"/>
    <w:rsid w:val="32681735"/>
    <w:rsid w:val="326BB91B"/>
    <w:rsid w:val="3274CFB3"/>
    <w:rsid w:val="327FD2A1"/>
    <w:rsid w:val="329B12A4"/>
    <w:rsid w:val="32BDF1CE"/>
    <w:rsid w:val="32C43458"/>
    <w:rsid w:val="32C4D33B"/>
    <w:rsid w:val="32E2078A"/>
    <w:rsid w:val="3323D5BA"/>
    <w:rsid w:val="3325DBAE"/>
    <w:rsid w:val="332777C7"/>
    <w:rsid w:val="332CDB6B"/>
    <w:rsid w:val="33394A0C"/>
    <w:rsid w:val="333EBA5E"/>
    <w:rsid w:val="334C76E2"/>
    <w:rsid w:val="3354055A"/>
    <w:rsid w:val="335CF6AC"/>
    <w:rsid w:val="33612454"/>
    <w:rsid w:val="336D290E"/>
    <w:rsid w:val="3373AD7F"/>
    <w:rsid w:val="33810E61"/>
    <w:rsid w:val="338B51EC"/>
    <w:rsid w:val="338C3BFD"/>
    <w:rsid w:val="339FB961"/>
    <w:rsid w:val="33ADA605"/>
    <w:rsid w:val="33AE7B3E"/>
    <w:rsid w:val="33B706A2"/>
    <w:rsid w:val="33BDF224"/>
    <w:rsid w:val="33CC37A3"/>
    <w:rsid w:val="33CC9528"/>
    <w:rsid w:val="33DB677A"/>
    <w:rsid w:val="33DF963F"/>
    <w:rsid w:val="33ED3985"/>
    <w:rsid w:val="33EF6F4E"/>
    <w:rsid w:val="33F05ACA"/>
    <w:rsid w:val="34099C2E"/>
    <w:rsid w:val="34132EF1"/>
    <w:rsid w:val="3424C947"/>
    <w:rsid w:val="3431BBE3"/>
    <w:rsid w:val="3451A6B9"/>
    <w:rsid w:val="346E571E"/>
    <w:rsid w:val="3479DAA6"/>
    <w:rsid w:val="348024A2"/>
    <w:rsid w:val="3487E69E"/>
    <w:rsid w:val="3491FFFF"/>
    <w:rsid w:val="34963BDE"/>
    <w:rsid w:val="34B5AB9A"/>
    <w:rsid w:val="34BE169D"/>
    <w:rsid w:val="34BEBA55"/>
    <w:rsid w:val="34D98DD4"/>
    <w:rsid w:val="350255BD"/>
    <w:rsid w:val="3506C47B"/>
    <w:rsid w:val="3507A6F6"/>
    <w:rsid w:val="351DD3DB"/>
    <w:rsid w:val="353F3F10"/>
    <w:rsid w:val="35493282"/>
    <w:rsid w:val="3559A398"/>
    <w:rsid w:val="356BD539"/>
    <w:rsid w:val="35708610"/>
    <w:rsid w:val="359104C1"/>
    <w:rsid w:val="3594C5FD"/>
    <w:rsid w:val="359B816F"/>
    <w:rsid w:val="35A03748"/>
    <w:rsid w:val="35B3DFD6"/>
    <w:rsid w:val="35B719DD"/>
    <w:rsid w:val="35BFAF87"/>
    <w:rsid w:val="35D484BA"/>
    <w:rsid w:val="35E86E16"/>
    <w:rsid w:val="35ECB830"/>
    <w:rsid w:val="35FE4495"/>
    <w:rsid w:val="36036B34"/>
    <w:rsid w:val="361BC396"/>
    <w:rsid w:val="36282C80"/>
    <w:rsid w:val="365FA1FA"/>
    <w:rsid w:val="3667D76F"/>
    <w:rsid w:val="366CDB58"/>
    <w:rsid w:val="367ED4BD"/>
    <w:rsid w:val="3680A973"/>
    <w:rsid w:val="36A384A4"/>
    <w:rsid w:val="36A4588E"/>
    <w:rsid w:val="36A46F83"/>
    <w:rsid w:val="36A6B6B1"/>
    <w:rsid w:val="36A6C039"/>
    <w:rsid w:val="36C75014"/>
    <w:rsid w:val="36DC4C0B"/>
    <w:rsid w:val="36ECF45B"/>
    <w:rsid w:val="36ED8F76"/>
    <w:rsid w:val="3708AACA"/>
    <w:rsid w:val="37199188"/>
    <w:rsid w:val="3724A06F"/>
    <w:rsid w:val="373DBCC3"/>
    <w:rsid w:val="37430992"/>
    <w:rsid w:val="3743ECCF"/>
    <w:rsid w:val="37531F45"/>
    <w:rsid w:val="375990E2"/>
    <w:rsid w:val="376137E1"/>
    <w:rsid w:val="376D5AFF"/>
    <w:rsid w:val="377E1CC3"/>
    <w:rsid w:val="377F4424"/>
    <w:rsid w:val="378998F4"/>
    <w:rsid w:val="378A4D01"/>
    <w:rsid w:val="378C7744"/>
    <w:rsid w:val="37902D92"/>
    <w:rsid w:val="3794A883"/>
    <w:rsid w:val="3796F658"/>
    <w:rsid w:val="37D8E506"/>
    <w:rsid w:val="37F13C3D"/>
    <w:rsid w:val="37F726BA"/>
    <w:rsid w:val="37FF3B42"/>
    <w:rsid w:val="3810506A"/>
    <w:rsid w:val="38109946"/>
    <w:rsid w:val="381F9795"/>
    <w:rsid w:val="38232C29"/>
    <w:rsid w:val="382C4B91"/>
    <w:rsid w:val="3830F7A1"/>
    <w:rsid w:val="383CA206"/>
    <w:rsid w:val="38450427"/>
    <w:rsid w:val="3848BFEF"/>
    <w:rsid w:val="384E3535"/>
    <w:rsid w:val="38673570"/>
    <w:rsid w:val="38683A22"/>
    <w:rsid w:val="3868F1B7"/>
    <w:rsid w:val="386E20D8"/>
    <w:rsid w:val="38798A06"/>
    <w:rsid w:val="388D4DB9"/>
    <w:rsid w:val="389F6BB1"/>
    <w:rsid w:val="38A352A6"/>
    <w:rsid w:val="38AC5FB2"/>
    <w:rsid w:val="38AF6D7D"/>
    <w:rsid w:val="38B03CFF"/>
    <w:rsid w:val="38B0C9C7"/>
    <w:rsid w:val="38B33022"/>
    <w:rsid w:val="38B3B346"/>
    <w:rsid w:val="38B84FF2"/>
    <w:rsid w:val="38C9100B"/>
    <w:rsid w:val="38D2EA29"/>
    <w:rsid w:val="38D33890"/>
    <w:rsid w:val="38E4C65D"/>
    <w:rsid w:val="38ED7E14"/>
    <w:rsid w:val="38FE6195"/>
    <w:rsid w:val="39187360"/>
    <w:rsid w:val="392C2128"/>
    <w:rsid w:val="39329EB9"/>
    <w:rsid w:val="39351C7A"/>
    <w:rsid w:val="39357F34"/>
    <w:rsid w:val="394B28FA"/>
    <w:rsid w:val="394EF23E"/>
    <w:rsid w:val="3951A13E"/>
    <w:rsid w:val="3956ED8C"/>
    <w:rsid w:val="395D08CA"/>
    <w:rsid w:val="3960F44A"/>
    <w:rsid w:val="396656C1"/>
    <w:rsid w:val="3989A8F2"/>
    <w:rsid w:val="3996571B"/>
    <w:rsid w:val="39B7DACD"/>
    <w:rsid w:val="39BBD750"/>
    <w:rsid w:val="39D4CDE5"/>
    <w:rsid w:val="39D9DD35"/>
    <w:rsid w:val="3A07245F"/>
    <w:rsid w:val="3A12948B"/>
    <w:rsid w:val="3A14A073"/>
    <w:rsid w:val="3A156D6B"/>
    <w:rsid w:val="3A15D9E9"/>
    <w:rsid w:val="3A254C47"/>
    <w:rsid w:val="3A355858"/>
    <w:rsid w:val="3A4BDCA2"/>
    <w:rsid w:val="3A531655"/>
    <w:rsid w:val="3A54AD09"/>
    <w:rsid w:val="3A5E7C7B"/>
    <w:rsid w:val="3A7D91AF"/>
    <w:rsid w:val="3A8736D3"/>
    <w:rsid w:val="3AB5ADFA"/>
    <w:rsid w:val="3AC95C1A"/>
    <w:rsid w:val="3ACAE117"/>
    <w:rsid w:val="3ACDF74D"/>
    <w:rsid w:val="3ACF371A"/>
    <w:rsid w:val="3AD11FA9"/>
    <w:rsid w:val="3AD93EB7"/>
    <w:rsid w:val="3ADE984B"/>
    <w:rsid w:val="3AE21F26"/>
    <w:rsid w:val="3AF3FEF4"/>
    <w:rsid w:val="3AFA08F2"/>
    <w:rsid w:val="3B0225C3"/>
    <w:rsid w:val="3B040D2D"/>
    <w:rsid w:val="3B1252DD"/>
    <w:rsid w:val="3B1BAF9D"/>
    <w:rsid w:val="3B1EBA56"/>
    <w:rsid w:val="3B2F0956"/>
    <w:rsid w:val="3B3769F4"/>
    <w:rsid w:val="3B4BCD27"/>
    <w:rsid w:val="3B58FAD2"/>
    <w:rsid w:val="3B5EA394"/>
    <w:rsid w:val="3B68D3A5"/>
    <w:rsid w:val="3B6FC70A"/>
    <w:rsid w:val="3B7695CD"/>
    <w:rsid w:val="3B7BA469"/>
    <w:rsid w:val="3B7F2217"/>
    <w:rsid w:val="3B846CE1"/>
    <w:rsid w:val="3B8B5A5E"/>
    <w:rsid w:val="3B9D2E46"/>
    <w:rsid w:val="3B9F32C6"/>
    <w:rsid w:val="3BA05BD7"/>
    <w:rsid w:val="3BA95E67"/>
    <w:rsid w:val="3BAE2145"/>
    <w:rsid w:val="3BAF5919"/>
    <w:rsid w:val="3BAF59E3"/>
    <w:rsid w:val="3BCFCE73"/>
    <w:rsid w:val="3BD94D39"/>
    <w:rsid w:val="3BE764A8"/>
    <w:rsid w:val="3BE840A5"/>
    <w:rsid w:val="3BF455A5"/>
    <w:rsid w:val="3BFB3103"/>
    <w:rsid w:val="3C0E94C0"/>
    <w:rsid w:val="3C120388"/>
    <w:rsid w:val="3C3B4139"/>
    <w:rsid w:val="3C5A1E77"/>
    <w:rsid w:val="3C5C6224"/>
    <w:rsid w:val="3C5FAF25"/>
    <w:rsid w:val="3C686B0E"/>
    <w:rsid w:val="3C6B02B0"/>
    <w:rsid w:val="3C6C8C51"/>
    <w:rsid w:val="3C851B37"/>
    <w:rsid w:val="3CA212DA"/>
    <w:rsid w:val="3CA3DD04"/>
    <w:rsid w:val="3CD4F6D8"/>
    <w:rsid w:val="3CEDEB4E"/>
    <w:rsid w:val="3CF50FDC"/>
    <w:rsid w:val="3CF9795F"/>
    <w:rsid w:val="3D077DF9"/>
    <w:rsid w:val="3D22131E"/>
    <w:rsid w:val="3D24069C"/>
    <w:rsid w:val="3D34DEDE"/>
    <w:rsid w:val="3D3BFBCF"/>
    <w:rsid w:val="3D3F8120"/>
    <w:rsid w:val="3D589828"/>
    <w:rsid w:val="3D595E5B"/>
    <w:rsid w:val="3D5FAF02"/>
    <w:rsid w:val="3D6D57B3"/>
    <w:rsid w:val="3D7D11A8"/>
    <w:rsid w:val="3D7D5084"/>
    <w:rsid w:val="3D84D4DD"/>
    <w:rsid w:val="3D995245"/>
    <w:rsid w:val="3D9B899B"/>
    <w:rsid w:val="3DB6332E"/>
    <w:rsid w:val="3DBD8336"/>
    <w:rsid w:val="3DC7FAE6"/>
    <w:rsid w:val="3DD45987"/>
    <w:rsid w:val="3DD9108C"/>
    <w:rsid w:val="3DE7F2C3"/>
    <w:rsid w:val="3DEB526F"/>
    <w:rsid w:val="3DEFADCD"/>
    <w:rsid w:val="3DFA7570"/>
    <w:rsid w:val="3DFFEF2F"/>
    <w:rsid w:val="3E034103"/>
    <w:rsid w:val="3E0B94FF"/>
    <w:rsid w:val="3E0BD22D"/>
    <w:rsid w:val="3E145AA6"/>
    <w:rsid w:val="3E1CA83A"/>
    <w:rsid w:val="3E318E42"/>
    <w:rsid w:val="3E40D164"/>
    <w:rsid w:val="3E43FC25"/>
    <w:rsid w:val="3E687821"/>
    <w:rsid w:val="3E72DB49"/>
    <w:rsid w:val="3E73F1F2"/>
    <w:rsid w:val="3E76E14B"/>
    <w:rsid w:val="3E7FB115"/>
    <w:rsid w:val="3E81A379"/>
    <w:rsid w:val="3E853E8A"/>
    <w:rsid w:val="3E881E06"/>
    <w:rsid w:val="3E8873F8"/>
    <w:rsid w:val="3E887C0B"/>
    <w:rsid w:val="3E9F3F1B"/>
    <w:rsid w:val="3EA25BB3"/>
    <w:rsid w:val="3EC9D234"/>
    <w:rsid w:val="3ED6FCC2"/>
    <w:rsid w:val="3F096A86"/>
    <w:rsid w:val="3F110F1B"/>
    <w:rsid w:val="3F136089"/>
    <w:rsid w:val="3F1DB313"/>
    <w:rsid w:val="3F2409F4"/>
    <w:rsid w:val="3F2C04B9"/>
    <w:rsid w:val="3F3DB382"/>
    <w:rsid w:val="3F4B4C8E"/>
    <w:rsid w:val="3F588F18"/>
    <w:rsid w:val="3F71C8A4"/>
    <w:rsid w:val="3F7BF4B1"/>
    <w:rsid w:val="3F8D07E0"/>
    <w:rsid w:val="3FA6BCDA"/>
    <w:rsid w:val="3FA6D355"/>
    <w:rsid w:val="3FAD28FC"/>
    <w:rsid w:val="3FB059C5"/>
    <w:rsid w:val="3FDA26B6"/>
    <w:rsid w:val="3FE792CD"/>
    <w:rsid w:val="3FEB7E90"/>
    <w:rsid w:val="3FF42DB4"/>
    <w:rsid w:val="3FF679AD"/>
    <w:rsid w:val="3FFACC7B"/>
    <w:rsid w:val="40117061"/>
    <w:rsid w:val="401444B9"/>
    <w:rsid w:val="40157421"/>
    <w:rsid w:val="401B6673"/>
    <w:rsid w:val="4020115F"/>
    <w:rsid w:val="4022CC11"/>
    <w:rsid w:val="40237343"/>
    <w:rsid w:val="402A6DC4"/>
    <w:rsid w:val="40350C70"/>
    <w:rsid w:val="403C3C02"/>
    <w:rsid w:val="4049221E"/>
    <w:rsid w:val="4052DBEB"/>
    <w:rsid w:val="40555BAD"/>
    <w:rsid w:val="40588D32"/>
    <w:rsid w:val="406316E0"/>
    <w:rsid w:val="40645415"/>
    <w:rsid w:val="4066D689"/>
    <w:rsid w:val="407166CB"/>
    <w:rsid w:val="407A6BCC"/>
    <w:rsid w:val="40CEA0A2"/>
    <w:rsid w:val="40E4EBA3"/>
    <w:rsid w:val="40E923FF"/>
    <w:rsid w:val="40F08567"/>
    <w:rsid w:val="40FE9325"/>
    <w:rsid w:val="41017648"/>
    <w:rsid w:val="410F3545"/>
    <w:rsid w:val="412B986B"/>
    <w:rsid w:val="412EF1BD"/>
    <w:rsid w:val="413740F7"/>
    <w:rsid w:val="4142B07A"/>
    <w:rsid w:val="415C7605"/>
    <w:rsid w:val="41618D14"/>
    <w:rsid w:val="41674032"/>
    <w:rsid w:val="416AF165"/>
    <w:rsid w:val="416F95FA"/>
    <w:rsid w:val="4179E4A1"/>
    <w:rsid w:val="418D3B4B"/>
    <w:rsid w:val="419E6901"/>
    <w:rsid w:val="41D54818"/>
    <w:rsid w:val="41E55B62"/>
    <w:rsid w:val="41E6C5CE"/>
    <w:rsid w:val="420B8AF3"/>
    <w:rsid w:val="4213B6E7"/>
    <w:rsid w:val="4233BFD2"/>
    <w:rsid w:val="42539706"/>
    <w:rsid w:val="425EF2D3"/>
    <w:rsid w:val="427DC780"/>
    <w:rsid w:val="4283C61C"/>
    <w:rsid w:val="4287F96D"/>
    <w:rsid w:val="42B4BB51"/>
    <w:rsid w:val="42CEAA84"/>
    <w:rsid w:val="42CEFEC9"/>
    <w:rsid w:val="42DACCEF"/>
    <w:rsid w:val="42EC30BC"/>
    <w:rsid w:val="42ECF988"/>
    <w:rsid w:val="42EDF7F7"/>
    <w:rsid w:val="42F90458"/>
    <w:rsid w:val="42FF9B4F"/>
    <w:rsid w:val="43116605"/>
    <w:rsid w:val="431B663D"/>
    <w:rsid w:val="43228ED5"/>
    <w:rsid w:val="43251136"/>
    <w:rsid w:val="433F4AE1"/>
    <w:rsid w:val="434D4A8F"/>
    <w:rsid w:val="437D152D"/>
    <w:rsid w:val="439D005A"/>
    <w:rsid w:val="43A691B8"/>
    <w:rsid w:val="43B1B0A4"/>
    <w:rsid w:val="43B8211E"/>
    <w:rsid w:val="43B82392"/>
    <w:rsid w:val="43BE3490"/>
    <w:rsid w:val="43CCA75E"/>
    <w:rsid w:val="43D1102E"/>
    <w:rsid w:val="43DF1FA7"/>
    <w:rsid w:val="43E8CEE8"/>
    <w:rsid w:val="44139173"/>
    <w:rsid w:val="441812A4"/>
    <w:rsid w:val="441E9224"/>
    <w:rsid w:val="44254934"/>
    <w:rsid w:val="44279AB1"/>
    <w:rsid w:val="442A2C5B"/>
    <w:rsid w:val="442CB9E0"/>
    <w:rsid w:val="442D05A2"/>
    <w:rsid w:val="442F6FB7"/>
    <w:rsid w:val="443112F6"/>
    <w:rsid w:val="444EDFF9"/>
    <w:rsid w:val="44513D3A"/>
    <w:rsid w:val="4451518D"/>
    <w:rsid w:val="4463FAFD"/>
    <w:rsid w:val="4464DB9B"/>
    <w:rsid w:val="4471E870"/>
    <w:rsid w:val="44926AC2"/>
    <w:rsid w:val="4494393F"/>
    <w:rsid w:val="449C11CD"/>
    <w:rsid w:val="44A368F8"/>
    <w:rsid w:val="44A81143"/>
    <w:rsid w:val="44B557A5"/>
    <w:rsid w:val="44C2A711"/>
    <w:rsid w:val="44DBA32D"/>
    <w:rsid w:val="45183E62"/>
    <w:rsid w:val="45243378"/>
    <w:rsid w:val="452685FD"/>
    <w:rsid w:val="45407FD7"/>
    <w:rsid w:val="45687607"/>
    <w:rsid w:val="45734147"/>
    <w:rsid w:val="457DDA05"/>
    <w:rsid w:val="457EFBB2"/>
    <w:rsid w:val="4580A800"/>
    <w:rsid w:val="4589EB44"/>
    <w:rsid w:val="458C4A87"/>
    <w:rsid w:val="4592C877"/>
    <w:rsid w:val="4592C89E"/>
    <w:rsid w:val="45AC57D8"/>
    <w:rsid w:val="45C954A3"/>
    <w:rsid w:val="45CDE9A3"/>
    <w:rsid w:val="45CFD2B1"/>
    <w:rsid w:val="45DDB460"/>
    <w:rsid w:val="45E1726A"/>
    <w:rsid w:val="45F7B890"/>
    <w:rsid w:val="45FDAA2D"/>
    <w:rsid w:val="46009A80"/>
    <w:rsid w:val="46041AF9"/>
    <w:rsid w:val="460FBF65"/>
    <w:rsid w:val="4614CE9B"/>
    <w:rsid w:val="4616C40A"/>
    <w:rsid w:val="4623D075"/>
    <w:rsid w:val="463C412F"/>
    <w:rsid w:val="4686796D"/>
    <w:rsid w:val="468BF511"/>
    <w:rsid w:val="46A3DA5B"/>
    <w:rsid w:val="46A7E7B1"/>
    <w:rsid w:val="46AF0400"/>
    <w:rsid w:val="46AFAFAD"/>
    <w:rsid w:val="46B35EA6"/>
    <w:rsid w:val="46CBDE7E"/>
    <w:rsid w:val="46D83D51"/>
    <w:rsid w:val="46E28559"/>
    <w:rsid w:val="46E46C43"/>
    <w:rsid w:val="46F0ADBA"/>
    <w:rsid w:val="46FE117C"/>
    <w:rsid w:val="4704A43D"/>
    <w:rsid w:val="470C334A"/>
    <w:rsid w:val="471235FE"/>
    <w:rsid w:val="47133B04"/>
    <w:rsid w:val="4718ED1E"/>
    <w:rsid w:val="4726EF40"/>
    <w:rsid w:val="4741F28B"/>
    <w:rsid w:val="474343BC"/>
    <w:rsid w:val="475895D5"/>
    <w:rsid w:val="47B7EFC7"/>
    <w:rsid w:val="47C5D2C2"/>
    <w:rsid w:val="47CC3337"/>
    <w:rsid w:val="47CF3C3C"/>
    <w:rsid w:val="47D2181D"/>
    <w:rsid w:val="47E43687"/>
    <w:rsid w:val="47E50B93"/>
    <w:rsid w:val="47EBE6B5"/>
    <w:rsid w:val="4805CA82"/>
    <w:rsid w:val="480BBDEE"/>
    <w:rsid w:val="480DC64B"/>
    <w:rsid w:val="48274F49"/>
    <w:rsid w:val="482FB893"/>
    <w:rsid w:val="48545F6D"/>
    <w:rsid w:val="485C079A"/>
    <w:rsid w:val="48615239"/>
    <w:rsid w:val="48678434"/>
    <w:rsid w:val="487056F7"/>
    <w:rsid w:val="4877425D"/>
    <w:rsid w:val="4888C584"/>
    <w:rsid w:val="488C9914"/>
    <w:rsid w:val="488ED15A"/>
    <w:rsid w:val="48955525"/>
    <w:rsid w:val="48975569"/>
    <w:rsid w:val="48987D7B"/>
    <w:rsid w:val="489B2EA0"/>
    <w:rsid w:val="48A94981"/>
    <w:rsid w:val="48AC7A92"/>
    <w:rsid w:val="48AF4BF4"/>
    <w:rsid w:val="48B0BF37"/>
    <w:rsid w:val="48BE1BDD"/>
    <w:rsid w:val="48BED818"/>
    <w:rsid w:val="48C5AC5E"/>
    <w:rsid w:val="48CD204B"/>
    <w:rsid w:val="4924D139"/>
    <w:rsid w:val="49273F26"/>
    <w:rsid w:val="495219DB"/>
    <w:rsid w:val="4955DE28"/>
    <w:rsid w:val="49608B41"/>
    <w:rsid w:val="497BA1F7"/>
    <w:rsid w:val="4993FDD4"/>
    <w:rsid w:val="49A90BF4"/>
    <w:rsid w:val="49AFBC39"/>
    <w:rsid w:val="49B3BED3"/>
    <w:rsid w:val="49B499CC"/>
    <w:rsid w:val="49BE071C"/>
    <w:rsid w:val="49E5FE43"/>
    <w:rsid w:val="49FBABAE"/>
    <w:rsid w:val="4A02FE5A"/>
    <w:rsid w:val="4A17B3B5"/>
    <w:rsid w:val="4A18287C"/>
    <w:rsid w:val="4A23FA7E"/>
    <w:rsid w:val="4A387D3B"/>
    <w:rsid w:val="4A3DBF4E"/>
    <w:rsid w:val="4A3F296B"/>
    <w:rsid w:val="4A3F7D4A"/>
    <w:rsid w:val="4A438F7F"/>
    <w:rsid w:val="4A43D2CF"/>
    <w:rsid w:val="4A66649A"/>
    <w:rsid w:val="4A709F4C"/>
    <w:rsid w:val="4A72803B"/>
    <w:rsid w:val="4A7374C4"/>
    <w:rsid w:val="4A788C4B"/>
    <w:rsid w:val="4A8A65E4"/>
    <w:rsid w:val="4A8B2C69"/>
    <w:rsid w:val="4AAB664D"/>
    <w:rsid w:val="4AACE264"/>
    <w:rsid w:val="4AB89DD8"/>
    <w:rsid w:val="4AD50B64"/>
    <w:rsid w:val="4AD8B934"/>
    <w:rsid w:val="4ADA5657"/>
    <w:rsid w:val="4ADB70CC"/>
    <w:rsid w:val="4AE497D8"/>
    <w:rsid w:val="4AEB7E4A"/>
    <w:rsid w:val="4B02FC3A"/>
    <w:rsid w:val="4B036768"/>
    <w:rsid w:val="4B037698"/>
    <w:rsid w:val="4B106039"/>
    <w:rsid w:val="4B1371BA"/>
    <w:rsid w:val="4B362D90"/>
    <w:rsid w:val="4B3EBA25"/>
    <w:rsid w:val="4B653809"/>
    <w:rsid w:val="4B872895"/>
    <w:rsid w:val="4B92FFF2"/>
    <w:rsid w:val="4B9A36B1"/>
    <w:rsid w:val="4B9E34B0"/>
    <w:rsid w:val="4BA624C5"/>
    <w:rsid w:val="4BAA6E77"/>
    <w:rsid w:val="4BB94FC9"/>
    <w:rsid w:val="4BBB2EDC"/>
    <w:rsid w:val="4BC9F908"/>
    <w:rsid w:val="4BF161E7"/>
    <w:rsid w:val="4BFEA09B"/>
    <w:rsid w:val="4C29548F"/>
    <w:rsid w:val="4C41D379"/>
    <w:rsid w:val="4C885323"/>
    <w:rsid w:val="4C8C12A4"/>
    <w:rsid w:val="4C97A188"/>
    <w:rsid w:val="4CA4BB9A"/>
    <w:rsid w:val="4CB0066A"/>
    <w:rsid w:val="4CBF70E2"/>
    <w:rsid w:val="4CBF7AF7"/>
    <w:rsid w:val="4CCB0791"/>
    <w:rsid w:val="4CD94E1A"/>
    <w:rsid w:val="4CDF2EA4"/>
    <w:rsid w:val="4CE75FBA"/>
    <w:rsid w:val="4CEDB507"/>
    <w:rsid w:val="4CEE8334"/>
    <w:rsid w:val="4CF01BAD"/>
    <w:rsid w:val="4CF9C0BB"/>
    <w:rsid w:val="4CFBBEFD"/>
    <w:rsid w:val="4D0163D0"/>
    <w:rsid w:val="4D198544"/>
    <w:rsid w:val="4D2FBEFC"/>
    <w:rsid w:val="4D339757"/>
    <w:rsid w:val="4D406CAA"/>
    <w:rsid w:val="4D587619"/>
    <w:rsid w:val="4D5C9413"/>
    <w:rsid w:val="4D7EB40D"/>
    <w:rsid w:val="4D9C1B4B"/>
    <w:rsid w:val="4D9FB9DC"/>
    <w:rsid w:val="4DA7AE55"/>
    <w:rsid w:val="4DA8F515"/>
    <w:rsid w:val="4DAA31B9"/>
    <w:rsid w:val="4DAAD967"/>
    <w:rsid w:val="4DABCE16"/>
    <w:rsid w:val="4DB1B18B"/>
    <w:rsid w:val="4DB744AF"/>
    <w:rsid w:val="4DBF1CF4"/>
    <w:rsid w:val="4DEAAF6A"/>
    <w:rsid w:val="4DFEF44B"/>
    <w:rsid w:val="4E0620C8"/>
    <w:rsid w:val="4E113009"/>
    <w:rsid w:val="4E1E226E"/>
    <w:rsid w:val="4E2B071C"/>
    <w:rsid w:val="4E30213C"/>
    <w:rsid w:val="4E40A297"/>
    <w:rsid w:val="4E435142"/>
    <w:rsid w:val="4E541DB7"/>
    <w:rsid w:val="4E7B3743"/>
    <w:rsid w:val="4E7DA882"/>
    <w:rsid w:val="4E94A98B"/>
    <w:rsid w:val="4E94BD7E"/>
    <w:rsid w:val="4E979BF5"/>
    <w:rsid w:val="4E9DF38D"/>
    <w:rsid w:val="4EA4AC97"/>
    <w:rsid w:val="4EBB007E"/>
    <w:rsid w:val="4EBDD8B9"/>
    <w:rsid w:val="4EC145AC"/>
    <w:rsid w:val="4EC27279"/>
    <w:rsid w:val="4ED0A224"/>
    <w:rsid w:val="4ED6D3FB"/>
    <w:rsid w:val="4ED9C012"/>
    <w:rsid w:val="4EDDD907"/>
    <w:rsid w:val="4EE2B2B6"/>
    <w:rsid w:val="4EF3F693"/>
    <w:rsid w:val="4EFD6D30"/>
    <w:rsid w:val="4EFF0645"/>
    <w:rsid w:val="4F1FBFAF"/>
    <w:rsid w:val="4F2245AF"/>
    <w:rsid w:val="4F23BDDF"/>
    <w:rsid w:val="4F3B7075"/>
    <w:rsid w:val="4F42978A"/>
    <w:rsid w:val="4F48FB40"/>
    <w:rsid w:val="4F567995"/>
    <w:rsid w:val="4F59BDD9"/>
    <w:rsid w:val="4F633DA0"/>
    <w:rsid w:val="4F67906D"/>
    <w:rsid w:val="4F789F93"/>
    <w:rsid w:val="4F7B1AFB"/>
    <w:rsid w:val="4F8179AD"/>
    <w:rsid w:val="4F8C8A08"/>
    <w:rsid w:val="4F9BA58B"/>
    <w:rsid w:val="4F9FD097"/>
    <w:rsid w:val="4FACC9A1"/>
    <w:rsid w:val="4FB28FB2"/>
    <w:rsid w:val="4FB96B02"/>
    <w:rsid w:val="4FBEAC33"/>
    <w:rsid w:val="4FC0D85D"/>
    <w:rsid w:val="4FCC3A8A"/>
    <w:rsid w:val="4FCC8EDB"/>
    <w:rsid w:val="4FE6AF33"/>
    <w:rsid w:val="4FF34C90"/>
    <w:rsid w:val="50124C3E"/>
    <w:rsid w:val="5013565A"/>
    <w:rsid w:val="501D95B6"/>
    <w:rsid w:val="501EBE02"/>
    <w:rsid w:val="504D6874"/>
    <w:rsid w:val="50603606"/>
    <w:rsid w:val="5081C698"/>
    <w:rsid w:val="5083F971"/>
    <w:rsid w:val="508D54B2"/>
    <w:rsid w:val="5098B212"/>
    <w:rsid w:val="509C9F45"/>
    <w:rsid w:val="50A2000D"/>
    <w:rsid w:val="50A9143A"/>
    <w:rsid w:val="50BBBE3C"/>
    <w:rsid w:val="50BDCF34"/>
    <w:rsid w:val="50BE1479"/>
    <w:rsid w:val="50BF3F43"/>
    <w:rsid w:val="50C5EF92"/>
    <w:rsid w:val="50C63BDC"/>
    <w:rsid w:val="50E697AF"/>
    <w:rsid w:val="51020494"/>
    <w:rsid w:val="510326D7"/>
    <w:rsid w:val="5106C94E"/>
    <w:rsid w:val="5112E9CA"/>
    <w:rsid w:val="5137F07D"/>
    <w:rsid w:val="5144A035"/>
    <w:rsid w:val="516A5564"/>
    <w:rsid w:val="516E1278"/>
    <w:rsid w:val="5174B42D"/>
    <w:rsid w:val="5179BE42"/>
    <w:rsid w:val="517F1FE3"/>
    <w:rsid w:val="518DC9B1"/>
    <w:rsid w:val="51996AFB"/>
    <w:rsid w:val="51A45917"/>
    <w:rsid w:val="51A7E151"/>
    <w:rsid w:val="51A82564"/>
    <w:rsid w:val="51ABB2BA"/>
    <w:rsid w:val="51CD454F"/>
    <w:rsid w:val="51D59941"/>
    <w:rsid w:val="51F2C0F4"/>
    <w:rsid w:val="51F722E1"/>
    <w:rsid w:val="51F8AE0C"/>
    <w:rsid w:val="5201AC9D"/>
    <w:rsid w:val="5208D2C0"/>
    <w:rsid w:val="5215123C"/>
    <w:rsid w:val="521C0B82"/>
    <w:rsid w:val="52221296"/>
    <w:rsid w:val="5222D75F"/>
    <w:rsid w:val="52279AD0"/>
    <w:rsid w:val="52319CCE"/>
    <w:rsid w:val="523D65A8"/>
    <w:rsid w:val="52475FF0"/>
    <w:rsid w:val="5279C0A3"/>
    <w:rsid w:val="527ECDE9"/>
    <w:rsid w:val="528CE248"/>
    <w:rsid w:val="52B1264A"/>
    <w:rsid w:val="52BA32FA"/>
    <w:rsid w:val="52D6D935"/>
    <w:rsid w:val="52DA42BB"/>
    <w:rsid w:val="52E3FBC3"/>
    <w:rsid w:val="52E9E0CE"/>
    <w:rsid w:val="52ED9AE9"/>
    <w:rsid w:val="52F9A1E2"/>
    <w:rsid w:val="52FCFDFE"/>
    <w:rsid w:val="53164F27"/>
    <w:rsid w:val="5318E941"/>
    <w:rsid w:val="53248E16"/>
    <w:rsid w:val="53331881"/>
    <w:rsid w:val="5336BF01"/>
    <w:rsid w:val="5350DB4D"/>
    <w:rsid w:val="5353ACCD"/>
    <w:rsid w:val="536244B1"/>
    <w:rsid w:val="53659DC1"/>
    <w:rsid w:val="536F8948"/>
    <w:rsid w:val="5371BDF2"/>
    <w:rsid w:val="53802A4F"/>
    <w:rsid w:val="53807AF3"/>
    <w:rsid w:val="53872FF0"/>
    <w:rsid w:val="53936810"/>
    <w:rsid w:val="53A679CB"/>
    <w:rsid w:val="53C4EE04"/>
    <w:rsid w:val="53C7E260"/>
    <w:rsid w:val="53C83069"/>
    <w:rsid w:val="53D12B3E"/>
    <w:rsid w:val="53DF6713"/>
    <w:rsid w:val="54040D25"/>
    <w:rsid w:val="542D102C"/>
    <w:rsid w:val="54326472"/>
    <w:rsid w:val="545F9F97"/>
    <w:rsid w:val="54655733"/>
    <w:rsid w:val="5468A556"/>
    <w:rsid w:val="547D95D4"/>
    <w:rsid w:val="547E411E"/>
    <w:rsid w:val="5490256E"/>
    <w:rsid w:val="54995EC7"/>
    <w:rsid w:val="549BB331"/>
    <w:rsid w:val="54A4DCEF"/>
    <w:rsid w:val="54A649DF"/>
    <w:rsid w:val="54C7B885"/>
    <w:rsid w:val="54CA9646"/>
    <w:rsid w:val="54CD0BA4"/>
    <w:rsid w:val="54CE3342"/>
    <w:rsid w:val="54DAD499"/>
    <w:rsid w:val="54EF019A"/>
    <w:rsid w:val="550AC976"/>
    <w:rsid w:val="552CE825"/>
    <w:rsid w:val="553ACA7E"/>
    <w:rsid w:val="553D8848"/>
    <w:rsid w:val="55641BFB"/>
    <w:rsid w:val="5569AA56"/>
    <w:rsid w:val="5574BE1B"/>
    <w:rsid w:val="557BE9C7"/>
    <w:rsid w:val="557BEE6B"/>
    <w:rsid w:val="558546F6"/>
    <w:rsid w:val="55920998"/>
    <w:rsid w:val="559C410E"/>
    <w:rsid w:val="55A468B1"/>
    <w:rsid w:val="55B28B11"/>
    <w:rsid w:val="55B8FAA3"/>
    <w:rsid w:val="55BBB802"/>
    <w:rsid w:val="55C11C81"/>
    <w:rsid w:val="55D13414"/>
    <w:rsid w:val="55D7A91F"/>
    <w:rsid w:val="55D952EA"/>
    <w:rsid w:val="55DD84DA"/>
    <w:rsid w:val="55E1ACE7"/>
    <w:rsid w:val="55EE416F"/>
    <w:rsid w:val="55F4FFC1"/>
    <w:rsid w:val="5622933A"/>
    <w:rsid w:val="5624297C"/>
    <w:rsid w:val="562EBBBE"/>
    <w:rsid w:val="56473F52"/>
    <w:rsid w:val="5653AE19"/>
    <w:rsid w:val="5659F7FF"/>
    <w:rsid w:val="565A6EA1"/>
    <w:rsid w:val="565FCF47"/>
    <w:rsid w:val="566E358A"/>
    <w:rsid w:val="567AEF9F"/>
    <w:rsid w:val="568970F5"/>
    <w:rsid w:val="568D6A2D"/>
    <w:rsid w:val="5695A5AF"/>
    <w:rsid w:val="569B32AD"/>
    <w:rsid w:val="569CF76A"/>
    <w:rsid w:val="569FF645"/>
    <w:rsid w:val="56A3EF5B"/>
    <w:rsid w:val="56AD5929"/>
    <w:rsid w:val="56C1EDA6"/>
    <w:rsid w:val="56C837CE"/>
    <w:rsid w:val="56D3B245"/>
    <w:rsid w:val="56E13F3C"/>
    <w:rsid w:val="56F1BA17"/>
    <w:rsid w:val="56F21D8A"/>
    <w:rsid w:val="56FAC3D9"/>
    <w:rsid w:val="56FB8345"/>
    <w:rsid w:val="56FDEBC4"/>
    <w:rsid w:val="57104E9F"/>
    <w:rsid w:val="571D0407"/>
    <w:rsid w:val="571EC6DB"/>
    <w:rsid w:val="5723A306"/>
    <w:rsid w:val="572996DF"/>
    <w:rsid w:val="57313974"/>
    <w:rsid w:val="5744E7A5"/>
    <w:rsid w:val="5749975A"/>
    <w:rsid w:val="5752981C"/>
    <w:rsid w:val="5763EBA3"/>
    <w:rsid w:val="576D3379"/>
    <w:rsid w:val="5774F692"/>
    <w:rsid w:val="577C1879"/>
    <w:rsid w:val="57892677"/>
    <w:rsid w:val="57898B1A"/>
    <w:rsid w:val="578AD7DC"/>
    <w:rsid w:val="578E7BF1"/>
    <w:rsid w:val="578F64D0"/>
    <w:rsid w:val="579BA1A6"/>
    <w:rsid w:val="579E14D3"/>
    <w:rsid w:val="579FFBA5"/>
    <w:rsid w:val="57A753E0"/>
    <w:rsid w:val="57B8775B"/>
    <w:rsid w:val="57BE11DF"/>
    <w:rsid w:val="57C0EDB8"/>
    <w:rsid w:val="57CD326F"/>
    <w:rsid w:val="57CE01F3"/>
    <w:rsid w:val="57D214B4"/>
    <w:rsid w:val="57E80F4A"/>
    <w:rsid w:val="58040D73"/>
    <w:rsid w:val="58063CEC"/>
    <w:rsid w:val="580AEC45"/>
    <w:rsid w:val="580DE425"/>
    <w:rsid w:val="58221242"/>
    <w:rsid w:val="585D34EA"/>
    <w:rsid w:val="585EAE13"/>
    <w:rsid w:val="5864A689"/>
    <w:rsid w:val="58654110"/>
    <w:rsid w:val="586B86B9"/>
    <w:rsid w:val="586BB515"/>
    <w:rsid w:val="586CB529"/>
    <w:rsid w:val="586E7855"/>
    <w:rsid w:val="587CFF95"/>
    <w:rsid w:val="5899A4D2"/>
    <w:rsid w:val="589A143E"/>
    <w:rsid w:val="58A4813C"/>
    <w:rsid w:val="58AB14D8"/>
    <w:rsid w:val="58AD8EA5"/>
    <w:rsid w:val="58AE034D"/>
    <w:rsid w:val="58B6F877"/>
    <w:rsid w:val="58B72162"/>
    <w:rsid w:val="58C16108"/>
    <w:rsid w:val="58ED59EB"/>
    <w:rsid w:val="58EF06B0"/>
    <w:rsid w:val="5908ABBC"/>
    <w:rsid w:val="590AF755"/>
    <w:rsid w:val="5919AE9B"/>
    <w:rsid w:val="591D7D75"/>
    <w:rsid w:val="5955183D"/>
    <w:rsid w:val="59880031"/>
    <w:rsid w:val="599E59BE"/>
    <w:rsid w:val="59B47B1C"/>
    <w:rsid w:val="59BC6F9B"/>
    <w:rsid w:val="59BE1C62"/>
    <w:rsid w:val="59BEB665"/>
    <w:rsid w:val="59C276B9"/>
    <w:rsid w:val="59E1F364"/>
    <w:rsid w:val="59E69525"/>
    <w:rsid w:val="59F3A5D3"/>
    <w:rsid w:val="59FDB864"/>
    <w:rsid w:val="5A07F104"/>
    <w:rsid w:val="5A212547"/>
    <w:rsid w:val="5A24ED2C"/>
    <w:rsid w:val="5A27F12D"/>
    <w:rsid w:val="5A308BCB"/>
    <w:rsid w:val="5A30F564"/>
    <w:rsid w:val="5A3523A1"/>
    <w:rsid w:val="5A3D96BD"/>
    <w:rsid w:val="5A424323"/>
    <w:rsid w:val="5A519DC1"/>
    <w:rsid w:val="5A5E2934"/>
    <w:rsid w:val="5A6C989F"/>
    <w:rsid w:val="5A7837CC"/>
    <w:rsid w:val="5A922003"/>
    <w:rsid w:val="5A9D05B1"/>
    <w:rsid w:val="5A9F978F"/>
    <w:rsid w:val="5AA7F05C"/>
    <w:rsid w:val="5AABE113"/>
    <w:rsid w:val="5AB0A3B2"/>
    <w:rsid w:val="5AB1E9E3"/>
    <w:rsid w:val="5AC49D66"/>
    <w:rsid w:val="5AD46D40"/>
    <w:rsid w:val="5AD95D4A"/>
    <w:rsid w:val="5ADB6B7F"/>
    <w:rsid w:val="5AE7B048"/>
    <w:rsid w:val="5AE84C90"/>
    <w:rsid w:val="5AF641D9"/>
    <w:rsid w:val="5B0D8CAD"/>
    <w:rsid w:val="5B1231BF"/>
    <w:rsid w:val="5B17E7D9"/>
    <w:rsid w:val="5B255594"/>
    <w:rsid w:val="5B272B0C"/>
    <w:rsid w:val="5B2C85FC"/>
    <w:rsid w:val="5B301E64"/>
    <w:rsid w:val="5B535B6E"/>
    <w:rsid w:val="5B9346E5"/>
    <w:rsid w:val="5B94B0E3"/>
    <w:rsid w:val="5BA12467"/>
    <w:rsid w:val="5BC21AAB"/>
    <w:rsid w:val="5BD91656"/>
    <w:rsid w:val="5BE83C27"/>
    <w:rsid w:val="5BF9D4C9"/>
    <w:rsid w:val="5C11A1B1"/>
    <w:rsid w:val="5C33546C"/>
    <w:rsid w:val="5C3FA37D"/>
    <w:rsid w:val="5C496746"/>
    <w:rsid w:val="5C4FAE0C"/>
    <w:rsid w:val="5C548150"/>
    <w:rsid w:val="5C5DFBDD"/>
    <w:rsid w:val="5C8D9F84"/>
    <w:rsid w:val="5CAA710B"/>
    <w:rsid w:val="5CC631D5"/>
    <w:rsid w:val="5CDB667B"/>
    <w:rsid w:val="5CEE6EC6"/>
    <w:rsid w:val="5D01E540"/>
    <w:rsid w:val="5D0F6B32"/>
    <w:rsid w:val="5D162053"/>
    <w:rsid w:val="5D203C36"/>
    <w:rsid w:val="5D3137E3"/>
    <w:rsid w:val="5D4596EA"/>
    <w:rsid w:val="5D46253C"/>
    <w:rsid w:val="5D84B8AE"/>
    <w:rsid w:val="5D851558"/>
    <w:rsid w:val="5D9219F2"/>
    <w:rsid w:val="5D975AE9"/>
    <w:rsid w:val="5D9D1D9E"/>
    <w:rsid w:val="5DA70074"/>
    <w:rsid w:val="5DAD758B"/>
    <w:rsid w:val="5DAE6665"/>
    <w:rsid w:val="5DAF2102"/>
    <w:rsid w:val="5DB7C33C"/>
    <w:rsid w:val="5DBBA811"/>
    <w:rsid w:val="5DC134C9"/>
    <w:rsid w:val="5DC69513"/>
    <w:rsid w:val="5DD62BDC"/>
    <w:rsid w:val="5DD906E8"/>
    <w:rsid w:val="5DE27947"/>
    <w:rsid w:val="5DF2864F"/>
    <w:rsid w:val="5E29B6DF"/>
    <w:rsid w:val="5E3932A5"/>
    <w:rsid w:val="5E3D2F4F"/>
    <w:rsid w:val="5E5A908C"/>
    <w:rsid w:val="5E71CCD4"/>
    <w:rsid w:val="5E788541"/>
    <w:rsid w:val="5E915A4B"/>
    <w:rsid w:val="5EC417C4"/>
    <w:rsid w:val="5ED4ED5D"/>
    <w:rsid w:val="5EE53B2D"/>
    <w:rsid w:val="5EEB5BEA"/>
    <w:rsid w:val="5EEBE095"/>
    <w:rsid w:val="5EF11C28"/>
    <w:rsid w:val="5EFBF9C9"/>
    <w:rsid w:val="5EFD6AE8"/>
    <w:rsid w:val="5EFE0F02"/>
    <w:rsid w:val="5F215778"/>
    <w:rsid w:val="5F26D60D"/>
    <w:rsid w:val="5F26DD60"/>
    <w:rsid w:val="5F2D9808"/>
    <w:rsid w:val="5F2EFF7F"/>
    <w:rsid w:val="5F367B90"/>
    <w:rsid w:val="5F4AF450"/>
    <w:rsid w:val="5F519EA0"/>
    <w:rsid w:val="5F594EDD"/>
    <w:rsid w:val="5F5957B6"/>
    <w:rsid w:val="5F8732E6"/>
    <w:rsid w:val="5F94B696"/>
    <w:rsid w:val="5FAB671D"/>
    <w:rsid w:val="5FB816FD"/>
    <w:rsid w:val="5FBDCBB1"/>
    <w:rsid w:val="5FC1E1F2"/>
    <w:rsid w:val="5FC7EBDC"/>
    <w:rsid w:val="5FCD7F21"/>
    <w:rsid w:val="5FD030F5"/>
    <w:rsid w:val="5FE8E41F"/>
    <w:rsid w:val="5FEC9BAE"/>
    <w:rsid w:val="5FEE42E7"/>
    <w:rsid w:val="5FFBCB83"/>
    <w:rsid w:val="60018656"/>
    <w:rsid w:val="6003F137"/>
    <w:rsid w:val="6003FD72"/>
    <w:rsid w:val="60059930"/>
    <w:rsid w:val="602D8D60"/>
    <w:rsid w:val="603EFFCA"/>
    <w:rsid w:val="604B8682"/>
    <w:rsid w:val="60599546"/>
    <w:rsid w:val="606F3DB0"/>
    <w:rsid w:val="6083C8A0"/>
    <w:rsid w:val="6084E829"/>
    <w:rsid w:val="6093E60E"/>
    <w:rsid w:val="60B2E784"/>
    <w:rsid w:val="60B40B24"/>
    <w:rsid w:val="60BBC07B"/>
    <w:rsid w:val="60C1E290"/>
    <w:rsid w:val="60ECF899"/>
    <w:rsid w:val="60EF0322"/>
    <w:rsid w:val="60F06A6E"/>
    <w:rsid w:val="612432E5"/>
    <w:rsid w:val="614C52E7"/>
    <w:rsid w:val="61538000"/>
    <w:rsid w:val="61538CDD"/>
    <w:rsid w:val="615FFA99"/>
    <w:rsid w:val="616525C8"/>
    <w:rsid w:val="6181E17A"/>
    <w:rsid w:val="618E54B3"/>
    <w:rsid w:val="618F2AE5"/>
    <w:rsid w:val="6195F68D"/>
    <w:rsid w:val="619ACBA1"/>
    <w:rsid w:val="61AC35F0"/>
    <w:rsid w:val="61ACDF74"/>
    <w:rsid w:val="61B535D1"/>
    <w:rsid w:val="61B62327"/>
    <w:rsid w:val="61BCB7B8"/>
    <w:rsid w:val="61D0C745"/>
    <w:rsid w:val="61DBBE7F"/>
    <w:rsid w:val="61F4F86A"/>
    <w:rsid w:val="61FA72F2"/>
    <w:rsid w:val="61FD106B"/>
    <w:rsid w:val="62022748"/>
    <w:rsid w:val="620735F7"/>
    <w:rsid w:val="6207CC73"/>
    <w:rsid w:val="62134CA0"/>
    <w:rsid w:val="6216D0BB"/>
    <w:rsid w:val="623559FC"/>
    <w:rsid w:val="624F8888"/>
    <w:rsid w:val="625BE46B"/>
    <w:rsid w:val="62667710"/>
    <w:rsid w:val="6268931C"/>
    <w:rsid w:val="626F3C9D"/>
    <w:rsid w:val="62743157"/>
    <w:rsid w:val="627F9DA4"/>
    <w:rsid w:val="62814836"/>
    <w:rsid w:val="628534EE"/>
    <w:rsid w:val="6285B6B6"/>
    <w:rsid w:val="6289F7AE"/>
    <w:rsid w:val="628DF9A9"/>
    <w:rsid w:val="629952D8"/>
    <w:rsid w:val="62A47B9D"/>
    <w:rsid w:val="62B54238"/>
    <w:rsid w:val="62B701ED"/>
    <w:rsid w:val="62C0BC5B"/>
    <w:rsid w:val="62E38AB0"/>
    <w:rsid w:val="6305AE26"/>
    <w:rsid w:val="63227272"/>
    <w:rsid w:val="6326D833"/>
    <w:rsid w:val="632B8D45"/>
    <w:rsid w:val="63345E30"/>
    <w:rsid w:val="6346831C"/>
    <w:rsid w:val="6346F994"/>
    <w:rsid w:val="63499D87"/>
    <w:rsid w:val="634FD767"/>
    <w:rsid w:val="635C535D"/>
    <w:rsid w:val="63625776"/>
    <w:rsid w:val="63637EEC"/>
    <w:rsid w:val="637FA288"/>
    <w:rsid w:val="63842E60"/>
    <w:rsid w:val="6390B4B6"/>
    <w:rsid w:val="6394C639"/>
    <w:rsid w:val="63991C4D"/>
    <w:rsid w:val="63A1BEF3"/>
    <w:rsid w:val="63B3C227"/>
    <w:rsid w:val="63B6922B"/>
    <w:rsid w:val="63B8999A"/>
    <w:rsid w:val="63F2495B"/>
    <w:rsid w:val="63FA7565"/>
    <w:rsid w:val="63FC0776"/>
    <w:rsid w:val="63FF693E"/>
    <w:rsid w:val="6410222F"/>
    <w:rsid w:val="6417B9D7"/>
    <w:rsid w:val="641D2D97"/>
    <w:rsid w:val="64251C45"/>
    <w:rsid w:val="6426B1F2"/>
    <w:rsid w:val="643ED3A6"/>
    <w:rsid w:val="644E78F1"/>
    <w:rsid w:val="6459CBC7"/>
    <w:rsid w:val="646F39FC"/>
    <w:rsid w:val="647581E0"/>
    <w:rsid w:val="64BED934"/>
    <w:rsid w:val="64C4F88A"/>
    <w:rsid w:val="64D0B0F7"/>
    <w:rsid w:val="64D76742"/>
    <w:rsid w:val="64F621C5"/>
    <w:rsid w:val="6506777F"/>
    <w:rsid w:val="6513AA1A"/>
    <w:rsid w:val="65229D2B"/>
    <w:rsid w:val="652865AE"/>
    <w:rsid w:val="6536269E"/>
    <w:rsid w:val="653756EC"/>
    <w:rsid w:val="65428099"/>
    <w:rsid w:val="65438C5B"/>
    <w:rsid w:val="65494788"/>
    <w:rsid w:val="65560950"/>
    <w:rsid w:val="6566FC2B"/>
    <w:rsid w:val="656B9815"/>
    <w:rsid w:val="6570CF10"/>
    <w:rsid w:val="6596C973"/>
    <w:rsid w:val="65A21016"/>
    <w:rsid w:val="65B27636"/>
    <w:rsid w:val="65B8979D"/>
    <w:rsid w:val="65BEB10D"/>
    <w:rsid w:val="65BEF728"/>
    <w:rsid w:val="65CC2E92"/>
    <w:rsid w:val="65DFA526"/>
    <w:rsid w:val="65E0F7A3"/>
    <w:rsid w:val="65E1E879"/>
    <w:rsid w:val="65E53624"/>
    <w:rsid w:val="65EBA63E"/>
    <w:rsid w:val="65EC7BFD"/>
    <w:rsid w:val="65EDEB57"/>
    <w:rsid w:val="65EEF9DE"/>
    <w:rsid w:val="660C7613"/>
    <w:rsid w:val="660E8904"/>
    <w:rsid w:val="66136D95"/>
    <w:rsid w:val="662399F3"/>
    <w:rsid w:val="66274194"/>
    <w:rsid w:val="662D1229"/>
    <w:rsid w:val="6654B8E0"/>
    <w:rsid w:val="665E322F"/>
    <w:rsid w:val="66676D33"/>
    <w:rsid w:val="6673159F"/>
    <w:rsid w:val="66753EC3"/>
    <w:rsid w:val="667A62EF"/>
    <w:rsid w:val="6681AEC7"/>
    <w:rsid w:val="6687118F"/>
    <w:rsid w:val="6695D6C1"/>
    <w:rsid w:val="669F0F18"/>
    <w:rsid w:val="66B68F0F"/>
    <w:rsid w:val="66B72F34"/>
    <w:rsid w:val="66CBCB29"/>
    <w:rsid w:val="66CECFEE"/>
    <w:rsid w:val="66D70300"/>
    <w:rsid w:val="66EFBFC8"/>
    <w:rsid w:val="66F93D71"/>
    <w:rsid w:val="6712629B"/>
    <w:rsid w:val="67184A6B"/>
    <w:rsid w:val="6738E428"/>
    <w:rsid w:val="67399BBA"/>
    <w:rsid w:val="674EA408"/>
    <w:rsid w:val="6759F27C"/>
    <w:rsid w:val="67627FC3"/>
    <w:rsid w:val="67666749"/>
    <w:rsid w:val="677D83F0"/>
    <w:rsid w:val="67963EB2"/>
    <w:rsid w:val="679C0C02"/>
    <w:rsid w:val="67AF4BDB"/>
    <w:rsid w:val="67BFAF91"/>
    <w:rsid w:val="67D5B6DE"/>
    <w:rsid w:val="67EA854C"/>
    <w:rsid w:val="67F4EB71"/>
    <w:rsid w:val="67FF3313"/>
    <w:rsid w:val="6823BACF"/>
    <w:rsid w:val="682579DE"/>
    <w:rsid w:val="682CA681"/>
    <w:rsid w:val="6849F1DB"/>
    <w:rsid w:val="685A338B"/>
    <w:rsid w:val="6860D3E3"/>
    <w:rsid w:val="6871351D"/>
    <w:rsid w:val="687D50D9"/>
    <w:rsid w:val="688474F9"/>
    <w:rsid w:val="68901D41"/>
    <w:rsid w:val="68956301"/>
    <w:rsid w:val="689CF256"/>
    <w:rsid w:val="68AA4475"/>
    <w:rsid w:val="68ABBAB5"/>
    <w:rsid w:val="68B89408"/>
    <w:rsid w:val="68CD61B2"/>
    <w:rsid w:val="68D0E7C2"/>
    <w:rsid w:val="68E473B4"/>
    <w:rsid w:val="68E73CEE"/>
    <w:rsid w:val="68FFFB68"/>
    <w:rsid w:val="691C2949"/>
    <w:rsid w:val="69210568"/>
    <w:rsid w:val="69305238"/>
    <w:rsid w:val="694181A3"/>
    <w:rsid w:val="69544A5F"/>
    <w:rsid w:val="6967A05E"/>
    <w:rsid w:val="697DD607"/>
    <w:rsid w:val="69A5DD2C"/>
    <w:rsid w:val="69AB0BEB"/>
    <w:rsid w:val="69BDEF7B"/>
    <w:rsid w:val="69D4BB7E"/>
    <w:rsid w:val="69EE8E7B"/>
    <w:rsid w:val="69F3A3EB"/>
    <w:rsid w:val="69FAE389"/>
    <w:rsid w:val="6A188F7F"/>
    <w:rsid w:val="6A2D9290"/>
    <w:rsid w:val="6A2E0484"/>
    <w:rsid w:val="6A2E3035"/>
    <w:rsid w:val="6A2F20AB"/>
    <w:rsid w:val="6A562F21"/>
    <w:rsid w:val="6A6358AB"/>
    <w:rsid w:val="6A6A9BC6"/>
    <w:rsid w:val="6A737283"/>
    <w:rsid w:val="6A84C724"/>
    <w:rsid w:val="6A8A1C2C"/>
    <w:rsid w:val="6A933F68"/>
    <w:rsid w:val="6AA37D75"/>
    <w:rsid w:val="6AABBD71"/>
    <w:rsid w:val="6AD853BC"/>
    <w:rsid w:val="6ADE1A98"/>
    <w:rsid w:val="6ADE6D46"/>
    <w:rsid w:val="6AE1BC57"/>
    <w:rsid w:val="6AF3AD1D"/>
    <w:rsid w:val="6AFD7A2E"/>
    <w:rsid w:val="6B0739C7"/>
    <w:rsid w:val="6B0D053A"/>
    <w:rsid w:val="6B1AA250"/>
    <w:rsid w:val="6B1C3C08"/>
    <w:rsid w:val="6B281FF0"/>
    <w:rsid w:val="6B37A9E0"/>
    <w:rsid w:val="6B3A2DCB"/>
    <w:rsid w:val="6B5082B6"/>
    <w:rsid w:val="6B5646C8"/>
    <w:rsid w:val="6B6722FA"/>
    <w:rsid w:val="6B8E3A3E"/>
    <w:rsid w:val="6B9CCE91"/>
    <w:rsid w:val="6B9DBFA7"/>
    <w:rsid w:val="6BA717F8"/>
    <w:rsid w:val="6BB34549"/>
    <w:rsid w:val="6BB88566"/>
    <w:rsid w:val="6BBFF7D8"/>
    <w:rsid w:val="6BC72380"/>
    <w:rsid w:val="6BC9CBA9"/>
    <w:rsid w:val="6BD611DF"/>
    <w:rsid w:val="6BD72AEC"/>
    <w:rsid w:val="6BDC8AE1"/>
    <w:rsid w:val="6BDCD612"/>
    <w:rsid w:val="6BE6A00F"/>
    <w:rsid w:val="6BFC4420"/>
    <w:rsid w:val="6BFC512C"/>
    <w:rsid w:val="6C01B9AB"/>
    <w:rsid w:val="6C0EC9D4"/>
    <w:rsid w:val="6C18C09B"/>
    <w:rsid w:val="6C1A7EED"/>
    <w:rsid w:val="6C1E1A30"/>
    <w:rsid w:val="6C1F4AF3"/>
    <w:rsid w:val="6C2F99E8"/>
    <w:rsid w:val="6C333E40"/>
    <w:rsid w:val="6C3CEDF8"/>
    <w:rsid w:val="6C61F090"/>
    <w:rsid w:val="6C63D89F"/>
    <w:rsid w:val="6C7ADD04"/>
    <w:rsid w:val="6C7F6234"/>
    <w:rsid w:val="6C938353"/>
    <w:rsid w:val="6CA60579"/>
    <w:rsid w:val="6CA8E3C2"/>
    <w:rsid w:val="6CAD28F2"/>
    <w:rsid w:val="6CC56549"/>
    <w:rsid w:val="6CD50606"/>
    <w:rsid w:val="6CD5484E"/>
    <w:rsid w:val="6CDDD407"/>
    <w:rsid w:val="6CDDF2F3"/>
    <w:rsid w:val="6CE66167"/>
    <w:rsid w:val="6D01B60D"/>
    <w:rsid w:val="6D0C1489"/>
    <w:rsid w:val="6D0FE7A5"/>
    <w:rsid w:val="6D182765"/>
    <w:rsid w:val="6D259404"/>
    <w:rsid w:val="6D42AFE6"/>
    <w:rsid w:val="6D43E2DA"/>
    <w:rsid w:val="6D551D2A"/>
    <w:rsid w:val="6D6E4A5A"/>
    <w:rsid w:val="6D745E3B"/>
    <w:rsid w:val="6D7AF5D2"/>
    <w:rsid w:val="6DB12D3C"/>
    <w:rsid w:val="6DD23D3F"/>
    <w:rsid w:val="6DDA5C81"/>
    <w:rsid w:val="6DEA77F1"/>
    <w:rsid w:val="6DED59A3"/>
    <w:rsid w:val="6DF0EB8B"/>
    <w:rsid w:val="6DF23D69"/>
    <w:rsid w:val="6DF7BA8D"/>
    <w:rsid w:val="6DF7C1B0"/>
    <w:rsid w:val="6E0B7E2B"/>
    <w:rsid w:val="6E0FCE48"/>
    <w:rsid w:val="6E168DE6"/>
    <w:rsid w:val="6E1C04A1"/>
    <w:rsid w:val="6E3005EA"/>
    <w:rsid w:val="6E3D4586"/>
    <w:rsid w:val="6E4800D6"/>
    <w:rsid w:val="6E66AA04"/>
    <w:rsid w:val="6E6DD4AB"/>
    <w:rsid w:val="6E70F98D"/>
    <w:rsid w:val="6E73D269"/>
    <w:rsid w:val="6E9BA60C"/>
    <w:rsid w:val="6EA667D8"/>
    <w:rsid w:val="6EC03AD5"/>
    <w:rsid w:val="6EC085F0"/>
    <w:rsid w:val="6EC18D50"/>
    <w:rsid w:val="6EC2B6C8"/>
    <w:rsid w:val="6EC4951B"/>
    <w:rsid w:val="6ED0A1EC"/>
    <w:rsid w:val="6ED947F8"/>
    <w:rsid w:val="6EDA0284"/>
    <w:rsid w:val="6EE24573"/>
    <w:rsid w:val="6EE99AC8"/>
    <w:rsid w:val="6EEC6FD0"/>
    <w:rsid w:val="6EEE620C"/>
    <w:rsid w:val="6EF91C2D"/>
    <w:rsid w:val="6F0E359E"/>
    <w:rsid w:val="6F13C676"/>
    <w:rsid w:val="6F286C16"/>
    <w:rsid w:val="6F2C3844"/>
    <w:rsid w:val="6F2CB630"/>
    <w:rsid w:val="6F30C673"/>
    <w:rsid w:val="6F4236BE"/>
    <w:rsid w:val="6F43CCB5"/>
    <w:rsid w:val="6F4535E0"/>
    <w:rsid w:val="6F5C5005"/>
    <w:rsid w:val="6F614A52"/>
    <w:rsid w:val="6F9601F3"/>
    <w:rsid w:val="6FA5A1DB"/>
    <w:rsid w:val="6FAD2B2C"/>
    <w:rsid w:val="6FF6BECC"/>
    <w:rsid w:val="6FFFB507"/>
    <w:rsid w:val="7002886A"/>
    <w:rsid w:val="70132A29"/>
    <w:rsid w:val="703BA37A"/>
    <w:rsid w:val="704087A0"/>
    <w:rsid w:val="7054729A"/>
    <w:rsid w:val="70696606"/>
    <w:rsid w:val="7073BD65"/>
    <w:rsid w:val="707ACBA0"/>
    <w:rsid w:val="708D8C98"/>
    <w:rsid w:val="708E4FD9"/>
    <w:rsid w:val="7092E47D"/>
    <w:rsid w:val="70A1933D"/>
    <w:rsid w:val="70A1D5F8"/>
    <w:rsid w:val="70A41E0D"/>
    <w:rsid w:val="70B15767"/>
    <w:rsid w:val="70EDDDE6"/>
    <w:rsid w:val="70EEA774"/>
    <w:rsid w:val="70F3A5DB"/>
    <w:rsid w:val="711200A2"/>
    <w:rsid w:val="71388AA9"/>
    <w:rsid w:val="713F2880"/>
    <w:rsid w:val="71481CB1"/>
    <w:rsid w:val="7168F7E0"/>
    <w:rsid w:val="7170308B"/>
    <w:rsid w:val="7177BD52"/>
    <w:rsid w:val="71792926"/>
    <w:rsid w:val="7179AE0E"/>
    <w:rsid w:val="7182A3D7"/>
    <w:rsid w:val="7182EF67"/>
    <w:rsid w:val="71981040"/>
    <w:rsid w:val="719F0B34"/>
    <w:rsid w:val="71BAC4AB"/>
    <w:rsid w:val="71C620BB"/>
    <w:rsid w:val="71C9706B"/>
    <w:rsid w:val="71D1657F"/>
    <w:rsid w:val="71E50F99"/>
    <w:rsid w:val="71FA6DD4"/>
    <w:rsid w:val="720A9A9A"/>
    <w:rsid w:val="720CB237"/>
    <w:rsid w:val="7213F6A0"/>
    <w:rsid w:val="7223F4CD"/>
    <w:rsid w:val="722FD69A"/>
    <w:rsid w:val="724129DA"/>
    <w:rsid w:val="72493935"/>
    <w:rsid w:val="724DCE9A"/>
    <w:rsid w:val="724E4B29"/>
    <w:rsid w:val="725F4281"/>
    <w:rsid w:val="7273F530"/>
    <w:rsid w:val="7285AED7"/>
    <w:rsid w:val="729EED30"/>
    <w:rsid w:val="72A0D758"/>
    <w:rsid w:val="72AF4B70"/>
    <w:rsid w:val="72B15051"/>
    <w:rsid w:val="72B9327A"/>
    <w:rsid w:val="72B9D083"/>
    <w:rsid w:val="72C2A661"/>
    <w:rsid w:val="72E059B8"/>
    <w:rsid w:val="72EA46AC"/>
    <w:rsid w:val="72FB6569"/>
    <w:rsid w:val="72FBEFE0"/>
    <w:rsid w:val="730292F4"/>
    <w:rsid w:val="730F505A"/>
    <w:rsid w:val="7312B937"/>
    <w:rsid w:val="7313DE94"/>
    <w:rsid w:val="731F61D0"/>
    <w:rsid w:val="7332AF0F"/>
    <w:rsid w:val="7333C4C2"/>
    <w:rsid w:val="7338D891"/>
    <w:rsid w:val="73455D82"/>
    <w:rsid w:val="735A61F8"/>
    <w:rsid w:val="736AC91D"/>
    <w:rsid w:val="737905DF"/>
    <w:rsid w:val="73921E81"/>
    <w:rsid w:val="739324E9"/>
    <w:rsid w:val="7396D605"/>
    <w:rsid w:val="73C845CC"/>
    <w:rsid w:val="73DF7910"/>
    <w:rsid w:val="73E1F580"/>
    <w:rsid w:val="73E1FA10"/>
    <w:rsid w:val="73E7BC65"/>
    <w:rsid w:val="73EC693D"/>
    <w:rsid w:val="73EE66F3"/>
    <w:rsid w:val="7402CA83"/>
    <w:rsid w:val="74031C8A"/>
    <w:rsid w:val="74081FB1"/>
    <w:rsid w:val="740B96D3"/>
    <w:rsid w:val="740CF0ED"/>
    <w:rsid w:val="740EF741"/>
    <w:rsid w:val="74169CDD"/>
    <w:rsid w:val="741C61A3"/>
    <w:rsid w:val="741C6261"/>
    <w:rsid w:val="7427C41F"/>
    <w:rsid w:val="742AA44C"/>
    <w:rsid w:val="74346A7D"/>
    <w:rsid w:val="7448DD96"/>
    <w:rsid w:val="744E2854"/>
    <w:rsid w:val="74529B49"/>
    <w:rsid w:val="7456F3DA"/>
    <w:rsid w:val="74619316"/>
    <w:rsid w:val="746C2AA0"/>
    <w:rsid w:val="746D9CB5"/>
    <w:rsid w:val="748789E9"/>
    <w:rsid w:val="748CFD78"/>
    <w:rsid w:val="74969278"/>
    <w:rsid w:val="74A54BA6"/>
    <w:rsid w:val="74B3EFAF"/>
    <w:rsid w:val="74B5FF5E"/>
    <w:rsid w:val="74C619F9"/>
    <w:rsid w:val="74CC2F7B"/>
    <w:rsid w:val="74D7FCD9"/>
    <w:rsid w:val="74E8432F"/>
    <w:rsid w:val="74EF432E"/>
    <w:rsid w:val="74F694A5"/>
    <w:rsid w:val="7515D085"/>
    <w:rsid w:val="7518D111"/>
    <w:rsid w:val="751B366C"/>
    <w:rsid w:val="751ED44A"/>
    <w:rsid w:val="75282ED3"/>
    <w:rsid w:val="7530BCFF"/>
    <w:rsid w:val="75349638"/>
    <w:rsid w:val="7536EBA2"/>
    <w:rsid w:val="753C6D02"/>
    <w:rsid w:val="753D0F20"/>
    <w:rsid w:val="75428D44"/>
    <w:rsid w:val="755DD874"/>
    <w:rsid w:val="756595CB"/>
    <w:rsid w:val="7578B078"/>
    <w:rsid w:val="7586CF0B"/>
    <w:rsid w:val="758E2B37"/>
    <w:rsid w:val="7592ADFE"/>
    <w:rsid w:val="7597FEF8"/>
    <w:rsid w:val="75A3219C"/>
    <w:rsid w:val="75B80E4A"/>
    <w:rsid w:val="75C176F1"/>
    <w:rsid w:val="75C9A233"/>
    <w:rsid w:val="75D9BA8E"/>
    <w:rsid w:val="75D9BFD7"/>
    <w:rsid w:val="75E06E3D"/>
    <w:rsid w:val="75E67294"/>
    <w:rsid w:val="76065B9C"/>
    <w:rsid w:val="76172F6D"/>
    <w:rsid w:val="761FDAD5"/>
    <w:rsid w:val="76298F6F"/>
    <w:rsid w:val="762EE578"/>
    <w:rsid w:val="762F2906"/>
    <w:rsid w:val="7635CC18"/>
    <w:rsid w:val="7649F698"/>
    <w:rsid w:val="764C8C41"/>
    <w:rsid w:val="7650FA76"/>
    <w:rsid w:val="765BB27D"/>
    <w:rsid w:val="76652D11"/>
    <w:rsid w:val="766E94A6"/>
    <w:rsid w:val="768F95FD"/>
    <w:rsid w:val="769A2BCB"/>
    <w:rsid w:val="76A29A3B"/>
    <w:rsid w:val="76A562AC"/>
    <w:rsid w:val="76BB2552"/>
    <w:rsid w:val="76C03773"/>
    <w:rsid w:val="76E2A282"/>
    <w:rsid w:val="76EDD353"/>
    <w:rsid w:val="76F25EF8"/>
    <w:rsid w:val="76F7845D"/>
    <w:rsid w:val="772A7C85"/>
    <w:rsid w:val="773BA26E"/>
    <w:rsid w:val="774B168D"/>
    <w:rsid w:val="774E98DD"/>
    <w:rsid w:val="77634925"/>
    <w:rsid w:val="777BFCF0"/>
    <w:rsid w:val="7786D3B9"/>
    <w:rsid w:val="779069B2"/>
    <w:rsid w:val="77960BE1"/>
    <w:rsid w:val="7799FBAF"/>
    <w:rsid w:val="779ABCA8"/>
    <w:rsid w:val="779F3BFD"/>
    <w:rsid w:val="77A9ED92"/>
    <w:rsid w:val="77A9FF38"/>
    <w:rsid w:val="77AF03A5"/>
    <w:rsid w:val="77C43C1F"/>
    <w:rsid w:val="77E8A4CA"/>
    <w:rsid w:val="77EB6D0B"/>
    <w:rsid w:val="77FCC403"/>
    <w:rsid w:val="7808A6D7"/>
    <w:rsid w:val="780C678C"/>
    <w:rsid w:val="781A3B08"/>
    <w:rsid w:val="782380E7"/>
    <w:rsid w:val="7825C3BC"/>
    <w:rsid w:val="784EE28A"/>
    <w:rsid w:val="7857E5E5"/>
    <w:rsid w:val="785C69EB"/>
    <w:rsid w:val="785D96E0"/>
    <w:rsid w:val="7873B0C0"/>
    <w:rsid w:val="787C449B"/>
    <w:rsid w:val="78976AA2"/>
    <w:rsid w:val="789ED41B"/>
    <w:rsid w:val="78A5AFBF"/>
    <w:rsid w:val="78A95769"/>
    <w:rsid w:val="78AF31A8"/>
    <w:rsid w:val="78CE194D"/>
    <w:rsid w:val="78D1026E"/>
    <w:rsid w:val="78E58DC8"/>
    <w:rsid w:val="78F8F6BB"/>
    <w:rsid w:val="78FBA98A"/>
    <w:rsid w:val="79116580"/>
    <w:rsid w:val="79276B7E"/>
    <w:rsid w:val="793864A7"/>
    <w:rsid w:val="7938E56C"/>
    <w:rsid w:val="794378B2"/>
    <w:rsid w:val="7948B5E5"/>
    <w:rsid w:val="794B9E9D"/>
    <w:rsid w:val="7963D5DA"/>
    <w:rsid w:val="79754457"/>
    <w:rsid w:val="79AA70B0"/>
    <w:rsid w:val="79AD97EC"/>
    <w:rsid w:val="79B46B80"/>
    <w:rsid w:val="79B818CC"/>
    <w:rsid w:val="79C06C30"/>
    <w:rsid w:val="79C10AA6"/>
    <w:rsid w:val="79C8BBD4"/>
    <w:rsid w:val="79DDD26D"/>
    <w:rsid w:val="7A094F00"/>
    <w:rsid w:val="7A234A34"/>
    <w:rsid w:val="7A236D49"/>
    <w:rsid w:val="7A27A76E"/>
    <w:rsid w:val="7A308B4A"/>
    <w:rsid w:val="7A487345"/>
    <w:rsid w:val="7A4CF4CB"/>
    <w:rsid w:val="7A55CAD9"/>
    <w:rsid w:val="7A57F281"/>
    <w:rsid w:val="7A6572D8"/>
    <w:rsid w:val="7A691CE5"/>
    <w:rsid w:val="7A6CE691"/>
    <w:rsid w:val="7A7DAC9C"/>
    <w:rsid w:val="7A826EBB"/>
    <w:rsid w:val="7A83C5A4"/>
    <w:rsid w:val="7A98A9F5"/>
    <w:rsid w:val="7AA611AA"/>
    <w:rsid w:val="7AA82B9F"/>
    <w:rsid w:val="7AAAD101"/>
    <w:rsid w:val="7AC06ECA"/>
    <w:rsid w:val="7AD502A9"/>
    <w:rsid w:val="7ADE3F72"/>
    <w:rsid w:val="7AF74C94"/>
    <w:rsid w:val="7B095616"/>
    <w:rsid w:val="7B0CCDB8"/>
    <w:rsid w:val="7B25638B"/>
    <w:rsid w:val="7B376569"/>
    <w:rsid w:val="7B551EA7"/>
    <w:rsid w:val="7B71EFC6"/>
    <w:rsid w:val="7B742035"/>
    <w:rsid w:val="7B77CDD2"/>
    <w:rsid w:val="7B8CD513"/>
    <w:rsid w:val="7B9B9EF4"/>
    <w:rsid w:val="7B9ED218"/>
    <w:rsid w:val="7BA8F5C0"/>
    <w:rsid w:val="7BB4A45D"/>
    <w:rsid w:val="7BC93A5E"/>
    <w:rsid w:val="7BCC83D5"/>
    <w:rsid w:val="7BD85675"/>
    <w:rsid w:val="7BE34CB1"/>
    <w:rsid w:val="7BF53F69"/>
    <w:rsid w:val="7BFB0413"/>
    <w:rsid w:val="7C0B11D3"/>
    <w:rsid w:val="7C289444"/>
    <w:rsid w:val="7C31581F"/>
    <w:rsid w:val="7C32566B"/>
    <w:rsid w:val="7C50643B"/>
    <w:rsid w:val="7C5839AF"/>
    <w:rsid w:val="7C5FE5D8"/>
    <w:rsid w:val="7C65C7FE"/>
    <w:rsid w:val="7C70FB70"/>
    <w:rsid w:val="7C9AE8AB"/>
    <w:rsid w:val="7C9B7E7B"/>
    <w:rsid w:val="7C9BB113"/>
    <w:rsid w:val="7C9FB2D3"/>
    <w:rsid w:val="7CC025E1"/>
    <w:rsid w:val="7CDB1DDF"/>
    <w:rsid w:val="7CE03FCF"/>
    <w:rsid w:val="7CE3E99C"/>
    <w:rsid w:val="7CE5AB14"/>
    <w:rsid w:val="7CED94B0"/>
    <w:rsid w:val="7CF4080F"/>
    <w:rsid w:val="7CF8BA81"/>
    <w:rsid w:val="7D13051E"/>
    <w:rsid w:val="7D13EB92"/>
    <w:rsid w:val="7D2580B4"/>
    <w:rsid w:val="7D50E9BB"/>
    <w:rsid w:val="7D651AE1"/>
    <w:rsid w:val="7D6B2451"/>
    <w:rsid w:val="7D7839AA"/>
    <w:rsid w:val="7D7EA66A"/>
    <w:rsid w:val="7D88AF4F"/>
    <w:rsid w:val="7D8A202E"/>
    <w:rsid w:val="7DC3AFFB"/>
    <w:rsid w:val="7DDB1226"/>
    <w:rsid w:val="7DE33A9C"/>
    <w:rsid w:val="7DE4E012"/>
    <w:rsid w:val="7E015830"/>
    <w:rsid w:val="7E27ED6F"/>
    <w:rsid w:val="7E2DE814"/>
    <w:rsid w:val="7E457908"/>
    <w:rsid w:val="7E4686C4"/>
    <w:rsid w:val="7E48F14E"/>
    <w:rsid w:val="7E55C71F"/>
    <w:rsid w:val="7E5C953C"/>
    <w:rsid w:val="7E77A815"/>
    <w:rsid w:val="7E85F1E6"/>
    <w:rsid w:val="7E8F1250"/>
    <w:rsid w:val="7EA008BE"/>
    <w:rsid w:val="7EB62E2D"/>
    <w:rsid w:val="7EBB914A"/>
    <w:rsid w:val="7EC4990C"/>
    <w:rsid w:val="7EE12845"/>
    <w:rsid w:val="7EECA051"/>
    <w:rsid w:val="7EF1FA21"/>
    <w:rsid w:val="7EF9BA4D"/>
    <w:rsid w:val="7EFD31B5"/>
    <w:rsid w:val="7F087DB3"/>
    <w:rsid w:val="7F0B8A92"/>
    <w:rsid w:val="7F0F23EA"/>
    <w:rsid w:val="7F171F27"/>
    <w:rsid w:val="7F2BEF68"/>
    <w:rsid w:val="7F3C0E50"/>
    <w:rsid w:val="7F427DCE"/>
    <w:rsid w:val="7F497FDA"/>
    <w:rsid w:val="7F54BCC0"/>
    <w:rsid w:val="7F589673"/>
    <w:rsid w:val="7F695C27"/>
    <w:rsid w:val="7F6A6B23"/>
    <w:rsid w:val="7F6EDEB5"/>
    <w:rsid w:val="7F84F643"/>
    <w:rsid w:val="7F9EFA97"/>
    <w:rsid w:val="7FA0714C"/>
    <w:rsid w:val="7FB1202D"/>
    <w:rsid w:val="7FB407C3"/>
    <w:rsid w:val="7FB450E1"/>
    <w:rsid w:val="7FCDE7DF"/>
    <w:rsid w:val="7FE8E73E"/>
    <w:rsid w:val="7FEBA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4786D8"/>
  <w15:docId w15:val="{EA6092E6-E478-45DB-BA0B-88AD29EFF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uppressAutoHyphens/>
      <w:spacing w:after="160" w:line="259" w:lineRule="auto"/>
      <w:ind w:left="-1" w:leftChars="-1" w:hanging="1" w:hangingChars="1"/>
      <w:textDirection w:val="btLr"/>
      <w:textAlignment w:val="top"/>
      <w:outlineLvl w:val="0"/>
    </w:pPr>
    <w:rPr>
      <w:kern w:val="2"/>
      <w:position w:val="-1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pPr>
      <w:suppressAutoHyphens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Strong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styleId="CommentReference">
    <w:name w:val="annotation reference"/>
    <w:qFormat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CommentText">
    <w:name w:val="annotation text"/>
    <w:basedOn w:val="Normal"/>
    <w:qFormat/>
    <w:rPr>
      <w:sz w:val="20"/>
      <w:szCs w:val="20"/>
    </w:rPr>
  </w:style>
  <w:style w:type="character" w:styleId="CommentTextChar" w:customStyle="1">
    <w:name w:val="Comment Text Char"/>
    <w:rPr>
      <w:w w:val="100"/>
      <w:kern w:val="2"/>
      <w:position w:val="-1"/>
      <w:effect w:val="none"/>
      <w:vertAlign w:val="baseline"/>
      <w:cs w:val="0"/>
      <w:em w:val="none"/>
      <w:lang w:val="en-US" w:eastAsia="en-US"/>
    </w:rPr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character" w:styleId="CommentSubjectChar" w:customStyle="1">
    <w:name w:val="Comment Subject Char"/>
    <w:rPr>
      <w:b/>
      <w:bCs/>
      <w:w w:val="100"/>
      <w:kern w:val="2"/>
      <w:position w:val="-1"/>
      <w:effect w:val="none"/>
      <w:vertAlign w:val="baseline"/>
      <w:cs w:val="0"/>
      <w:em w:val="none"/>
      <w:lang w:val="en-US" w:eastAsia="en-US"/>
    </w:rPr>
  </w:style>
  <w:style w:type="character" w:styleId="Hyperlink">
    <w:name w:val="Hyperlink"/>
    <w:qFormat/>
    <w:rPr>
      <w:color w:val="0563C1"/>
      <w:w w:val="100"/>
      <w:position w:val="-1"/>
      <w:u w:val="single"/>
      <w:effect w:val="none"/>
      <w:vertAlign w:val="baseline"/>
      <w:cs w:val="0"/>
      <w:em w:val="none"/>
    </w:rPr>
  </w:style>
  <w:style w:type="character" w:styleId="UnresolvedMention">
    <w:name w:val="Unresolved Mention"/>
    <w:qFormat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table" w:styleId="a2" w:customStyle="1">
    <w:basedOn w:val="TableNormal"/>
    <w:tblPr>
      <w:tblStyleRowBandSize w:val="1"/>
      <w:tblStyleColBandSize w:val="1"/>
    </w:tblPr>
  </w:style>
  <w:style w:type="table" w:styleId="a3" w:customStyle="1">
    <w:basedOn w:val="TableNormal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E372AA"/>
    <w:pPr>
      <w:tabs>
        <w:tab w:val="center" w:pos="4680"/>
        <w:tab w:val="right" w:pos="9360"/>
      </w:tabs>
    </w:pPr>
  </w:style>
  <w:style w:type="character" w:styleId="HeaderChar" w:customStyle="1">
    <w:name w:val="Header Char"/>
    <w:link w:val="Header"/>
    <w:uiPriority w:val="99"/>
    <w:rsid w:val="00E372AA"/>
    <w:rPr>
      <w:kern w:val="2"/>
      <w:position w:val="-1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E372AA"/>
    <w:pPr>
      <w:tabs>
        <w:tab w:val="center" w:pos="4680"/>
        <w:tab w:val="right" w:pos="9360"/>
      </w:tabs>
    </w:pPr>
  </w:style>
  <w:style w:type="character" w:styleId="FooterChar" w:customStyle="1">
    <w:name w:val="Footer Char"/>
    <w:link w:val="Footer"/>
    <w:uiPriority w:val="99"/>
    <w:rsid w:val="00E372AA"/>
    <w:rPr>
      <w:kern w:val="2"/>
      <w:position w:val="-1"/>
      <w:sz w:val="22"/>
      <w:szCs w:val="22"/>
      <w:lang w:val="en-US" w:eastAsia="en-US"/>
    </w:rPr>
  </w:style>
  <w:style w:type="character" w:styleId="Heading1Char" w:customStyle="1">
    <w:name w:val="Heading 1 Char"/>
    <w:link w:val="Heading1"/>
    <w:uiPriority w:val="9"/>
    <w:rsid w:val="00113B0C"/>
    <w:rPr>
      <w:b/>
      <w:kern w:val="2"/>
      <w:position w:val="-1"/>
      <w:sz w:val="48"/>
      <w:szCs w:val="48"/>
      <w:lang w:val="en-US" w:eastAsia="en-US"/>
    </w:rPr>
  </w:style>
  <w:style w:type="paragraph" w:styleId="NoSpacing">
    <w:name w:val="No Spacing"/>
    <w:uiPriority w:val="1"/>
    <w:qFormat/>
    <w:rsid w:val="00677ABF"/>
    <w:rPr>
      <w:rFonts w:ascii="Aptos" w:hAnsi="Aptos" w:eastAsia="Aptos" w:cs="Aptos"/>
      <w:sz w:val="19"/>
      <w:szCs w:val="19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microsoft.com/office/2019/05/relationships/documenttasks" Target="documenttasks/documenttasks1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Relationship Id="rId22" Type="http://schemas.microsoft.com/office/2020/10/relationships/intelligence" Target="intelligence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ocumenttasks/documenttasks1.xml><?xml version="1.0" encoding="utf-8"?>
<t:Tasks xmlns:t="http://schemas.microsoft.com/office/tasks/2019/documenttasks" xmlns:oel="http://schemas.microsoft.com/office/2019/extlst">
  <t:Task id="{0A574063-3F5D-49F1-8072-DDD7116D040E}">
    <t:Anchor>
      <t:Comment id="57750520"/>
    </t:Anchor>
    <t:History>
      <t:Event id="{D8156F66-5273-4B05-A0BB-948E1578AA3E}" time="2026-09-28T02:57:57.631Z">
        <t:Attribution userId="S::james@swahilipothub.co.ke::9858ae54-a96d-48a0-af65-adcad032cd98" userProvider="AD" userName="James Ndung'u"/>
        <t:Anchor>
          <t:Comment id="57750520"/>
        </t:Anchor>
        <t:Create/>
      </t:Event>
      <t:Event id="{BEDB96D1-7652-4B03-B6AE-4BB415F2EA24}" time="2026-09-28T02:57:57.631Z">
        <t:Attribution userId="S::james@swahilipothub.co.ke::9858ae54-a96d-48a0-af65-adcad032cd98" userProvider="AD" userName="James Ndung'u"/>
        <t:Anchor>
          <t:Comment id="57750520"/>
        </t:Anchor>
        <t:Assign userId="S::eshamohammed@swahilipothub.co.ke::2c2e9cf8-9009-496d-b198-7ec8f48d9faa" userProvider="AD" userName="Esha Mohammed Abdallah"/>
      </t:Event>
      <t:Event id="{1EA07045-B988-4A30-952E-0C5FDC978B68}" time="2026-09-28T02:57:57.631Z">
        <t:Attribution userId="S::james@swahilipothub.co.ke::9858ae54-a96d-48a0-af65-adcad032cd98" userProvider="AD" userName="James Ndung'u"/>
        <t:Anchor>
          <t:Comment id="57750520"/>
        </t:Anchor>
        <t:SetTitle title="Fireside chat or panel?? @Esha Mohammed Abdallah"/>
      </t:Event>
    </t:History>
  </t:Task>
  <t:Task id="{6AECB7FF-C45A-4C4E-8B65-F2A417F4F37D}">
    <t:Anchor>
      <t:Comment id="925360270"/>
    </t:Anchor>
    <t:History>
      <t:Event id="{9E304213-655C-4721-AD4E-2EDF264CB465}" time="2026-10-15T03:34:19.921Z">
        <t:Attribution userId="S::james@swahilipothub.co.ke::9858ae54-a96d-48a0-af65-adcad032cd98" userProvider="AD" userName="James Ndung'u"/>
        <t:Anchor>
          <t:Comment id="925360270"/>
        </t:Anchor>
        <t:Create/>
      </t:Event>
      <t:Event id="{EDCBA5FC-0868-42FD-8941-3C6865B9782C}" time="2026-10-15T03:34:19.921Z">
        <t:Attribution userId="S::james@swahilipothub.co.ke::9858ae54-a96d-48a0-af65-adcad032cd98" userProvider="AD" userName="James Ndung'u"/>
        <t:Anchor>
          <t:Comment id="925360270"/>
        </t:Anchor>
        <t:Assign userId="S::mmbetsangome@swahilipothub.co.ke::7f687801-f851-4415-b785-2186a865ccb8" userProvider="AD" userName="M'mbetsa Ngome"/>
      </t:Event>
      <t:Event id="{10921442-3A24-4BD3-BBB4-B725325F02AE}" time="2026-10-15T03:34:19.921Z">
        <t:Attribution userId="S::james@swahilipothub.co.ke::9858ae54-a96d-48a0-af65-adcad032cd98" userProvider="AD" userName="James Ndung'u"/>
        <t:Anchor>
          <t:Comment id="925360270"/>
        </t:Anchor>
        <t:SetTitle title="@M'mbetsa Ngome Kindly conclude on this with @Mbugua Kinuthia and update accordingly"/>
      </t:Event>
    </t:History>
  </t:Task>
  <t:Task id="{41C3F1A8-8247-496C-A98E-2D107B9CD7CC}">
    <t:Anchor>
      <t:Comment id="113145564"/>
    </t:Anchor>
    <t:History>
      <t:Event id="{AE8391CA-AD21-42FF-8FC8-EED8DC1A28A7}" time="2026-10-15T03:50:03.481Z">
        <t:Attribution userId="S::james@swahilipothub.co.ke::9858ae54-a96d-48a0-af65-adcad032cd98" userProvider="AD" userName="James Ndung'u"/>
        <t:Anchor>
          <t:Comment id="113145564"/>
        </t:Anchor>
        <t:Create/>
      </t:Event>
      <t:Event id="{79A6C190-A93B-4BC4-89EF-8869723C968F}" time="2026-10-15T03:50:03.481Z">
        <t:Attribution userId="S::james@swahilipothub.co.ke::9858ae54-a96d-48a0-af65-adcad032cd98" userProvider="AD" userName="James Ndung'u"/>
        <t:Anchor>
          <t:Comment id="113145564"/>
        </t:Anchor>
        <t:Assign userId="S::wabosha@swahilipothub.co.ke::c709bad7-60b5-42d6-9427-79dd5d817327" userProvider="AD" userName="Sophia Wabosha"/>
      </t:Event>
      <t:Event id="{45C278D5-69FB-4E03-861A-2C12644A35F2}" time="2026-10-15T03:50:03.481Z">
        <t:Attribution userId="S::james@swahilipothub.co.ke::9858ae54-a96d-48a0-af65-adcad032cd98" userProvider="AD" userName="James Ndung'u"/>
        <t:Anchor>
          <t:Comment id="113145564"/>
        </t:Anchor>
        <t:SetTitle title="@Sophia Wabosha Who are these people?"/>
      </t:Event>
    </t:History>
  </t:Task>
  <t:Task id="{F1CB3E4B-6C60-4C07-BEF7-5CFEF9FD25BC}">
    <t:Anchor>
      <t:Comment id="1457327354"/>
    </t:Anchor>
    <t:History>
      <t:Event id="{54AB717C-DFC5-4BB5-94F1-CC011B6F1021}" time="2026-10-15T03:56:19.128Z">
        <t:Attribution userId="S::james@swahilipothub.co.ke::9858ae54-a96d-48a0-af65-adcad032cd98" userProvider="AD" userName="James Ndung'u"/>
        <t:Anchor>
          <t:Comment id="1457327354"/>
        </t:Anchor>
        <t:Create/>
      </t:Event>
      <t:Event id="{6FCFD620-9877-4789-A920-E7DF9E0D8EBB}" time="2026-10-15T03:56:19.128Z">
        <t:Attribution userId="S::james@swahilipothub.co.ke::9858ae54-a96d-48a0-af65-adcad032cd98" userProvider="AD" userName="James Ndung'u"/>
        <t:Anchor>
          <t:Comment id="1457327354"/>
        </t:Anchor>
        <t:Assign userId="S::s.owino@swahilipothub.co.ke::46705629-c68b-4c01-9895-625f8ae82b5b" userProvider="AD" userName="Sharon Owino"/>
      </t:Event>
      <t:Event id="{A366F426-B2DA-444C-A1DF-A3A4ECB7C24D}" time="2026-10-15T03:56:19.128Z">
        <t:Attribution userId="S::james@swahilipothub.co.ke::9858ae54-a96d-48a0-af65-adcad032cd98" userProvider="AD" userName="James Ndung'u"/>
        <t:Anchor>
          <t:Comment id="1457327354"/>
        </t:Anchor>
        <t:SetTitle title="Titles? @Sharon Owino"/>
      </t:Event>
    </t:History>
  </t:Task>
  <t:Task id="{FCCE3BC6-45B3-453F-883F-9E192DA644F6}">
    <t:Anchor>
      <t:Comment id="1438712551"/>
    </t:Anchor>
    <t:History>
      <t:Event id="{E4C2C6B9-F0AD-4300-85DD-2D3CE3CD2AA8}" time="2026-10-15T03:55:59.265Z">
        <t:Attribution userId="S::james@swahilipothub.co.ke::9858ae54-a96d-48a0-af65-adcad032cd98" userProvider="AD" userName="James Ndung'u"/>
        <t:Anchor>
          <t:Comment id="1438712551"/>
        </t:Anchor>
        <t:Create/>
      </t:Event>
      <t:Event id="{5396161F-0865-4CF6-85E4-C2451414BEA9}" time="2026-10-15T03:55:59.265Z">
        <t:Attribution userId="S::james@swahilipothub.co.ke::9858ae54-a96d-48a0-af65-adcad032cd98" userProvider="AD" userName="James Ndung'u"/>
        <t:Anchor>
          <t:Comment id="1438712551"/>
        </t:Anchor>
        <t:Assign userId="S::s.owino@swahilipothub.co.ke::46705629-c68b-4c01-9895-625f8ae82b5b" userProvider="AD" userName="Sharon Owino"/>
      </t:Event>
      <t:Event id="{54FF6388-095E-487B-BFBB-DD1AB34834CD}" time="2026-10-15T03:55:59.265Z">
        <t:Attribution userId="S::james@swahilipothub.co.ke::9858ae54-a96d-48a0-af65-adcad032cd98" userProvider="AD" userName="James Ndung'u"/>
        <t:Anchor>
          <t:Comment id="1438712551"/>
        </t:Anchor>
        <t:SetTitle title="Titles? @Sharon Owino"/>
      </t:Event>
    </t:History>
  </t:Task>
  <t:Task id="{C78D792C-6FEF-4D57-BA30-C5BE5BEF299C}">
    <t:Anchor>
      <t:Comment id="457500755"/>
    </t:Anchor>
    <t:History>
      <t:Event id="{38AE072E-619C-4D42-A2DD-84659C601F6C}" time="2026-10-18T06:34:54.678Z">
        <t:Attribution userId="S::james@swahilipothub.co.ke::9858ae54-a96d-48a0-af65-adcad032cd98" userProvider="AD" userName="James Ndung'u"/>
        <t:Anchor>
          <t:Comment id="457500755"/>
        </t:Anchor>
        <t:Create/>
      </t:Event>
      <t:Event id="{3D5115AE-730E-42E8-A382-8A74DFCBE1DF}" time="2026-10-18T06:34:54.678Z">
        <t:Attribution userId="S::james@swahilipothub.co.ke::9858ae54-a96d-48a0-af65-adcad032cd98" userProvider="AD" userName="James Ndung'u"/>
        <t:Anchor>
          <t:Comment id="457500755"/>
        </t:Anchor>
        <t:Assign userId="S::mmbetsangome@swahilipothub.co.ke::7f687801-f851-4415-b785-2186a865ccb8" userProvider="AD" userName="M'mbetsa Ngome"/>
      </t:Event>
      <t:Event id="{1A613157-A87B-4E3F-84C0-86BB263DF061}" time="2026-10-18T06:34:54.678Z">
        <t:Attribution userId="S::james@swahilipothub.co.ke::9858ae54-a96d-48a0-af65-adcad032cd98" userProvider="AD" userName="James Ndung'u"/>
        <t:Anchor>
          <t:Comment id="457500755"/>
        </t:Anchor>
        <t:SetTitle title="@M'mbetsa Ngome Whats up here?"/>
      </t:Event>
    </t:History>
  </t:Task>
  <t:Task id="{60C0B61A-77DA-4377-9B25-64181D529286}">
    <t:Anchor>
      <t:Comment id="1139490729"/>
    </t:Anchor>
    <t:History>
      <t:Event id="{25F9E80D-5E03-4420-8F74-DA3FB00C5B47}" time="2026-10-15T03:59:12.575Z">
        <t:Attribution userId="S::james@swahilipothub.co.ke::9858ae54-a96d-48a0-af65-adcad032cd98" userProvider="AD" userName="James Ndung'u"/>
        <t:Anchor>
          <t:Comment id="1139490729"/>
        </t:Anchor>
        <t:Create/>
      </t:Event>
      <t:Event id="{3A8D8564-C5FD-4EE9-AB15-61C17F184882}" time="2026-10-15T03:59:12.575Z">
        <t:Attribution userId="S::james@swahilipothub.co.ke::9858ae54-a96d-48a0-af65-adcad032cd98" userProvider="AD" userName="James Ndung'u"/>
        <t:Anchor>
          <t:Comment id="1139490729"/>
        </t:Anchor>
        <t:Assign userId="S::eshamohammed@swahilipothub.co.ke::2c2e9cf8-9009-496d-b198-7ec8f48d9faa" userProvider="AD" userName="Esha Mohammed Abdallah"/>
      </t:Event>
      <t:Event id="{00AB8C81-8EF1-4035-863C-977BB9E830CE}" time="2026-10-15T03:59:12.575Z">
        <t:Attribution userId="S::james@swahilipothub.co.ke::9858ae54-a96d-48a0-af65-adcad032cd98" userProvider="AD" userName="James Ndung'u"/>
        <t:Anchor>
          <t:Comment id="1139490729"/>
        </t:Anchor>
        <t:SetTitle title="@Esha Mohammed Abdallah Full names and titles"/>
      </t:Event>
    </t:History>
  </t:Task>
  <t:Task id="{A8764A77-C346-4794-A970-E94F500968D6}">
    <t:Anchor>
      <t:Comment id="517398699"/>
    </t:Anchor>
    <t:History>
      <t:Event id="{8170C77F-F5CD-4D84-81B1-0B6E987A2A4A}" time="2026-10-18T07:38:02.116Z">
        <t:Attribution userId="S::james@swahilipothub.co.ke::9858ae54-a96d-48a0-af65-adcad032cd98" userProvider="AD" userName="James Ndung'u"/>
        <t:Anchor>
          <t:Comment id="517398699"/>
        </t:Anchor>
        <t:Create/>
      </t:Event>
      <t:Event id="{DC3D027E-11F1-4535-B2AD-3EBAD3A7DD2F}" time="2026-10-18T07:38:02.116Z">
        <t:Attribution userId="S::james@swahilipothub.co.ke::9858ae54-a96d-48a0-af65-adcad032cd98" userProvider="AD" userName="James Ndung'u"/>
        <t:Anchor>
          <t:Comment id="517398699"/>
        </t:Anchor>
        <t:Assign userId="S::mmbetsangome@swahilipothub.co.ke::7f687801-f851-4415-b785-2186a865ccb8" userProvider="AD" userName="M'mbetsa Ngome"/>
      </t:Event>
      <t:Event id="{6BD52937-E66D-49FA-92D7-5FE4A0ED71D0}" time="2026-10-18T07:38:02.116Z">
        <t:Attribution userId="S::james@swahilipothub.co.ke::9858ae54-a96d-48a0-af65-adcad032cd98" userProvider="AD" userName="James Ndung'u"/>
        <t:Anchor>
          <t:Comment id="517398699"/>
        </t:Anchor>
        <t:SetTitle title="@M'mbetsa Ngome Please include their titles"/>
      </t:Event>
    </t:History>
  </t:Task>
  <t:Task id="{440FC413-1371-40FD-8F20-E548D3F9F733}">
    <t:Anchor>
      <t:Comment id="1812377683"/>
    </t:Anchor>
    <t:History>
      <t:Event id="{49651020-D686-4021-9850-0A3770EB8B75}" time="2026-10-18T08:25:15.25Z">
        <t:Attribution userId="S::james@swahilipothub.co.ke::9858ae54-a96d-48a0-af65-adcad032cd98" userProvider="AD" userName="James Ndung'u"/>
        <t:Anchor>
          <t:Comment id="1812377683"/>
        </t:Anchor>
        <t:Create/>
      </t:Event>
      <t:Event id="{9E5D6620-23EC-4C72-B66B-B58E313883E7}" time="2026-10-18T08:25:15.25Z">
        <t:Attribution userId="S::james@swahilipothub.co.ke::9858ae54-a96d-48a0-af65-adcad032cd98" userProvider="AD" userName="James Ndung'u"/>
        <t:Anchor>
          <t:Comment id="1812377683"/>
        </t:Anchor>
        <t:Assign userId="S::jackie@swahilipothub.co.ke::48940666-8154-4097-8e6b-614025dc4e86" userProvider="AD" userName="Jacqueline Jepkoech Kiplagat"/>
      </t:Event>
      <t:Event id="{D5CEA653-E947-4EAD-BF48-570BE7EB6808}" time="2026-10-18T08:25:15.25Z">
        <t:Attribution userId="S::james@swahilipothub.co.ke::9858ae54-a96d-48a0-af65-adcad032cd98" userProvider="AD" userName="James Ndung'u"/>
        <t:Anchor>
          <t:Comment id="1812377683"/>
        </t:Anchor>
        <t:SetTitle title="@Jacqueline Jepkoech Kiplagat Please add the titles"/>
      </t:Event>
    </t:History>
  </t:Task>
  <t:Task id="{4AC71423-B3EB-49D4-975A-53F3FD01C0D3}">
    <t:Anchor>
      <t:Comment id="1724937170"/>
    </t:Anchor>
    <t:History>
      <t:Event id="{E73095C2-23CE-4A52-9E74-ABD7905BE864}" time="2026-10-18T13:14:55.51Z">
        <t:Attribution userId="S::james@swahilipothub.co.ke::9858ae54-a96d-48a0-af65-adcad032cd98" userProvider="AD" userName="James Ndung'u"/>
        <t:Anchor>
          <t:Comment id="1724937170"/>
        </t:Anchor>
        <t:Create/>
      </t:Event>
      <t:Event id="{3810BD5A-08B8-44A8-B6CE-597BFE33476A}" time="2026-10-18T13:14:55.51Z">
        <t:Attribution userId="S::james@swahilipothub.co.ke::9858ae54-a96d-48a0-af65-adcad032cd98" userProvider="AD" userName="James Ndung'u"/>
        <t:Anchor>
          <t:Comment id="1724937170"/>
        </t:Anchor>
        <t:Assign userId="S::wabosha@swahilipothub.co.ke::c709bad7-60b5-42d6-9427-79dd5d817327" userProvider="AD" userName="Sophia Wabosha"/>
      </t:Event>
      <t:Event id="{98B53C86-0574-4870-9F8B-AB4E1ADC5CEF}" time="2026-10-18T13:14:55.51Z">
        <t:Attribution userId="S::james@swahilipothub.co.ke::9858ae54-a96d-48a0-af65-adcad032cd98" userProvider="AD" userName="James Ndung'u"/>
        <t:Anchor>
          <t:Comment id="1724937170"/>
        </t:Anchor>
        <t:SetTitle title="@Sophia Wabosha Any progress here?"/>
      </t:Event>
    </t:History>
  </t:Task>
  <t:Task id="{F62AAC03-1055-4FD0-9003-9AEE04EB2CBB}">
    <t:Anchor>
      <t:Comment id="874013956"/>
    </t:Anchor>
    <t:History>
      <t:Event id="{0065B9AC-EB4A-4978-A51C-27D6D7504C06}" time="2026-10-19T06:57:41.338Z">
        <t:Attribution userId="S::james@swahilipothub.co.ke::9858ae54-a96d-48a0-af65-adcad032cd98" userProvider="AD" userName="James Ndung'u"/>
        <t:Anchor>
          <t:Comment id="941323837"/>
        </t:Anchor>
        <t:Create/>
      </t:Event>
      <t:Event id="{79C3EC07-1CA9-47BA-AB31-2076985BE07B}" time="2026-10-19T06:57:41.338Z">
        <t:Attribution userId="S::james@swahilipothub.co.ke::9858ae54-a96d-48a0-af65-adcad032cd98" userProvider="AD" userName="James Ndung'u"/>
        <t:Anchor>
          <t:Comment id="941323837"/>
        </t:Anchor>
        <t:Assign userId="S::wabosha@swahilipothub.co.ke::c709bad7-60b5-42d6-9427-79dd5d817327" userProvider="AD" userName="Sophia Wabosha"/>
      </t:Event>
      <t:Event id="{0795B625-4707-4913-8900-85CD905F0F9B}" time="2026-10-19T06:57:41.338Z">
        <t:Attribution userId="S::james@swahilipothub.co.ke::9858ae54-a96d-48a0-af65-adcad032cd98" userProvider="AD" userName="James Ndung'u"/>
        <t:Anchor>
          <t:Comment id="941323837"/>
        </t:Anchor>
        <t:SetTitle title="@Sophia Wabosha"/>
      </t:Event>
    </t:History>
  </t:Task>
  <t:Task id="{A0E81F0E-75DC-44EA-B7CC-B0D9E27534B3}">
    <t:Anchor>
      <t:Comment id="654029203"/>
    </t:Anchor>
    <t:History>
      <t:Event id="{4EF626ED-B137-4B35-B8C7-D4C2BE9B7798}" time="2026-10-21T11:39:24.814Z">
        <t:Attribution userId="S::james@swahilipothub.co.ke::9858ae54-a96d-48a0-af65-adcad032cd98" userProvider="AD" userName="James Ndung'u"/>
        <t:Anchor>
          <t:Comment id="654029203"/>
        </t:Anchor>
        <t:Create/>
      </t:Event>
      <t:Event id="{952B9FEF-44A7-44AB-B13A-36C9A314B323}" time="2026-10-21T11:39:24.814Z">
        <t:Attribution userId="S::james@swahilipothub.co.ke::9858ae54-a96d-48a0-af65-adcad032cd98" userProvider="AD" userName="James Ndung'u"/>
        <t:Anchor>
          <t:Comment id="654029203"/>
        </t:Anchor>
        <t:Assign userId="S::jackie@swahilipothub.co.ke::48940666-8154-4097-8e6b-614025dc4e86" userProvider="AD" userName="Jacqueline Jepkoech Kiplagat"/>
      </t:Event>
      <t:Event id="{B4841C14-655E-42BF-BDA9-17FEEE78EA25}" time="2026-10-21T11:39:24.814Z">
        <t:Attribution userId="S::james@swahilipothub.co.ke::9858ae54-a96d-48a0-af65-adcad032cd98" userProvider="AD" userName="James Ndung'u"/>
        <t:Anchor>
          <t:Comment id="654029203"/>
        </t:Anchor>
        <t:SetTitle title="@Jacqueline Jepkoech Kiplagat Kindly share details here"/>
      </t:Event>
    </t:History>
  </t:Task>
  <t:Task id="{45A0A2F4-C18A-4114-A12E-78BC42EF3BD7}">
    <t:Anchor>
      <t:Comment id="900438663"/>
    </t:Anchor>
    <t:History>
      <t:Event id="{339B9C3D-445A-48C3-AF26-A1D3A0550EBA}" time="2026-10-22T10:47:08.41Z">
        <t:Attribution userId="S::james@swahilipothub.co.ke::9858ae54-a96d-48a0-af65-adcad032cd98" userProvider="AD" userName="James Ndung'u"/>
        <t:Anchor>
          <t:Comment id="900438663"/>
        </t:Anchor>
        <t:Create/>
      </t:Event>
      <t:Event id="{7C5FCB4C-747D-4E09-8620-6B7450C4A827}" time="2026-10-22T10:47:08.41Z">
        <t:Attribution userId="S::james@swahilipothub.co.ke::9858ae54-a96d-48a0-af65-adcad032cd98" userProvider="AD" userName="James Ndung'u"/>
        <t:Anchor>
          <t:Comment id="900438663"/>
        </t:Anchor>
        <t:Assign userId="S::wabosha@swahilipothub.co.ke::c709bad7-60b5-42d6-9427-79dd5d817327" userProvider="AD" userName="Sophia Wabosha"/>
      </t:Event>
      <t:Event id="{C1360872-B013-424D-A39C-DF91C7D62F9E}" time="2026-10-22T10:47:08.41Z">
        <t:Attribution userId="S::james@swahilipothub.co.ke::9858ae54-a96d-48a0-af65-adcad032cd98" userProvider="AD" userName="James Ndung'u"/>
        <t:Anchor>
          <t:Comment id="900438663"/>
        </t:Anchor>
        <t:SetTitle title="Titles? @Sophia Wabosha"/>
      </t:Event>
    </t:History>
  </t:Task>
</t:Task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LrsPCguuyXcArUwwo4r6R4KByw==">CgMxLjAyCGguZ2pkZ3hzOAByITExTXlONUYzX28xaDlSbFlxQjdrZnp3Wkp5eWJfcmVXbg==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James Ndungu</dc:creator>
  <keywords/>
  <lastModifiedBy>James Ndung'u</lastModifiedBy>
  <revision>53</revision>
  <lastPrinted>2023-09-14T12:53:00.0000000Z</lastPrinted>
  <dcterms:created xsi:type="dcterms:W3CDTF">2026-09-11T00:09:00.0000000Z</dcterms:created>
  <dcterms:modified xsi:type="dcterms:W3CDTF">2026-10-23T09:18:36.0607800Z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0a3d6881-c4fd-4de2-be5d-c5482e4c3904</vt:lpwstr>
  </property>
</Properties>
</file>