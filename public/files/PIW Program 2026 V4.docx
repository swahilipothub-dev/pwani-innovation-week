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D0C1489" w:rsidP="6D0C1489" w:rsidRDefault="6D0C1489" w14:paraId="2648FCEF" w14:textId="69C8FB97">
      <w:pPr>
        <w:widowControl w:val="0"/>
        <w:pBdr>
          <w:top w:val="nil" w:color="000000" w:sz="0" w:space="0"/>
          <w:left w:val="nil" w:color="000000" w:sz="0" w:space="0"/>
          <w:bottom w:val="nil" w:color="000000" w:sz="0" w:space="0"/>
          <w:right w:val="nil" w:color="000000" w:sz="0" w:space="0"/>
          <w:between w:val="nil" w:color="000000" w:sz="0" w:space="0"/>
        </w:pBdr>
        <w:spacing w:after="0" w:line="276" w:lineRule="auto"/>
        <w:ind w:left="-2" w:hanging="0"/>
        <w:rPr>
          <w:b w:val="1"/>
          <w:bCs w:val="1"/>
          <w:color w:val="000000" w:themeColor="text1" w:themeTint="FF" w:themeShade="FF"/>
          <w:sz w:val="24"/>
          <w:szCs w:val="24"/>
        </w:rPr>
      </w:pPr>
    </w:p>
    <w:p w:rsidRPr="00E372AA" w:rsidR="005940AF" w:rsidP="5763EBA3" w:rsidRDefault="42DACCEF" w14:paraId="4D4B88E6" w14:textId="74D66784">
      <w:pPr>
        <w:widowControl w:val="0"/>
        <w:pBdr>
          <w:top w:val="nil" w:color="FF000000" w:sz="0" w:space="0"/>
          <w:left w:val="nil" w:color="FF000000" w:sz="0" w:space="0"/>
          <w:bottom w:val="nil" w:color="FF000000" w:sz="0" w:space="0"/>
          <w:right w:val="nil" w:color="FF000000" w:sz="0" w:space="0"/>
          <w:between w:val="nil" w:color="FF000000" w:sz="0" w:space="0"/>
        </w:pBdr>
        <w:spacing w:after="0" w:line="276" w:lineRule="auto"/>
        <w:ind w:left="-2" w:hanging="0"/>
        <w:rPr>
          <w:b w:val="1"/>
          <w:bCs w:val="1"/>
          <w:color w:val="000000"/>
          <w:sz w:val="24"/>
          <w:szCs w:val="24"/>
        </w:rPr>
      </w:pPr>
      <w:r w:rsidRPr="5763EBA3" w:rsidR="42DACCEF">
        <w:rPr>
          <w:b w:val="1"/>
          <w:bCs w:val="1"/>
          <w:color w:val="000000" w:themeColor="text1" w:themeTint="FF" w:themeShade="FF"/>
          <w:sz w:val="24"/>
          <w:szCs w:val="24"/>
        </w:rPr>
        <w:t xml:space="preserve"> </w:t>
      </w:r>
      <w:r w:rsidRPr="5763EBA3" w:rsidR="157EFA41">
        <w:rPr>
          <w:b w:val="1"/>
          <w:bCs w:val="1"/>
          <w:color w:val="000000" w:themeColor="text1" w:themeTint="FF" w:themeShade="FF"/>
          <w:sz w:val="24"/>
          <w:szCs w:val="24"/>
        </w:rPr>
        <w:t xml:space="preserve">Day 1 </w:t>
      </w:r>
    </w:p>
    <w:tbl>
      <w:tblPr>
        <w:tblpPr w:leftFromText="180" w:rightFromText="180" w:vertAnchor="page" w:horzAnchor="margin" w:tblpY="2476"/>
        <w:tblW w:w="935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3"/>
        <w:gridCol w:w="3544"/>
        <w:gridCol w:w="3544"/>
      </w:tblGrid>
      <w:tr w:rsidRPr="00E372AA" w:rsidR="00203B99" w:rsidTr="6D0C1489" w14:paraId="7B6E0813" w14:textId="77777777">
        <w:trPr>
          <w:trHeight w:val="300"/>
        </w:trPr>
        <w:tc>
          <w:tcPr>
            <w:tcW w:w="2263" w:type="dxa"/>
            <w:tcMar/>
          </w:tcPr>
          <w:p w:rsidRPr="00E372AA" w:rsidR="00203B99" w:rsidP="0E792681" w:rsidRDefault="547D95D4" w14:paraId="333C3113" w14:textId="77777777">
            <w:pPr>
              <w:spacing w:after="0" w:line="240" w:lineRule="auto"/>
              <w:ind w:left="0" w:hanging="2"/>
              <w:textDirection w:val="lrTb"/>
              <w:rPr>
                <w:sz w:val="24"/>
                <w:szCs w:val="24"/>
              </w:rPr>
            </w:pPr>
            <w:r w:rsidRPr="0E792681">
              <w:rPr>
                <w:sz w:val="24"/>
                <w:szCs w:val="24"/>
              </w:rPr>
              <w:t xml:space="preserve">Time </w:t>
            </w:r>
          </w:p>
        </w:tc>
        <w:tc>
          <w:tcPr>
            <w:tcW w:w="7088" w:type="dxa"/>
            <w:gridSpan w:val="2"/>
            <w:tcMar/>
          </w:tcPr>
          <w:p w:rsidRPr="00E372AA" w:rsidR="00203B99" w:rsidP="0E792681" w:rsidRDefault="547D95D4" w14:paraId="27337075" w14:textId="77777777">
            <w:pPr>
              <w:spacing w:after="0" w:line="240" w:lineRule="auto"/>
              <w:ind w:left="0" w:hanging="2"/>
              <w:textDirection w:val="lrTb"/>
              <w:rPr>
                <w:sz w:val="24"/>
                <w:szCs w:val="24"/>
              </w:rPr>
            </w:pPr>
            <w:r w:rsidRPr="0E792681">
              <w:rPr>
                <w:sz w:val="24"/>
                <w:szCs w:val="24"/>
              </w:rPr>
              <w:t xml:space="preserve">Event </w:t>
            </w:r>
          </w:p>
        </w:tc>
      </w:tr>
      <w:tr w:rsidRPr="00E372AA" w:rsidR="00203B99" w:rsidTr="6D0C1489" w14:paraId="385C4B69" w14:textId="77777777">
        <w:trPr>
          <w:trHeight w:val="300"/>
        </w:trPr>
        <w:tc>
          <w:tcPr>
            <w:tcW w:w="2263" w:type="dxa"/>
            <w:tcMar/>
          </w:tcPr>
          <w:p w:rsidRPr="00E372AA" w:rsidR="00203B99" w:rsidP="0E792681" w:rsidRDefault="547D95D4" w14:paraId="4738BD5C" w14:textId="77777777">
            <w:pPr>
              <w:spacing w:after="0" w:line="240" w:lineRule="auto"/>
              <w:ind w:left="0" w:hanging="2"/>
              <w:textDirection w:val="lrTb"/>
              <w:rPr>
                <w:sz w:val="24"/>
                <w:szCs w:val="24"/>
              </w:rPr>
            </w:pPr>
            <w:r w:rsidRPr="0E792681">
              <w:rPr>
                <w:sz w:val="24"/>
                <w:szCs w:val="24"/>
              </w:rPr>
              <w:t>8.30 AM- 10:00 AM</w:t>
            </w:r>
          </w:p>
        </w:tc>
        <w:tc>
          <w:tcPr>
            <w:tcW w:w="7088" w:type="dxa"/>
            <w:gridSpan w:val="2"/>
            <w:tcMar/>
          </w:tcPr>
          <w:p w:rsidRPr="00E372AA" w:rsidR="00203B99" w:rsidP="0E792681" w:rsidRDefault="547D95D4" w14:paraId="66C54105" w14:textId="77777777">
            <w:pPr>
              <w:spacing w:after="0" w:line="240" w:lineRule="auto"/>
              <w:ind w:left="0" w:hanging="2"/>
              <w:textDirection w:val="lrTb"/>
              <w:rPr>
                <w:sz w:val="24"/>
                <w:szCs w:val="24"/>
              </w:rPr>
            </w:pPr>
            <w:r w:rsidRPr="0E792681">
              <w:rPr>
                <w:sz w:val="24"/>
                <w:szCs w:val="24"/>
              </w:rPr>
              <w:t xml:space="preserve">Arrival, Registration, and Setting up </w:t>
            </w:r>
          </w:p>
        </w:tc>
      </w:tr>
      <w:tr w:rsidR="6D0C1489" w:rsidTr="6D0C1489" w14:paraId="52E4EFE9">
        <w:trPr>
          <w:trHeight w:val="300"/>
        </w:trPr>
        <w:tc>
          <w:tcPr>
            <w:tcW w:w="2263" w:type="dxa"/>
            <w:tcMar/>
          </w:tcPr>
          <w:p w:rsidR="6D0C1489" w:rsidP="6D0C1489" w:rsidRDefault="6D0C1489" w14:paraId="136AA11B" w14:textId="343364C2">
            <w:pPr>
              <w:pStyle w:val="Normal"/>
              <w:spacing w:line="240" w:lineRule="auto"/>
              <w:rPr>
                <w:sz w:val="24"/>
                <w:szCs w:val="24"/>
              </w:rPr>
            </w:pPr>
          </w:p>
        </w:tc>
        <w:tc>
          <w:tcPr>
            <w:tcW w:w="7088" w:type="dxa"/>
            <w:gridSpan w:val="2"/>
            <w:tcMar/>
          </w:tcPr>
          <w:p w:rsidR="6D0C1489" w:rsidP="6D0C1489" w:rsidRDefault="6D0C1489" w14:paraId="7871ED5B" w14:textId="390CD71C">
            <w:pPr>
              <w:pStyle w:val="Normal"/>
              <w:spacing w:line="240" w:lineRule="auto"/>
              <w:ind w:left="-2" w:hanging="0"/>
              <w:rPr>
                <w:b w:val="1"/>
                <w:bCs w:val="1"/>
                <w:sz w:val="24"/>
                <w:szCs w:val="24"/>
              </w:rPr>
            </w:pPr>
          </w:p>
        </w:tc>
      </w:tr>
      <w:tr w:rsidRPr="00E372AA" w:rsidR="00113B0C" w:rsidTr="6D0C1489" w14:paraId="2A8AC409" w14:textId="77777777">
        <w:trPr>
          <w:trHeight w:val="300"/>
        </w:trPr>
        <w:tc>
          <w:tcPr>
            <w:tcW w:w="2263" w:type="dxa"/>
            <w:tcMar/>
          </w:tcPr>
          <w:p w:rsidRPr="00E372AA" w:rsidR="00113B0C" w:rsidP="0E792681" w:rsidRDefault="68D0E7C2" w14:paraId="28B221EA" w14:textId="66CD0A25">
            <w:pPr>
              <w:spacing w:after="0" w:line="240" w:lineRule="auto"/>
              <w:ind w:left="0" w:hanging="2"/>
              <w:textDirection w:val="lrTb"/>
              <w:rPr>
                <w:sz w:val="24"/>
                <w:szCs w:val="24"/>
              </w:rPr>
            </w:pPr>
            <w:r w:rsidRPr="0E792681">
              <w:rPr>
                <w:sz w:val="24"/>
                <w:szCs w:val="24"/>
              </w:rPr>
              <w:t>10:00 am – 11:30</w:t>
            </w:r>
            <w:r w:rsidRPr="0E792681" w:rsidR="03A4200F">
              <w:rPr>
                <w:sz w:val="24"/>
                <w:szCs w:val="24"/>
              </w:rPr>
              <w:t xml:space="preserve"> </w:t>
            </w:r>
            <w:r w:rsidRPr="0E792681">
              <w:rPr>
                <w:sz w:val="24"/>
                <w:szCs w:val="24"/>
              </w:rPr>
              <w:t xml:space="preserve">am </w:t>
            </w:r>
          </w:p>
        </w:tc>
        <w:tc>
          <w:tcPr>
            <w:tcW w:w="3544" w:type="dxa"/>
            <w:tcMar/>
          </w:tcPr>
          <w:p w:rsidRPr="00113B0C" w:rsidR="00113B0C" w:rsidP="0E792681" w:rsidRDefault="2F030BAE" w14:paraId="6EE8F3DC" w14:textId="2F36693B">
            <w:pPr>
              <w:spacing w:after="0" w:line="240" w:lineRule="auto"/>
              <w:ind w:left="0" w:hanging="2"/>
              <w:textDirection w:val="lrTb"/>
              <w:rPr>
                <w:b/>
                <w:bCs/>
                <w:sz w:val="24"/>
                <w:szCs w:val="24"/>
              </w:rPr>
            </w:pPr>
            <w:r w:rsidRPr="0E792681">
              <w:rPr>
                <w:b/>
                <w:bCs/>
                <w:sz w:val="24"/>
                <w:szCs w:val="24"/>
              </w:rPr>
              <w:t>Plenary 1</w:t>
            </w:r>
          </w:p>
          <w:p w:rsidRPr="00E372AA" w:rsidR="00113B0C" w:rsidP="0E792681" w:rsidRDefault="2F030BAE" w14:paraId="2CEA5BE8" w14:textId="213EB379">
            <w:pPr>
              <w:spacing w:after="0" w:line="240" w:lineRule="auto"/>
              <w:ind w:left="0" w:hanging="2"/>
              <w:textDirection w:val="lrTb"/>
              <w:rPr>
                <w:sz w:val="24"/>
                <w:szCs w:val="24"/>
              </w:rPr>
            </w:pPr>
            <w:r w:rsidRPr="0E792681">
              <w:rPr>
                <w:b/>
                <w:bCs/>
                <w:sz w:val="24"/>
                <w:szCs w:val="24"/>
              </w:rPr>
              <w:t>T</w:t>
            </w:r>
            <w:r w:rsidRPr="0E792681" w:rsidR="03D37309">
              <w:rPr>
                <w:b/>
                <w:bCs/>
                <w:sz w:val="24"/>
                <w:szCs w:val="24"/>
              </w:rPr>
              <w:t>opic</w:t>
            </w:r>
            <w:r w:rsidRPr="0E792681">
              <w:rPr>
                <w:sz w:val="24"/>
                <w:szCs w:val="24"/>
              </w:rPr>
              <w:t>: This Is Pwani: 10 Years Through Art</w:t>
            </w:r>
          </w:p>
          <w:p w:rsidRPr="00E372AA" w:rsidR="00113B0C" w:rsidP="0E792681" w:rsidRDefault="1AB0FE29" w14:paraId="2D9510C5" w14:textId="7382417F">
            <w:pPr>
              <w:spacing w:after="0" w:line="240" w:lineRule="auto"/>
              <w:ind w:left="0" w:hanging="2"/>
              <w:textDirection w:val="lrTb"/>
              <w:rPr>
                <w:sz w:val="24"/>
                <w:szCs w:val="24"/>
              </w:rPr>
            </w:pPr>
            <w:r w:rsidRPr="0E792681">
              <w:rPr>
                <w:b/>
                <w:bCs/>
                <w:sz w:val="24"/>
                <w:szCs w:val="24"/>
              </w:rPr>
              <w:t>Venue</w:t>
            </w:r>
            <w:r w:rsidRPr="0E792681">
              <w:rPr>
                <w:sz w:val="24"/>
                <w:szCs w:val="24"/>
              </w:rPr>
              <w:t xml:space="preserve">: </w:t>
            </w:r>
            <w:r w:rsidRPr="0E792681" w:rsidR="28C6F29D">
              <w:rPr>
                <w:sz w:val="24"/>
                <w:szCs w:val="24"/>
              </w:rPr>
              <w:t>Main Arena</w:t>
            </w:r>
          </w:p>
          <w:p w:rsidRPr="00E372AA" w:rsidR="00113B0C" w:rsidP="0E792681" w:rsidRDefault="08A64D7D" w14:paraId="5D8B4E9E" w14:textId="5B659F58">
            <w:pPr>
              <w:pStyle w:val="Heading1"/>
              <w:spacing w:before="0" w:after="0" w:line="276" w:lineRule="auto"/>
              <w:ind w:left="0" w:hanging="2"/>
              <w:textDirection w:val="lrTb"/>
              <w:rPr>
                <w:sz w:val="24"/>
                <w:szCs w:val="24"/>
                <w:lang w:val="en-GB"/>
              </w:rPr>
            </w:pPr>
            <w:r w:rsidRPr="0E792681">
              <w:rPr>
                <w:sz w:val="24"/>
                <w:szCs w:val="24"/>
                <w:lang w:val="en-GB"/>
              </w:rPr>
              <w:t>Moderator:</w:t>
            </w:r>
          </w:p>
          <w:p w:rsidRPr="00E372AA" w:rsidR="00113B0C" w:rsidP="5763EBA3" w:rsidRDefault="373DBCC3" w14:paraId="5E8F0A73" w14:textId="451FC98E">
            <w:pPr>
              <w:pStyle w:val="ListParagraph"/>
              <w:numPr>
                <w:ilvl w:val="0"/>
                <w:numId w:val="15"/>
              </w:numPr>
              <w:spacing w:after="0" w:line="240" w:lineRule="auto"/>
              <w:ind/>
              <w:textDirection w:val="lrTb"/>
              <w:rPr>
                <w:sz w:val="24"/>
                <w:szCs w:val="24"/>
              </w:rPr>
            </w:pPr>
            <w:r w:rsidRPr="5763EBA3" w:rsidR="7213F6A0">
              <w:rPr>
                <w:sz w:val="24"/>
                <w:szCs w:val="24"/>
              </w:rPr>
              <w:t>Tony Omuga</w:t>
            </w:r>
            <w:proofErr w:type="spellStart"/>
            <w:proofErr w:type="spellEnd"/>
          </w:p>
          <w:p w:rsidRPr="00E372AA" w:rsidR="00113B0C" w:rsidP="5763EBA3" w:rsidRDefault="373DBCC3" w14:paraId="4C568655" w14:textId="7E1E942D">
            <w:pPr>
              <w:pStyle w:val="ListParagraph"/>
              <w:numPr>
                <w:ilvl w:val="0"/>
                <w:numId w:val="15"/>
              </w:numPr>
              <w:spacing w:after="0" w:line="240" w:lineRule="auto"/>
              <w:ind/>
              <w:textDirection w:val="lrTb"/>
              <w:rPr>
                <w:sz w:val="24"/>
                <w:szCs w:val="24"/>
              </w:rPr>
            </w:pPr>
            <w:r w:rsidRPr="5763EBA3" w:rsidR="097D87EB">
              <w:rPr>
                <w:sz w:val="24"/>
                <w:szCs w:val="24"/>
              </w:rPr>
              <w:t xml:space="preserve">Bahati </w:t>
            </w:r>
            <w:r w:rsidRPr="5763EBA3" w:rsidR="097D87EB">
              <w:rPr>
                <w:sz w:val="24"/>
                <w:szCs w:val="24"/>
              </w:rPr>
              <w:t>Nga</w:t>
            </w:r>
            <w:r w:rsidRPr="5763EBA3" w:rsidR="097D87EB">
              <w:rPr>
                <w:sz w:val="24"/>
                <w:szCs w:val="24"/>
              </w:rPr>
              <w:t>zi</w:t>
            </w:r>
            <w:r w:rsidRPr="5763EBA3" w:rsidR="097D87EB">
              <w:rPr>
                <w:sz w:val="24"/>
                <w:szCs w:val="24"/>
              </w:rPr>
              <w:t xml:space="preserve"> </w:t>
            </w:r>
          </w:p>
          <w:p w:rsidRPr="00E372AA" w:rsidR="00113B0C" w:rsidP="5763EBA3" w:rsidRDefault="00113B0C" w14:paraId="54CBD3D7" w14:textId="51F35451">
            <w:pPr>
              <w:pStyle w:val="ListParagraph"/>
              <w:spacing w:after="0" w:line="240" w:lineRule="auto"/>
              <w:ind w:left="719" w:hanging="0"/>
              <w:textDirection w:val="lrTb"/>
              <w:rPr>
                <w:sz w:val="24"/>
                <w:szCs w:val="24"/>
              </w:rPr>
            </w:pPr>
          </w:p>
        </w:tc>
        <w:tc>
          <w:tcPr>
            <w:tcW w:w="3544" w:type="dxa"/>
            <w:tcMar/>
          </w:tcPr>
          <w:p w:rsidR="22D7943B" w:rsidP="5763EBA3" w:rsidRDefault="22D7943B" w14:paraId="6FCB86F1" w14:textId="14E99321">
            <w:pPr>
              <w:pStyle w:val="Normal"/>
              <w:suppressLineNumbers w:val="0"/>
              <w:bidi w:val="0"/>
              <w:spacing w:before="0" w:beforeAutospacing="off" w:after="160" w:afterAutospacing="off" w:line="259" w:lineRule="auto"/>
              <w:ind w:left="0" w:right="0" w:hanging="2"/>
              <w:jc w:val="left"/>
            </w:pPr>
            <w:r w:rsidRPr="5763EBA3" w:rsidR="22D7943B">
              <w:rPr>
                <w:b w:val="1"/>
                <w:bCs w:val="1"/>
                <w:sz w:val="24"/>
                <w:szCs w:val="24"/>
              </w:rPr>
              <w:t xml:space="preserve">Launch Event 1 </w:t>
            </w:r>
          </w:p>
          <w:p w:rsidR="5C3FA37D" w:rsidP="0E792681" w:rsidRDefault="5C3FA37D" w14:paraId="4D1C9655" w14:textId="610FD547">
            <w:pPr>
              <w:spacing w:after="0" w:line="240" w:lineRule="auto"/>
              <w:ind w:left="0" w:hanging="2"/>
              <w:textDirection w:val="lrTb"/>
              <w:rPr>
                <w:color w:val="1F1F1F"/>
                <w:sz w:val="24"/>
                <w:szCs w:val="24"/>
              </w:rPr>
            </w:pPr>
            <w:r w:rsidRPr="0E792681">
              <w:rPr>
                <w:sz w:val="24"/>
                <w:szCs w:val="24"/>
              </w:rPr>
              <w:t>Launch of Swahili Library</w:t>
            </w:r>
          </w:p>
          <w:p w:rsidR="5C3FA37D" w:rsidP="0E792681" w:rsidRDefault="5C3FA37D" w14:paraId="21D0F55A" w14:textId="7F6FE1B7">
            <w:pPr>
              <w:spacing w:after="0" w:line="240" w:lineRule="auto"/>
              <w:ind w:left="0" w:hanging="2"/>
              <w:textDirection w:val="lrTb"/>
            </w:pPr>
            <w:r w:rsidRPr="0E792681">
              <w:rPr>
                <w:sz w:val="24"/>
                <w:szCs w:val="24"/>
              </w:rPr>
              <w:t>Venue: Fort Jesus</w:t>
            </w:r>
          </w:p>
          <w:p w:rsidR="751ED44A" w:rsidP="0E792681" w:rsidRDefault="751ED44A" w14:paraId="6DC81F28" w14:textId="1B302039">
            <w:pPr>
              <w:spacing w:after="0" w:line="240" w:lineRule="auto"/>
              <w:ind w:left="0" w:hanging="2"/>
              <w:textDirection w:val="lrTb"/>
            </w:pPr>
            <w:r w:rsidRPr="0E792681">
              <w:rPr>
                <w:b/>
                <w:bCs/>
                <w:sz w:val="24"/>
                <w:szCs w:val="24"/>
              </w:rPr>
              <w:t>Venue</w:t>
            </w:r>
            <w:r w:rsidRPr="0E792681">
              <w:rPr>
                <w:sz w:val="24"/>
                <w:szCs w:val="24"/>
              </w:rPr>
              <w:t>: Swahili Culture</w:t>
            </w:r>
          </w:p>
          <w:p w:rsidR="751ED44A" w:rsidP="0E792681" w:rsidRDefault="751ED44A" w14:paraId="3C3AB74A" w14:textId="5B659F58">
            <w:pPr>
              <w:pStyle w:val="Heading1"/>
              <w:spacing w:before="0" w:after="0" w:line="276" w:lineRule="auto"/>
              <w:ind w:left="0" w:hanging="2"/>
              <w:textDirection w:val="lrTb"/>
              <w:rPr>
                <w:sz w:val="24"/>
                <w:szCs w:val="24"/>
                <w:lang w:val="en-GB"/>
              </w:rPr>
            </w:pPr>
            <w:r w:rsidRPr="0E792681">
              <w:rPr>
                <w:sz w:val="24"/>
                <w:szCs w:val="24"/>
                <w:lang w:val="en-GB"/>
              </w:rPr>
              <w:t>Moderator:</w:t>
            </w:r>
          </w:p>
          <w:p w:rsidR="0E792681" w:rsidP="0E792681" w:rsidRDefault="0E792681" w14:paraId="09DC77E2" w14:textId="41A8168C">
            <w:pPr>
              <w:spacing w:after="0" w:line="240" w:lineRule="auto"/>
              <w:ind w:left="0" w:hanging="2"/>
              <w:textDirection w:val="lrTb"/>
              <w:rPr>
                <w:sz w:val="24"/>
                <w:szCs w:val="24"/>
              </w:rPr>
            </w:pPr>
          </w:p>
          <w:p w:rsidR="5C3FA37D" w:rsidP="0E792681" w:rsidRDefault="5C3FA37D" w14:paraId="704CFAB4" w14:textId="2799BEB6">
            <w:pPr>
              <w:spacing w:after="0" w:line="240" w:lineRule="auto"/>
              <w:ind w:left="0" w:hanging="2"/>
              <w:textDirection w:val="lrTb"/>
              <w:rPr>
                <w:b/>
                <w:bCs/>
                <w:sz w:val="24"/>
                <w:szCs w:val="24"/>
              </w:rPr>
            </w:pPr>
            <w:r w:rsidRPr="0E792681">
              <w:rPr>
                <w:b/>
                <w:bCs/>
                <w:sz w:val="24"/>
                <w:szCs w:val="24"/>
              </w:rPr>
              <w:t xml:space="preserve">Partners: </w:t>
            </w:r>
          </w:p>
          <w:p w:rsidR="5C3FA37D" w:rsidP="5763EBA3" w:rsidRDefault="5C3FA37D" w14:paraId="69B90947" w14:textId="54F48365">
            <w:pPr>
              <w:pStyle w:val="ListParagraph"/>
              <w:numPr>
                <w:ilvl w:val="0"/>
                <w:numId w:val="48"/>
              </w:numPr>
              <w:spacing w:after="0" w:line="240" w:lineRule="auto"/>
              <w:ind/>
              <w:textDirection w:val="lrTb"/>
              <w:rPr/>
            </w:pPr>
            <w:r w:rsidRPr="5763EBA3" w:rsidR="3956ED8C">
              <w:rPr>
                <w:sz w:val="24"/>
                <w:szCs w:val="24"/>
              </w:rPr>
              <w:t>H.E</w:t>
            </w:r>
            <w:r w:rsidRPr="5763EBA3" w:rsidR="77A9FF38">
              <w:rPr>
                <w:sz w:val="24"/>
                <w:szCs w:val="24"/>
              </w:rPr>
              <w:t>.</w:t>
            </w:r>
            <w:r w:rsidRPr="5763EBA3" w:rsidR="3956ED8C">
              <w:rPr>
                <w:sz w:val="24"/>
                <w:szCs w:val="24"/>
              </w:rPr>
              <w:t xml:space="preserve"> Sultan Hajiyev, </w:t>
            </w:r>
            <w:r w:rsidRPr="5763EBA3" w:rsidR="3956ED8C">
              <w:rPr>
                <w:i w:val="1"/>
                <w:iCs w:val="1"/>
                <w:sz w:val="24"/>
                <w:szCs w:val="24"/>
              </w:rPr>
              <w:t>Ambassador Extraordinary and Plenipotentiary of Azerbaijan to Kenya</w:t>
            </w:r>
          </w:p>
          <w:p w:rsidR="5AA7F05C" w:rsidP="5763EBA3" w:rsidRDefault="5AA7F05C" w14:paraId="6617BBCF" w14:textId="2F755EE0">
            <w:pPr>
              <w:pStyle w:val="ListParagraph"/>
              <w:numPr>
                <w:ilvl w:val="0"/>
                <w:numId w:val="48"/>
              </w:numPr>
              <w:spacing w:after="0" w:line="240" w:lineRule="auto"/>
              <w:rPr/>
            </w:pPr>
            <w:r w:rsidRPr="5763EBA3" w:rsidR="5AA7F05C">
              <w:rPr>
                <w:i w:val="1"/>
                <w:iCs w:val="1"/>
                <w:sz w:val="24"/>
                <w:szCs w:val="24"/>
              </w:rPr>
              <w:t xml:space="preserve">National Museums of Kenya </w:t>
            </w:r>
          </w:p>
          <w:p w:rsidR="0E792681" w:rsidP="0E792681" w:rsidRDefault="0E792681" w14:paraId="121D9CCB" w14:textId="571C67FC">
            <w:pPr>
              <w:ind w:left="0" w:hanging="2"/>
              <w:textDirection w:val="lrTb"/>
              <w:rPr>
                <w:b w:val="1"/>
                <w:bCs w:val="1"/>
                <w:sz w:val="24"/>
                <w:szCs w:val="24"/>
              </w:rPr>
            </w:pPr>
          </w:p>
        </w:tc>
      </w:tr>
      <w:tr w:rsidR="5763EBA3" w:rsidTr="6D0C1489" w14:paraId="555BFE74">
        <w:trPr>
          <w:trHeight w:val="300"/>
        </w:trPr>
        <w:tc>
          <w:tcPr>
            <w:tcW w:w="2263" w:type="dxa"/>
            <w:tcMar/>
          </w:tcPr>
          <w:p w:rsidR="56FAC3D9" w:rsidP="5763EBA3" w:rsidRDefault="56FAC3D9" w14:paraId="04AE020E" w14:textId="734CFC98">
            <w:pPr>
              <w:pStyle w:val="Normal"/>
              <w:spacing w:line="240" w:lineRule="auto"/>
            </w:pPr>
            <w:r w:rsidRPr="5763EBA3" w:rsidR="56FAC3D9">
              <w:rPr>
                <w:sz w:val="24"/>
                <w:szCs w:val="24"/>
              </w:rPr>
              <w:t>10:30am –11:30am</w:t>
            </w:r>
          </w:p>
        </w:tc>
        <w:tc>
          <w:tcPr>
            <w:tcW w:w="3544" w:type="dxa"/>
            <w:tcMar/>
          </w:tcPr>
          <w:p w:rsidR="56FAC3D9" w:rsidP="5763EBA3" w:rsidRDefault="56FAC3D9" w14:paraId="69ADF3F2" w14:textId="132C1EC2">
            <w:pPr>
              <w:pStyle w:val="Normal"/>
              <w:spacing w:line="240" w:lineRule="auto"/>
            </w:pPr>
            <w:r w:rsidRPr="5763EBA3" w:rsidR="56FAC3D9">
              <w:rPr>
                <w:b w:val="1"/>
                <w:bCs w:val="1"/>
                <w:sz w:val="24"/>
                <w:szCs w:val="24"/>
              </w:rPr>
              <w:t>Fireside Chat</w:t>
            </w:r>
          </w:p>
          <w:p w:rsidR="17BD24B5" w:rsidP="5763EBA3" w:rsidRDefault="17BD24B5" w14:paraId="126C98D6" w14:textId="4BB70ACE">
            <w:pPr>
              <w:pStyle w:val="Normal"/>
              <w:spacing w:line="240" w:lineRule="auto"/>
            </w:pPr>
            <w:r w:rsidRPr="5763EBA3" w:rsidR="17BD24B5">
              <w:rPr>
                <w:b w:val="1"/>
                <w:bCs w:val="1"/>
                <w:sz w:val="24"/>
                <w:szCs w:val="24"/>
              </w:rPr>
              <w:t>Topic:</w:t>
            </w:r>
          </w:p>
          <w:p w:rsidR="17657C36" w:rsidP="5763EBA3" w:rsidRDefault="17657C36" w14:paraId="71CFD1F9" w14:textId="72CA6117">
            <w:pPr>
              <w:pStyle w:val="Normal"/>
              <w:spacing w:line="240" w:lineRule="auto"/>
            </w:pPr>
            <w:r w:rsidRPr="6D0C1489" w:rsidR="17657C36">
              <w:rPr>
                <w:b w:val="1"/>
                <w:bCs w:val="1"/>
                <w:sz w:val="24"/>
                <w:szCs w:val="24"/>
              </w:rPr>
              <w:t xml:space="preserve">Moderator: </w:t>
            </w:r>
            <w:r w:rsidRPr="6D0C1489" w:rsidR="17657C36">
              <w:rPr>
                <w:b w:val="0"/>
                <w:bCs w:val="0"/>
                <w:sz w:val="24"/>
                <w:szCs w:val="24"/>
              </w:rPr>
              <w:t>M’mbetsa Ngome</w:t>
            </w:r>
          </w:p>
          <w:p w:rsidR="17657C36" w:rsidP="5763EBA3" w:rsidRDefault="17657C36" w14:paraId="3666C40F" w14:textId="038F1B95">
            <w:pPr>
              <w:pStyle w:val="Normal"/>
              <w:spacing w:line="240" w:lineRule="auto"/>
            </w:pPr>
            <w:r w:rsidRPr="5763EBA3" w:rsidR="17657C36">
              <w:rPr>
                <w:b w:val="1"/>
                <w:bCs w:val="1"/>
                <w:sz w:val="24"/>
                <w:szCs w:val="24"/>
              </w:rPr>
              <w:t>Panelists:</w:t>
            </w:r>
          </w:p>
          <w:p w:rsidR="17657C36" w:rsidP="6D0C1489" w:rsidRDefault="17657C36" w14:paraId="4D9DC9ED" w14:textId="47353E96">
            <w:pPr>
              <w:pStyle w:val="ListParagraph"/>
              <w:numPr>
                <w:ilvl w:val="0"/>
                <w:numId w:val="49"/>
              </w:numPr>
              <w:spacing w:line="240" w:lineRule="auto"/>
              <w:rPr>
                <w:b w:val="0"/>
                <w:bCs w:val="0"/>
                <w:sz w:val="24"/>
                <w:szCs w:val="24"/>
              </w:rPr>
            </w:pPr>
            <w:r w:rsidRPr="6D0C1489" w:rsidR="17657C36">
              <w:rPr>
                <w:b w:val="0"/>
                <w:bCs w:val="0"/>
                <w:sz w:val="24"/>
                <w:szCs w:val="24"/>
              </w:rPr>
              <w:t>Dr. Mwanasiti Bendera, Ag. Managing Dir</w:t>
            </w:r>
            <w:r w:rsidRPr="6D0C1489" w:rsidR="73E1F580">
              <w:rPr>
                <w:b w:val="0"/>
                <w:bCs w:val="0"/>
                <w:sz w:val="24"/>
                <w:szCs w:val="24"/>
              </w:rPr>
              <w:t>ector, CDA</w:t>
            </w:r>
            <w:r w:rsidRPr="6D0C1489" w:rsidR="5FB816FD">
              <w:rPr>
                <w:b w:val="0"/>
                <w:bCs w:val="0"/>
                <w:sz w:val="24"/>
                <w:szCs w:val="24"/>
              </w:rPr>
              <w:t>.</w:t>
            </w:r>
          </w:p>
          <w:p w:rsidR="277DE50A" w:rsidP="6D0C1489" w:rsidRDefault="277DE50A" w14:paraId="3565E9CE" w14:textId="67AB2557">
            <w:pPr>
              <w:pStyle w:val="ListParagraph"/>
              <w:numPr>
                <w:ilvl w:val="0"/>
                <w:numId w:val="49"/>
              </w:numPr>
              <w:spacing w:line="240" w:lineRule="auto"/>
              <w:rPr>
                <w:b w:val="0"/>
                <w:bCs w:val="0"/>
                <w:sz w:val="24"/>
                <w:szCs w:val="24"/>
              </w:rPr>
            </w:pPr>
            <w:r w:rsidRPr="6D0C1489" w:rsidR="277DE50A">
              <w:rPr>
                <w:b w:val="0"/>
                <w:bCs w:val="0"/>
                <w:sz w:val="24"/>
                <w:szCs w:val="24"/>
              </w:rPr>
              <w:t>Mr. Jamal Abdallah Kidiogo, Founder Smart Move Community</w:t>
            </w:r>
          </w:p>
        </w:tc>
        <w:tc>
          <w:tcPr>
            <w:tcW w:w="3544" w:type="dxa"/>
            <w:tcMar/>
          </w:tcPr>
          <w:p w:rsidR="5763EBA3" w:rsidP="5763EBA3" w:rsidRDefault="5763EBA3" w14:paraId="62E38F18" w14:textId="1A72D6FA">
            <w:pPr>
              <w:pStyle w:val="Normal"/>
              <w:spacing w:line="259" w:lineRule="auto"/>
              <w:jc w:val="left"/>
              <w:rPr>
                <w:b w:val="1"/>
                <w:bCs w:val="1"/>
                <w:sz w:val="24"/>
                <w:szCs w:val="24"/>
              </w:rPr>
            </w:pPr>
          </w:p>
        </w:tc>
      </w:tr>
      <w:tr w:rsidRPr="00E372AA" w:rsidR="00113B0C" w:rsidTr="6D0C1489" w14:paraId="7D98372A" w14:textId="77777777">
        <w:trPr>
          <w:trHeight w:val="300"/>
        </w:trPr>
        <w:tc>
          <w:tcPr>
            <w:tcW w:w="2263" w:type="dxa"/>
            <w:tcMar/>
          </w:tcPr>
          <w:p w:rsidRPr="00E372AA" w:rsidR="00113B0C" w:rsidP="0E792681" w:rsidRDefault="68D0E7C2" w14:paraId="400804F4" w14:textId="60324B08">
            <w:pPr>
              <w:spacing w:after="0" w:line="240" w:lineRule="auto"/>
              <w:ind w:left="0" w:hanging="2"/>
              <w:textDirection w:val="lrTb"/>
              <w:rPr>
                <w:sz w:val="24"/>
                <w:szCs w:val="24"/>
              </w:rPr>
            </w:pPr>
            <w:r w:rsidRPr="0E792681">
              <w:rPr>
                <w:sz w:val="24"/>
                <w:szCs w:val="24"/>
              </w:rPr>
              <w:t>11:30 am–1:00 pm</w:t>
            </w:r>
          </w:p>
        </w:tc>
        <w:tc>
          <w:tcPr>
            <w:tcW w:w="7088" w:type="dxa"/>
            <w:gridSpan w:val="2"/>
            <w:tcMar/>
          </w:tcPr>
          <w:p w:rsidRPr="00695D44" w:rsidR="00113B0C" w:rsidP="0E792681" w:rsidRDefault="20F392BD" w14:paraId="1D8F71C2" w14:textId="76709F24">
            <w:pPr>
              <w:pStyle w:val="Heading1"/>
              <w:spacing w:before="0" w:after="0" w:line="276" w:lineRule="auto"/>
              <w:ind w:left="0" w:hanging="2"/>
              <w:textDirection w:val="lrTb"/>
              <w:rPr>
                <w:sz w:val="24"/>
                <w:szCs w:val="24"/>
                <w:lang w:val="en-GB"/>
              </w:rPr>
            </w:pPr>
            <w:r w:rsidRPr="0E792681">
              <w:rPr>
                <w:sz w:val="24"/>
                <w:szCs w:val="24"/>
              </w:rPr>
              <w:t xml:space="preserve">Plenary </w:t>
            </w:r>
            <w:r w:rsidRPr="0E792681" w:rsidR="44B557A5">
              <w:rPr>
                <w:sz w:val="24"/>
                <w:szCs w:val="24"/>
              </w:rPr>
              <w:t>2</w:t>
            </w:r>
          </w:p>
          <w:p w:rsidR="00113B0C" w:rsidP="0E792681" w:rsidRDefault="46E46C43" w14:paraId="0E1B641F" w14:textId="698201E7">
            <w:pPr>
              <w:pStyle w:val="Heading1"/>
              <w:spacing w:before="0" w:after="0" w:line="276" w:lineRule="auto"/>
              <w:ind w:left="0" w:hanging="2"/>
              <w:textDirection w:val="lrTb"/>
              <w:rPr>
                <w:b w:val="0"/>
                <w:sz w:val="24"/>
                <w:szCs w:val="24"/>
              </w:rPr>
            </w:pPr>
            <w:r w:rsidRPr="0E792681">
              <w:rPr>
                <w:sz w:val="24"/>
                <w:szCs w:val="24"/>
                <w:lang w:val="en-GB"/>
              </w:rPr>
              <w:t xml:space="preserve">Topic: </w:t>
            </w:r>
            <w:r w:rsidRPr="0E792681">
              <w:rPr>
                <w:b w:val="0"/>
                <w:sz w:val="24"/>
                <w:szCs w:val="24"/>
                <w:lang w:val="en-GB"/>
              </w:rPr>
              <w:t>The</w:t>
            </w:r>
            <w:r w:rsidRPr="0E792681" w:rsidR="2F264439">
              <w:rPr>
                <w:b w:val="0"/>
                <w:sz w:val="24"/>
                <w:szCs w:val="24"/>
                <w:lang w:val="en-GB"/>
              </w:rPr>
              <w:t xml:space="preserve"> </w:t>
            </w:r>
            <w:r w:rsidRPr="0E792681" w:rsidR="57892677">
              <w:rPr>
                <w:b w:val="0"/>
                <w:sz w:val="24"/>
                <w:szCs w:val="24"/>
                <w:lang w:val="en-GB"/>
              </w:rPr>
              <w:t>Coast We Inherited to the Coast We Are Building: 10 Years of Agency, Safe Spaces, Livelihoods</w:t>
            </w:r>
            <w:r w:rsidRPr="0E792681" w:rsidR="23C42A32">
              <w:rPr>
                <w:b w:val="0"/>
                <w:sz w:val="24"/>
                <w:szCs w:val="24"/>
              </w:rPr>
              <w:t>.</w:t>
            </w:r>
          </w:p>
          <w:p w:rsidR="0DE3C632" w:rsidP="0E792681" w:rsidRDefault="0DE3C632" w14:paraId="36CE580B" w14:textId="66A4930E">
            <w:pPr>
              <w:ind w:left="0" w:hanging="2"/>
              <w:textDirection w:val="lrTb"/>
              <w:rPr>
                <w:sz w:val="24"/>
                <w:szCs w:val="24"/>
              </w:rPr>
            </w:pPr>
            <w:r w:rsidRPr="0E792681">
              <w:rPr>
                <w:b/>
                <w:bCs/>
                <w:sz w:val="24"/>
                <w:szCs w:val="24"/>
              </w:rPr>
              <w:t>Venue</w:t>
            </w:r>
            <w:r w:rsidRPr="0E792681">
              <w:rPr>
                <w:sz w:val="24"/>
                <w:szCs w:val="24"/>
              </w:rPr>
              <w:t>: Main Arena</w:t>
            </w:r>
          </w:p>
          <w:p w:rsidRPr="00695D44" w:rsidR="00113B0C" w:rsidP="0E792681" w:rsidRDefault="1253FFE1" w14:paraId="5F6B6E90" w14:textId="77777777">
            <w:pPr>
              <w:pStyle w:val="Heading1"/>
              <w:spacing w:before="0" w:after="0" w:line="276" w:lineRule="auto"/>
              <w:ind w:left="0" w:hanging="2"/>
              <w:textDirection w:val="lrTb"/>
              <w:rPr>
                <w:sz w:val="24"/>
                <w:szCs w:val="24"/>
                <w:lang w:val="en-GB"/>
              </w:rPr>
            </w:pPr>
            <w:r w:rsidRPr="0E792681">
              <w:rPr>
                <w:sz w:val="24"/>
                <w:szCs w:val="24"/>
                <w:lang w:val="en-GB"/>
              </w:rPr>
              <w:t xml:space="preserve">Moderator: </w:t>
            </w:r>
          </w:p>
          <w:p w:rsidR="09A8E991" w:rsidP="0E792681" w:rsidRDefault="7002886A" w14:paraId="22819386" w14:textId="0367A3C4">
            <w:pPr>
              <w:pStyle w:val="ListParagraph"/>
              <w:spacing w:after="0" w:line="276" w:lineRule="auto"/>
              <w:ind w:left="0" w:hanging="2"/>
              <w:textDirection w:val="lrTb"/>
              <w:rPr>
                <w:sz w:val="24"/>
                <w:szCs w:val="24"/>
                <w:lang w:val="en-GB" w:eastAsia="zh-CN"/>
              </w:rPr>
            </w:pPr>
            <w:r w:rsidRPr="6D0C1489" w:rsidR="7002886A">
              <w:rPr>
                <w:sz w:val="24"/>
                <w:szCs w:val="24"/>
                <w:lang w:val="en-GB" w:eastAsia="zh-CN"/>
              </w:rPr>
              <w:t>Ms. Balqees Yasin</w:t>
            </w:r>
          </w:p>
          <w:p w:rsidR="63F2495B" w:rsidP="0E792681" w:rsidRDefault="2F030BAE" w14:paraId="39FE7410" w14:textId="557B4D8A">
            <w:pPr>
              <w:pStyle w:val="Heading1"/>
              <w:spacing w:before="0" w:after="0" w:line="276" w:lineRule="auto"/>
              <w:ind w:left="0" w:hanging="2"/>
              <w:textDirection w:val="lrTb"/>
              <w:rPr>
                <w:sz w:val="24"/>
                <w:szCs w:val="24"/>
                <w:lang w:val="en-GB"/>
              </w:rPr>
            </w:pPr>
            <w:r w:rsidRPr="0E792681">
              <w:rPr>
                <w:sz w:val="24"/>
                <w:szCs w:val="24"/>
                <w:lang w:val="en-GB"/>
              </w:rPr>
              <w:t>Keynote Address:</w:t>
            </w:r>
          </w:p>
          <w:p w:rsidRPr="00113B0C" w:rsidR="00113B0C" w:rsidP="0E792681" w:rsidRDefault="0FB00EB4" w14:paraId="4BDCC16B" w14:textId="0C019DF5">
            <w:pPr>
              <w:pStyle w:val="Heading1"/>
              <w:suppressAutoHyphens w:val="0"/>
              <w:spacing w:before="0" w:after="0" w:line="276" w:lineRule="auto"/>
              <w:ind w:left="0" w:hanging="2"/>
              <w:textDirection w:val="lrTb"/>
              <w:textAlignment w:val="auto"/>
              <w:rPr>
                <w:b w:val="0"/>
                <w:sz w:val="24"/>
                <w:szCs w:val="24"/>
                <w:lang w:val="en-GB"/>
              </w:rPr>
            </w:pPr>
            <w:r w:rsidRPr="006F33DE">
              <w:rPr>
                <w:b w:val="0"/>
                <w:sz w:val="24"/>
                <w:szCs w:val="24"/>
              </w:rPr>
              <w:t>Dr</w:t>
            </w:r>
            <w:r w:rsidRPr="006F33DE" w:rsidR="2A290D0A">
              <w:rPr>
                <w:b w:val="0"/>
                <w:sz w:val="24"/>
                <w:szCs w:val="24"/>
              </w:rPr>
              <w:t>.</w:t>
            </w:r>
            <w:r w:rsidRPr="006F33DE">
              <w:rPr>
                <w:b w:val="0"/>
                <w:sz w:val="24"/>
                <w:szCs w:val="24"/>
              </w:rPr>
              <w:t xml:space="preserve"> Sam Ikwaye</w:t>
            </w:r>
          </w:p>
          <w:p w:rsidRPr="00695D44" w:rsidR="00113B0C" w:rsidP="0E792681" w:rsidRDefault="68D0E7C2" w14:paraId="097F380D" w14:textId="3549FAE9">
            <w:pPr>
              <w:pStyle w:val="Heading1"/>
              <w:spacing w:before="0" w:after="0" w:line="276" w:lineRule="auto"/>
              <w:ind w:left="0" w:hanging="2"/>
              <w:textDirection w:val="lrTb"/>
              <w:rPr>
                <w:b w:val="0"/>
                <w:sz w:val="24"/>
                <w:szCs w:val="24"/>
                <w:lang w:val="en-GB"/>
              </w:rPr>
            </w:pPr>
            <w:r w:rsidRPr="0E792681">
              <w:rPr>
                <w:sz w:val="24"/>
                <w:szCs w:val="24"/>
                <w:lang w:val="en-GB"/>
              </w:rPr>
              <w:t>Pa</w:t>
            </w:r>
            <w:r w:rsidRPr="0E792681" w:rsidR="724129DA">
              <w:rPr>
                <w:sz w:val="24"/>
                <w:szCs w:val="24"/>
                <w:lang w:val="en-GB"/>
              </w:rPr>
              <w:t>rtners</w:t>
            </w:r>
            <w:r w:rsidRPr="0E792681">
              <w:rPr>
                <w:sz w:val="24"/>
                <w:szCs w:val="24"/>
                <w:lang w:val="en-GB"/>
              </w:rPr>
              <w:t>:</w:t>
            </w:r>
            <w:r w:rsidRPr="0E792681">
              <w:rPr>
                <w:b w:val="0"/>
                <w:sz w:val="24"/>
                <w:szCs w:val="24"/>
                <w:lang w:val="en-GB"/>
              </w:rPr>
              <w:t xml:space="preserve"> </w:t>
            </w:r>
          </w:p>
          <w:p w:rsidRPr="00695D44" w:rsidR="00113B0C" w:rsidRDefault="5AC49D66" w14:paraId="70960889" w14:textId="239F6AC3">
            <w:pPr>
              <w:pStyle w:val="Heading1"/>
              <w:numPr>
                <w:ilvl w:val="0"/>
                <w:numId w:val="31"/>
              </w:numPr>
              <w:suppressAutoHyphens w:val="0"/>
              <w:spacing w:before="0" w:after="0" w:line="276" w:lineRule="auto"/>
              <w:ind w:leftChars="0" w:firstLineChars="0"/>
              <w:textDirection w:val="lrTb"/>
              <w:textAlignment w:val="auto"/>
              <w:rPr>
                <w:b w:val="0"/>
                <w:sz w:val="24"/>
                <w:szCs w:val="24"/>
                <w:lang w:val="en-GB"/>
              </w:rPr>
            </w:pPr>
            <w:r w:rsidRPr="0E792681">
              <w:rPr>
                <w:b w:val="0"/>
                <w:sz w:val="24"/>
                <w:szCs w:val="24"/>
                <w:lang w:val="en-GB"/>
              </w:rPr>
              <w:t>Dr.</w:t>
            </w:r>
            <w:r w:rsidRPr="0E792681" w:rsidR="2F030BAE">
              <w:rPr>
                <w:b w:val="0"/>
                <w:sz w:val="24"/>
                <w:szCs w:val="24"/>
                <w:lang w:val="en-GB"/>
              </w:rPr>
              <w:t xml:space="preserve"> Madiha </w:t>
            </w:r>
            <w:r w:rsidRPr="0E792681" w:rsidR="2779173B">
              <w:rPr>
                <w:b w:val="0"/>
                <w:sz w:val="24"/>
                <w:szCs w:val="24"/>
                <w:lang w:val="en-GB"/>
              </w:rPr>
              <w:t>Salim</w:t>
            </w:r>
          </w:p>
          <w:p w:rsidR="25AFCE36" w:rsidRDefault="61B535D1" w14:paraId="149E6C52" w14:textId="749A698F">
            <w:pPr>
              <w:pStyle w:val="Heading1"/>
              <w:numPr>
                <w:ilvl w:val="0"/>
                <w:numId w:val="31"/>
              </w:numPr>
              <w:spacing w:before="0" w:after="0" w:line="276" w:lineRule="auto"/>
              <w:ind w:leftChars="0" w:firstLineChars="0"/>
              <w:textDirection w:val="lrTb"/>
              <w:rPr>
                <w:b w:val="0"/>
                <w:sz w:val="24"/>
                <w:szCs w:val="24"/>
              </w:rPr>
            </w:pPr>
            <w:r w:rsidRPr="0E792681">
              <w:rPr>
                <w:b w:val="0"/>
                <w:sz w:val="24"/>
                <w:szCs w:val="24"/>
              </w:rPr>
              <w:t>Margaret Phombea</w:t>
            </w:r>
          </w:p>
          <w:p w:rsidRPr="00113B0C" w:rsidR="00113B0C" w:rsidRDefault="08ECE5AB" w14:paraId="39DBBB50" w14:textId="5379EE02">
            <w:pPr>
              <w:pStyle w:val="Heading1"/>
              <w:numPr>
                <w:ilvl w:val="0"/>
                <w:numId w:val="31"/>
              </w:numPr>
              <w:suppressAutoHyphens w:val="0"/>
              <w:spacing w:before="0" w:after="0" w:line="276" w:lineRule="auto"/>
              <w:ind w:leftChars="0" w:firstLineChars="0"/>
              <w:textDirection w:val="lrTb"/>
              <w:textAlignment w:val="auto"/>
              <w:rPr>
                <w:b w:val="0"/>
                <w:bCs w:val="0"/>
                <w:sz w:val="24"/>
                <w:szCs w:val="24"/>
                <w:lang w:val="en-GB"/>
              </w:rPr>
            </w:pPr>
            <w:r w:rsidRPr="6D0C1489" w:rsidR="08ECE5AB">
              <w:rPr>
                <w:b w:val="0"/>
                <w:bCs w:val="0"/>
                <w:sz w:val="24"/>
                <w:szCs w:val="24"/>
                <w:lang w:val="en-GB"/>
              </w:rPr>
              <w:t xml:space="preserve">Sh. </w:t>
            </w:r>
            <w:r w:rsidRPr="6D0C1489" w:rsidR="2F030BAE">
              <w:rPr>
                <w:b w:val="0"/>
                <w:bCs w:val="0"/>
                <w:sz w:val="24"/>
                <w:szCs w:val="24"/>
                <w:lang w:val="en-GB"/>
              </w:rPr>
              <w:t>Alawy</w:t>
            </w:r>
            <w:r w:rsidRPr="6D0C1489" w:rsidR="73EC693D">
              <w:rPr>
                <w:b w:val="0"/>
                <w:bCs w:val="0"/>
                <w:sz w:val="24"/>
                <w:szCs w:val="24"/>
                <w:lang w:val="en-GB"/>
              </w:rPr>
              <w:t xml:space="preserve"> </w:t>
            </w:r>
            <w:r w:rsidRPr="6D0C1489" w:rsidR="73EC693D">
              <w:rPr>
                <w:b w:val="0"/>
                <w:bCs w:val="0"/>
                <w:sz w:val="24"/>
                <w:szCs w:val="24"/>
                <w:lang w:val="en-GB"/>
              </w:rPr>
              <w:t>Abzein</w:t>
            </w:r>
          </w:p>
          <w:p w:rsidRPr="00113B0C" w:rsidR="00113B0C" w:rsidP="0E792681" w:rsidRDefault="00113B0C" w14:paraId="0EB2D4BE" w14:textId="1BC8BB9B">
            <w:pPr>
              <w:pStyle w:val="Heading1"/>
              <w:suppressAutoHyphens w:val="0"/>
              <w:spacing w:before="0" w:after="0" w:line="276" w:lineRule="auto"/>
              <w:ind w:leftChars="0" w:firstLineChars="0"/>
              <w:textDirection w:val="lrTb"/>
              <w:textAlignment w:val="auto"/>
              <w:rPr>
                <w:b w:val="0"/>
                <w:sz w:val="24"/>
                <w:szCs w:val="24"/>
                <w:lang w:val="en-GB"/>
              </w:rPr>
            </w:pPr>
          </w:p>
        </w:tc>
      </w:tr>
      <w:tr w:rsidRPr="00E372AA" w:rsidR="00113B0C" w:rsidTr="6D0C1489" w14:paraId="379239F5" w14:textId="77777777">
        <w:trPr>
          <w:trHeight w:val="300"/>
        </w:trPr>
        <w:tc>
          <w:tcPr>
            <w:tcW w:w="2263" w:type="dxa"/>
            <w:tcMar/>
          </w:tcPr>
          <w:p w:rsidRPr="00E372AA" w:rsidR="00113B0C" w:rsidP="0E792681" w:rsidRDefault="68D0E7C2" w14:paraId="714A6EF0" w14:textId="77777777">
            <w:pPr>
              <w:spacing w:after="0" w:line="240" w:lineRule="auto"/>
              <w:ind w:left="0" w:hanging="2"/>
              <w:textDirection w:val="lrTb"/>
              <w:rPr>
                <w:sz w:val="24"/>
                <w:szCs w:val="24"/>
              </w:rPr>
            </w:pPr>
            <w:r w:rsidRPr="0E792681">
              <w:rPr>
                <w:sz w:val="24"/>
                <w:szCs w:val="24"/>
              </w:rPr>
              <w:t>1:00 PM - 1:45 PM</w:t>
            </w:r>
          </w:p>
        </w:tc>
        <w:tc>
          <w:tcPr>
            <w:tcW w:w="7088" w:type="dxa"/>
            <w:gridSpan w:val="2"/>
            <w:tcMar/>
          </w:tcPr>
          <w:p w:rsidRPr="00E372AA" w:rsidR="00113B0C" w:rsidP="0E792681" w:rsidRDefault="2F030BAE" w14:paraId="4F8EE273" w14:textId="4D415433">
            <w:pPr>
              <w:spacing w:after="0" w:line="240" w:lineRule="auto"/>
              <w:ind w:left="0" w:hanging="2"/>
              <w:textDirection w:val="lrTb"/>
              <w:rPr>
                <w:sz w:val="24"/>
                <w:szCs w:val="24"/>
              </w:rPr>
            </w:pPr>
            <w:r w:rsidRPr="0E792681">
              <w:rPr>
                <w:sz w:val="24"/>
                <w:szCs w:val="24"/>
              </w:rPr>
              <w:t xml:space="preserve">Lunch Break </w:t>
            </w:r>
          </w:p>
        </w:tc>
      </w:tr>
      <w:tr w:rsidRPr="00E372AA" w:rsidR="00113B0C" w:rsidTr="6D0C1489" w14:paraId="00967DA3" w14:textId="77777777">
        <w:trPr>
          <w:trHeight w:val="300"/>
        </w:trPr>
        <w:tc>
          <w:tcPr>
            <w:tcW w:w="2263" w:type="dxa"/>
            <w:tcMar/>
          </w:tcPr>
          <w:p w:rsidRPr="00E372AA" w:rsidR="00113B0C" w:rsidP="0E792681" w:rsidRDefault="2E5F0892" w14:paraId="2305F612" w14:textId="18BA76B9">
            <w:pPr>
              <w:spacing w:after="0" w:line="240" w:lineRule="auto"/>
              <w:ind w:left="0" w:hanging="2"/>
              <w:textDirection w:val="lrTb"/>
              <w:rPr>
                <w:sz w:val="24"/>
                <w:szCs w:val="24"/>
              </w:rPr>
            </w:pPr>
            <w:r w:rsidRPr="0E792681">
              <w:rPr>
                <w:sz w:val="24"/>
                <w:szCs w:val="24"/>
              </w:rPr>
              <w:t>1</w:t>
            </w:r>
            <w:r w:rsidRPr="0E792681" w:rsidR="68D0E7C2">
              <w:rPr>
                <w:sz w:val="24"/>
                <w:szCs w:val="24"/>
              </w:rPr>
              <w:t>:</w:t>
            </w:r>
            <w:r w:rsidRPr="0E792681" w:rsidR="1F34A612">
              <w:rPr>
                <w:sz w:val="24"/>
                <w:szCs w:val="24"/>
              </w:rPr>
              <w:t>4</w:t>
            </w:r>
            <w:r w:rsidRPr="0E792681" w:rsidR="68D0E7C2">
              <w:rPr>
                <w:sz w:val="24"/>
                <w:szCs w:val="24"/>
              </w:rPr>
              <w:t xml:space="preserve">5 PM- 3:30 PM </w:t>
            </w:r>
          </w:p>
        </w:tc>
        <w:tc>
          <w:tcPr>
            <w:tcW w:w="7088" w:type="dxa"/>
            <w:gridSpan w:val="2"/>
            <w:tcMar/>
          </w:tcPr>
          <w:p w:rsidRPr="00695D44" w:rsidR="00113B0C" w:rsidP="0E792681" w:rsidRDefault="1253FFE1" w14:paraId="7EF7A1D2" w14:textId="144FBFBA">
            <w:pPr>
              <w:pStyle w:val="Heading1"/>
              <w:spacing w:before="0" w:line="276" w:lineRule="auto"/>
              <w:ind w:left="0" w:hanging="2"/>
              <w:textDirection w:val="lrTb"/>
              <w:rPr>
                <w:sz w:val="24"/>
                <w:szCs w:val="24"/>
                <w:lang w:val="en-GB"/>
              </w:rPr>
            </w:pPr>
            <w:r w:rsidRPr="0E792681">
              <w:rPr>
                <w:sz w:val="24"/>
                <w:szCs w:val="24"/>
                <w:lang w:val="en-GB"/>
              </w:rPr>
              <w:t>Plenary</w:t>
            </w:r>
            <w:r w:rsidRPr="0E792681" w:rsidR="133D8CBD">
              <w:rPr>
                <w:sz w:val="24"/>
                <w:szCs w:val="24"/>
                <w:lang w:val="en-GB"/>
              </w:rPr>
              <w:t xml:space="preserve"> 3</w:t>
            </w:r>
          </w:p>
          <w:p w:rsidRPr="00113B0C" w:rsidR="00113B0C" w:rsidP="0E792681" w:rsidRDefault="1B99D68D" w14:paraId="1322266B" w14:textId="7762BC25">
            <w:pPr>
              <w:ind w:left="0" w:hanging="2"/>
              <w:textDirection w:val="lrTb"/>
              <w:rPr>
                <w:sz w:val="24"/>
                <w:szCs w:val="24"/>
                <w:lang w:val="en-GB"/>
              </w:rPr>
            </w:pPr>
            <w:r w:rsidRPr="0E792681">
              <w:rPr>
                <w:b/>
                <w:bCs/>
                <w:sz w:val="24"/>
                <w:szCs w:val="24"/>
                <w:lang w:val="en-GB"/>
              </w:rPr>
              <w:t>Topic:</w:t>
            </w:r>
            <w:r w:rsidRPr="0E792681">
              <w:rPr>
                <w:sz w:val="24"/>
                <w:szCs w:val="24"/>
                <w:lang w:val="en-GB"/>
              </w:rPr>
              <w:t xml:space="preserve"> The 10 y</w:t>
            </w:r>
            <w:r w:rsidRPr="0E792681" w:rsidR="2DD09D5F">
              <w:rPr>
                <w:sz w:val="24"/>
                <w:szCs w:val="24"/>
                <w:lang w:val="en-GB"/>
              </w:rPr>
              <w:t xml:space="preserve">ears </w:t>
            </w:r>
            <w:r w:rsidRPr="0E792681">
              <w:rPr>
                <w:sz w:val="24"/>
                <w:szCs w:val="24"/>
                <w:lang w:val="en-GB"/>
              </w:rPr>
              <w:t>journey</w:t>
            </w:r>
            <w:r w:rsidRPr="0E792681" w:rsidR="25310370">
              <w:rPr>
                <w:sz w:val="24"/>
                <w:szCs w:val="24"/>
                <w:lang w:val="en-GB"/>
              </w:rPr>
              <w:t xml:space="preserve">: </w:t>
            </w:r>
            <w:r w:rsidRPr="0E792681">
              <w:rPr>
                <w:sz w:val="24"/>
                <w:szCs w:val="24"/>
                <w:lang w:val="en-GB"/>
              </w:rPr>
              <w:t>how</w:t>
            </w:r>
            <w:r w:rsidRPr="0E792681" w:rsidR="604B8682">
              <w:rPr>
                <w:sz w:val="24"/>
                <w:szCs w:val="24"/>
                <w:lang w:val="en-GB"/>
              </w:rPr>
              <w:t xml:space="preserve"> the Swahilipot journey transformation</w:t>
            </w:r>
            <w:r w:rsidRPr="0E792681">
              <w:rPr>
                <w:sz w:val="24"/>
                <w:szCs w:val="24"/>
                <w:lang w:val="en-GB"/>
              </w:rPr>
              <w:t xml:space="preserve"> was built from the ground up</w:t>
            </w:r>
          </w:p>
          <w:p w:rsidR="6C61F090" w:rsidP="0E792681" w:rsidRDefault="6C61F090" w14:paraId="58C8C9BC" w14:textId="26A4B23D">
            <w:pPr>
              <w:ind w:left="0" w:hanging="2"/>
              <w:textDirection w:val="lrTb"/>
              <w:rPr>
                <w:sz w:val="24"/>
                <w:szCs w:val="24"/>
                <w:lang w:val="en-GB"/>
              </w:rPr>
            </w:pPr>
            <w:r w:rsidRPr="0E792681">
              <w:rPr>
                <w:b/>
                <w:bCs/>
                <w:sz w:val="24"/>
                <w:szCs w:val="24"/>
                <w:lang w:val="en-GB"/>
              </w:rPr>
              <w:t>Venue</w:t>
            </w:r>
            <w:r w:rsidRPr="0E792681">
              <w:rPr>
                <w:sz w:val="24"/>
                <w:szCs w:val="24"/>
                <w:lang w:val="en-GB"/>
              </w:rPr>
              <w:t>: Main Arena</w:t>
            </w:r>
          </w:p>
          <w:p w:rsidRPr="00113B0C" w:rsidR="00113B0C" w:rsidP="5763EBA3" w:rsidRDefault="336D290E" w14:paraId="7F4C0399" w14:textId="45835EF2">
            <w:pPr>
              <w:pStyle w:val="Heading1"/>
              <w:spacing w:before="0" w:after="0" w:line="276" w:lineRule="auto"/>
              <w:ind w:left="0" w:hanging="0"/>
              <w:textDirection w:val="lrTb"/>
              <w:rPr>
                <w:rFonts w:ascii="Times New Roman" w:hAnsi="Times New Roman" w:eastAsia="Times New Roman" w:cs="Times New Roman"/>
                <w:b w:val="0"/>
                <w:bCs w:val="0"/>
                <w:i w:val="1"/>
                <w:iCs w:val="1"/>
                <w:noProof w:val="0"/>
                <w:color w:val="000000" w:themeColor="text1" w:themeTint="FF" w:themeShade="FF"/>
                <w:sz w:val="24"/>
                <w:szCs w:val="24"/>
                <w:lang w:val="en-US"/>
              </w:rPr>
            </w:pPr>
            <w:r w:rsidRPr="5763EBA3" w:rsidR="12AB9BC0">
              <w:rPr>
                <w:sz w:val="24"/>
                <w:szCs w:val="24"/>
                <w:lang w:val="en-GB"/>
              </w:rPr>
              <w:t xml:space="preserve">Moderator: </w:t>
            </w:r>
            <w:r w:rsidRPr="5763EBA3" w:rsidR="01BD674B">
              <w:rPr>
                <w:b w:val="0"/>
                <w:bCs w:val="0"/>
                <w:sz w:val="24"/>
                <w:szCs w:val="24"/>
                <w:lang w:val="en-GB"/>
              </w:rPr>
              <w:t>Ohms Law Montana</w:t>
            </w:r>
          </w:p>
          <w:p w:rsidRPr="00113B0C" w:rsidR="00113B0C" w:rsidP="5763EBA3" w:rsidRDefault="336D290E" w14:paraId="3CB33FD9" w14:textId="47926FE6">
            <w:pPr>
              <w:pStyle w:val="Normal"/>
              <w:rPr>
                <w:lang w:val="en-GB"/>
              </w:rPr>
            </w:pPr>
          </w:p>
          <w:p w:rsidRPr="00113B0C" w:rsidR="00113B0C" w:rsidP="0E792681" w:rsidRDefault="336D290E" w14:paraId="63C655FD" w14:noSpellErr="1" w14:textId="17F3DD08">
            <w:pPr>
              <w:pStyle w:val="Heading1"/>
              <w:spacing w:before="0" w:after="0" w:line="276" w:lineRule="auto"/>
              <w:ind w:left="0" w:hanging="2"/>
              <w:textDirection w:val="lrTb"/>
              <w:rPr>
                <w:sz w:val="24"/>
                <w:szCs w:val="24"/>
                <w:lang w:val="en-GB"/>
              </w:rPr>
            </w:pPr>
            <w:r w:rsidRPr="5763EBA3" w:rsidR="12AB9BC0">
              <w:rPr>
                <w:sz w:val="24"/>
                <w:szCs w:val="24"/>
                <w:lang w:val="en-GB"/>
              </w:rPr>
              <w:t>Keynote Address:</w:t>
            </w:r>
          </w:p>
          <w:p w:rsidR="36ED8F76" w:rsidP="5763EBA3" w:rsidRDefault="36ED8F76" w14:paraId="0EE75E92" w14:textId="1EA655BC">
            <w:pPr>
              <w:pStyle w:val="ListParagraph"/>
              <w:numPr>
                <w:ilvl w:val="0"/>
                <w:numId w:val="14"/>
              </w:numPr>
              <w:ind/>
              <w:textDirection w:val="lrTb"/>
              <w:rPr>
                <w:sz w:val="24"/>
                <w:szCs w:val="24"/>
              </w:rPr>
            </w:pPr>
            <w:r w:rsidRPr="5763EBA3" w:rsidR="3D24069C">
              <w:rPr>
                <w:sz w:val="24"/>
                <w:szCs w:val="24"/>
              </w:rPr>
              <w:t xml:space="preserve">Mr. Atrash Ali, Senior </w:t>
            </w:r>
            <w:r w:rsidRPr="5763EBA3" w:rsidR="3D24069C">
              <w:rPr>
                <w:rFonts w:ascii="Times New Roman" w:hAnsi="Times New Roman" w:eastAsia="Times New Roman" w:cs="Times New Roman"/>
                <w:b w:val="0"/>
                <w:bCs w:val="0"/>
                <w:i w:val="1"/>
                <w:iCs w:val="1"/>
                <w:noProof w:val="0"/>
                <w:color w:val="000000" w:themeColor="text1" w:themeTint="FF" w:themeShade="FF"/>
                <w:sz w:val="24"/>
                <w:szCs w:val="24"/>
                <w:lang w:val="en-US"/>
              </w:rPr>
              <w:t>Advisor, Conrad N. Hilton Foundation</w:t>
            </w:r>
            <w:proofErr w:type="spellStart"/>
            <w:proofErr w:type="spellEnd"/>
            <w:proofErr w:type="spellStart"/>
            <w:proofErr w:type="spellEnd"/>
          </w:p>
          <w:p w:rsidR="36ED8F76" w:rsidP="6D0C1489" w:rsidRDefault="36ED8F76" w14:paraId="16C0F084" w14:textId="48DD2B4A">
            <w:pPr>
              <w:pStyle w:val="ListParagraph"/>
              <w:numPr>
                <w:ilvl w:val="0"/>
                <w:numId w:val="14"/>
              </w:numPr>
              <w:ind/>
              <w:textDirection w:val="lrTb"/>
              <w:rPr>
                <w:i w:val="1"/>
                <w:iCs w:val="1"/>
                <w:sz w:val="24"/>
                <w:szCs w:val="24"/>
                <w:lang w:val="en-US"/>
              </w:rPr>
            </w:pPr>
            <w:r w:rsidRPr="6D0C1489" w:rsidR="04077155">
              <w:rPr>
                <w:sz w:val="24"/>
                <w:szCs w:val="24"/>
                <w:lang w:val="en-US"/>
              </w:rPr>
              <w:t xml:space="preserve">Prof. </w:t>
            </w:r>
            <w:r w:rsidRPr="6D0C1489" w:rsidR="04077155">
              <w:rPr>
                <w:sz w:val="24"/>
                <w:szCs w:val="24"/>
                <w:lang w:val="en-US"/>
              </w:rPr>
              <w:t>Jostinah</w:t>
            </w:r>
            <w:r w:rsidRPr="6D0C1489" w:rsidR="04077155">
              <w:rPr>
                <w:sz w:val="24"/>
                <w:szCs w:val="24"/>
                <w:lang w:val="en-US"/>
              </w:rPr>
              <w:t xml:space="preserve"> Wawasi </w:t>
            </w:r>
            <w:r w:rsidRPr="6D0C1489" w:rsidR="04077155">
              <w:rPr>
                <w:sz w:val="24"/>
                <w:szCs w:val="24"/>
                <w:lang w:val="en-US"/>
              </w:rPr>
              <w:t>Mwang’ombe</w:t>
            </w:r>
            <w:r w:rsidRPr="6D0C1489" w:rsidR="7F087DB3">
              <w:rPr>
                <w:sz w:val="24"/>
                <w:szCs w:val="24"/>
                <w:lang w:val="en-US"/>
              </w:rPr>
              <w:t xml:space="preserve"> </w:t>
            </w:r>
            <w:r w:rsidRPr="6D0C1489" w:rsidR="042335FB">
              <w:rPr>
                <w:i w:val="1"/>
                <w:iCs w:val="1"/>
                <w:sz w:val="24"/>
                <w:szCs w:val="24"/>
                <w:lang w:val="en-US"/>
              </w:rPr>
              <w:t>|</w:t>
            </w:r>
            <w:r w:rsidRPr="6D0C1489" w:rsidR="7F087DB3">
              <w:rPr>
                <w:i w:val="1"/>
                <w:iCs w:val="1"/>
                <w:sz w:val="24"/>
                <w:szCs w:val="24"/>
                <w:lang w:val="en-US"/>
              </w:rPr>
              <w:t>SSP</w:t>
            </w:r>
            <w:r w:rsidRPr="6D0C1489" w:rsidR="197FA2F3">
              <w:rPr>
                <w:i w:val="1"/>
                <w:iCs w:val="1"/>
                <w:sz w:val="24"/>
                <w:szCs w:val="24"/>
                <w:lang w:val="en-US"/>
              </w:rPr>
              <w:t>|</w:t>
            </w:r>
            <w:r w:rsidRPr="6D0C1489" w:rsidR="7F087DB3">
              <w:rPr>
                <w:i w:val="1"/>
                <w:iCs w:val="1"/>
                <w:sz w:val="24"/>
                <w:szCs w:val="24"/>
                <w:lang w:val="en-US"/>
              </w:rPr>
              <w:t>OGW</w:t>
            </w:r>
            <w:r w:rsidRPr="6D0C1489" w:rsidR="64251C45">
              <w:rPr>
                <w:i w:val="1"/>
                <w:iCs w:val="1"/>
                <w:sz w:val="24"/>
                <w:szCs w:val="24"/>
                <w:lang w:val="en-US"/>
              </w:rPr>
              <w:t>|</w:t>
            </w:r>
            <w:r w:rsidRPr="6D0C1489" w:rsidR="7F087DB3">
              <w:rPr>
                <w:i w:val="1"/>
                <w:iCs w:val="1"/>
                <w:sz w:val="24"/>
                <w:szCs w:val="24"/>
                <w:lang w:val="en-US"/>
              </w:rPr>
              <w:t>Phd.con</w:t>
            </w:r>
          </w:p>
          <w:p w:rsidRPr="00113B0C" w:rsidR="00113B0C" w:rsidP="0E792681" w:rsidRDefault="336D290E" w14:paraId="5B5CD274" w14:textId="06A428CA">
            <w:pPr>
              <w:pStyle w:val="Heading1"/>
              <w:spacing w:before="0" w:after="0" w:line="276" w:lineRule="auto"/>
              <w:ind w:left="0" w:hanging="2"/>
              <w:textDirection w:val="lrTb"/>
              <w:rPr>
                <w:sz w:val="24"/>
                <w:szCs w:val="24"/>
                <w:lang w:val="en-GB"/>
              </w:rPr>
            </w:pPr>
            <w:r w:rsidRPr="0E792681">
              <w:rPr>
                <w:sz w:val="24"/>
                <w:szCs w:val="24"/>
                <w:lang w:val="en-GB"/>
              </w:rPr>
              <w:t>Pa</w:t>
            </w:r>
            <w:r w:rsidRPr="0E792681" w:rsidR="6A737283">
              <w:rPr>
                <w:sz w:val="24"/>
                <w:szCs w:val="24"/>
                <w:lang w:val="en-GB"/>
              </w:rPr>
              <w:t>rtners</w:t>
            </w:r>
            <w:r w:rsidRPr="0E792681">
              <w:rPr>
                <w:sz w:val="24"/>
                <w:szCs w:val="24"/>
                <w:lang w:val="en-GB"/>
              </w:rPr>
              <w:t>:</w:t>
            </w:r>
          </w:p>
          <w:p w:rsidRPr="00113B0C" w:rsidR="00113B0C" w:rsidP="6D0C1489" w:rsidRDefault="3D22131E" w14:paraId="60975455" w14:textId="79E60E8F">
            <w:pPr>
              <w:pStyle w:val="ListParagraph"/>
              <w:numPr>
                <w:ilvl w:val="0"/>
                <w:numId w:val="20"/>
              </w:numPr>
              <w:spacing w:line="257" w:lineRule="auto"/>
              <w:ind/>
              <w:textDirection w:val="lrTb"/>
              <w:rPr>
                <w:sz w:val="24"/>
                <w:szCs w:val="24"/>
                <w:lang w:val="en-GB"/>
              </w:rPr>
            </w:pPr>
            <w:r w:rsidRPr="6D0C1489" w:rsidR="04CD79F4">
              <w:rPr>
                <w:sz w:val="24"/>
                <w:szCs w:val="24"/>
                <w:lang w:val="en-GB"/>
              </w:rPr>
              <w:t>Rajab Salim</w:t>
            </w:r>
            <w:r w:rsidRPr="6D0C1489" w:rsidR="29D20512">
              <w:rPr>
                <w:sz w:val="24"/>
                <w:szCs w:val="24"/>
                <w:lang w:val="en-GB"/>
              </w:rPr>
              <w:t xml:space="preserve">, </w:t>
            </w:r>
            <w:r w:rsidRPr="6D0C1489" w:rsidR="6E6DD4AB">
              <w:rPr>
                <w:i w:val="1"/>
                <w:iCs w:val="1"/>
                <w:sz w:val="24"/>
                <w:szCs w:val="24"/>
                <w:lang w:val="en-GB"/>
              </w:rPr>
              <w:t>Community &amp; Operations Associate, Baraza Media Lab</w:t>
            </w:r>
          </w:p>
          <w:p w:rsidRPr="00113B0C" w:rsidR="00113B0C" w:rsidP="6D0C1489" w:rsidRDefault="3D22131E" w14:paraId="260606F2" w14:textId="10EAD7FB">
            <w:pPr>
              <w:pStyle w:val="ListParagraph"/>
              <w:numPr>
                <w:ilvl w:val="0"/>
                <w:numId w:val="20"/>
              </w:numPr>
              <w:spacing w:line="257" w:lineRule="auto"/>
              <w:ind/>
              <w:textDirection w:val="lrTb"/>
              <w:rPr>
                <w:i w:val="1"/>
                <w:iCs w:val="1"/>
                <w:sz w:val="24"/>
                <w:szCs w:val="24"/>
                <w:lang w:val="en-GB"/>
              </w:rPr>
            </w:pPr>
            <w:r w:rsidRPr="6D0C1489" w:rsidR="04CD79F4">
              <w:rPr>
                <w:sz w:val="24"/>
                <w:szCs w:val="24"/>
                <w:lang w:val="en-GB"/>
              </w:rPr>
              <w:t>Joab</w:t>
            </w:r>
            <w:r w:rsidRPr="6D0C1489" w:rsidR="6E0FCE48">
              <w:rPr>
                <w:sz w:val="24"/>
                <w:szCs w:val="24"/>
                <w:lang w:val="en-GB"/>
              </w:rPr>
              <w:t xml:space="preserve"> </w:t>
            </w:r>
            <w:r w:rsidRPr="6D0C1489" w:rsidR="65BEB10D">
              <w:rPr>
                <w:sz w:val="24"/>
                <w:szCs w:val="24"/>
                <w:lang w:val="en-GB"/>
              </w:rPr>
              <w:t xml:space="preserve">Kose, </w:t>
            </w:r>
            <w:r w:rsidRPr="6D0C1489" w:rsidR="65BEB10D">
              <w:rPr>
                <w:i w:val="1"/>
                <w:iCs w:val="1"/>
                <w:sz w:val="24"/>
                <w:szCs w:val="24"/>
                <w:lang w:val="en-GB"/>
              </w:rPr>
              <w:t>Head of Technology</w:t>
            </w:r>
            <w:r w:rsidRPr="6D0C1489" w:rsidR="5F594EDD">
              <w:rPr>
                <w:i w:val="1"/>
                <w:iCs w:val="1"/>
                <w:sz w:val="24"/>
                <w:szCs w:val="24"/>
                <w:lang w:val="en-GB"/>
              </w:rPr>
              <w:t>,</w:t>
            </w:r>
            <w:r w:rsidRPr="6D0C1489" w:rsidR="65BEB10D">
              <w:rPr>
                <w:i w:val="1"/>
                <w:iCs w:val="1"/>
                <w:sz w:val="24"/>
                <w:szCs w:val="24"/>
                <w:lang w:val="en-GB"/>
              </w:rPr>
              <w:t xml:space="preserve"> Swahilipot</w:t>
            </w:r>
          </w:p>
          <w:p w:rsidRPr="00113B0C" w:rsidR="00113B0C" w:rsidP="6D0C1489" w:rsidRDefault="3D22131E" w14:paraId="4B3D0FDD" w14:textId="3AF6418C">
            <w:pPr>
              <w:pStyle w:val="ListParagraph"/>
              <w:numPr>
                <w:ilvl w:val="0"/>
                <w:numId w:val="20"/>
              </w:numPr>
              <w:spacing w:line="257" w:lineRule="auto"/>
              <w:ind/>
              <w:textDirection w:val="lrTb"/>
              <w:rPr>
                <w:i w:val="1"/>
                <w:iCs w:val="1"/>
                <w:sz w:val="24"/>
                <w:szCs w:val="24"/>
                <w:lang w:val="en-GB"/>
              </w:rPr>
            </w:pPr>
            <w:r w:rsidRPr="6D0C1489" w:rsidR="3D22131E">
              <w:rPr>
                <w:sz w:val="24"/>
                <w:szCs w:val="24"/>
                <w:lang w:val="en-GB"/>
              </w:rPr>
              <w:t>Arafa Mohammed</w:t>
            </w:r>
            <w:r w:rsidRPr="6D0C1489" w:rsidR="6759F27C">
              <w:rPr>
                <w:sz w:val="24"/>
                <w:szCs w:val="24"/>
                <w:lang w:val="en-GB"/>
              </w:rPr>
              <w:t xml:space="preserve">, </w:t>
            </w:r>
            <w:r w:rsidRPr="6D0C1489" w:rsidR="6759F27C">
              <w:rPr>
                <w:i w:val="1"/>
                <w:iCs w:val="1"/>
                <w:sz w:val="24"/>
                <w:szCs w:val="24"/>
                <w:lang w:val="en-GB"/>
              </w:rPr>
              <w:t>Assistant Project Associate, Kilifi</w:t>
            </w:r>
          </w:p>
        </w:tc>
      </w:tr>
      <w:tr w:rsidRPr="00E372AA" w:rsidR="00113B0C" w:rsidTr="6D0C1489" w14:paraId="4B9830AA" w14:textId="77777777">
        <w:trPr>
          <w:trHeight w:val="300"/>
        </w:trPr>
        <w:tc>
          <w:tcPr>
            <w:tcW w:w="2263" w:type="dxa"/>
            <w:tcMar/>
          </w:tcPr>
          <w:p w:rsidRPr="00E372AA" w:rsidR="00113B0C" w:rsidP="0E792681" w:rsidRDefault="5D46253C" w14:paraId="285E7C5B" w14:textId="434BDBE4">
            <w:pPr>
              <w:spacing w:after="0" w:line="240" w:lineRule="auto"/>
              <w:ind w:left="0" w:hanging="2"/>
              <w:textDirection w:val="lrTb"/>
              <w:rPr>
                <w:sz w:val="24"/>
                <w:szCs w:val="24"/>
              </w:rPr>
            </w:pPr>
            <w:r w:rsidRPr="0E792681">
              <w:rPr>
                <w:sz w:val="24"/>
                <w:szCs w:val="24"/>
              </w:rPr>
              <w:t xml:space="preserve"> </w:t>
            </w:r>
            <w:r w:rsidRPr="0E792681" w:rsidR="68D0E7C2">
              <w:rPr>
                <w:sz w:val="24"/>
                <w:szCs w:val="24"/>
              </w:rPr>
              <w:t xml:space="preserve">3:30 PM- 5:00 PM </w:t>
            </w:r>
          </w:p>
        </w:tc>
        <w:tc>
          <w:tcPr>
            <w:tcW w:w="7088" w:type="dxa"/>
            <w:gridSpan w:val="2"/>
            <w:tcMar/>
          </w:tcPr>
          <w:p w:rsidR="6D551D2A" w:rsidP="0E792681" w:rsidRDefault="711200A2" w14:paraId="78693125" w14:textId="3412C879">
            <w:pPr>
              <w:spacing w:after="0" w:line="240" w:lineRule="auto"/>
              <w:ind w:left="0" w:hanging="2"/>
              <w:textDirection w:val="lrTb"/>
              <w:rPr>
                <w:b/>
                <w:bCs/>
                <w:sz w:val="24"/>
                <w:szCs w:val="24"/>
                <w:lang w:val="en-GB"/>
              </w:rPr>
            </w:pPr>
            <w:r w:rsidRPr="0E792681">
              <w:rPr>
                <w:b/>
                <w:bCs/>
                <w:sz w:val="24"/>
                <w:szCs w:val="24"/>
                <w:lang w:val="en-GB"/>
              </w:rPr>
              <w:t xml:space="preserve">Plenary </w:t>
            </w:r>
            <w:r w:rsidRPr="0E792681" w:rsidR="01BC006A">
              <w:rPr>
                <w:b/>
                <w:bCs/>
                <w:sz w:val="24"/>
                <w:szCs w:val="24"/>
                <w:lang w:val="en-GB"/>
              </w:rPr>
              <w:t>4</w:t>
            </w:r>
          </w:p>
          <w:p w:rsidR="6D551D2A" w:rsidP="0E792681" w:rsidRDefault="0CA3330B" w14:paraId="69490A8A" w14:textId="1F9C5E2B">
            <w:pPr>
              <w:spacing w:after="0" w:line="240" w:lineRule="auto"/>
              <w:ind w:left="0" w:hanging="2"/>
              <w:textDirection w:val="lrTb"/>
              <w:rPr>
                <w:sz w:val="24"/>
                <w:szCs w:val="24"/>
                <w:lang w:val="en-GB"/>
              </w:rPr>
            </w:pPr>
            <w:r w:rsidRPr="2579728A">
              <w:rPr>
                <w:b/>
                <w:bCs/>
                <w:sz w:val="24"/>
                <w:szCs w:val="24"/>
                <w:lang w:val="en-GB" w:eastAsia="zh-CN"/>
              </w:rPr>
              <w:t>Topic</w:t>
            </w:r>
            <w:r w:rsidRPr="2579728A">
              <w:rPr>
                <w:sz w:val="24"/>
                <w:szCs w:val="24"/>
                <w:lang w:val="en-GB" w:eastAsia="zh-CN"/>
              </w:rPr>
              <w:t xml:space="preserve">: </w:t>
            </w:r>
            <w:r w:rsidRPr="2579728A" w:rsidR="4EF3F693">
              <w:rPr>
                <w:sz w:val="24"/>
                <w:szCs w:val="24"/>
                <w:lang w:val="en-GB"/>
              </w:rPr>
              <w:t xml:space="preserve">From Agency to </w:t>
            </w:r>
            <w:r w:rsidRPr="2579728A" w:rsidR="3251802F">
              <w:rPr>
                <w:sz w:val="24"/>
                <w:szCs w:val="24"/>
                <w:lang w:val="en-GB"/>
              </w:rPr>
              <w:t>livelihoods</w:t>
            </w:r>
            <w:r w:rsidRPr="2579728A" w:rsidR="4EF3F693">
              <w:rPr>
                <w:sz w:val="24"/>
                <w:szCs w:val="24"/>
                <w:lang w:val="en-GB"/>
              </w:rPr>
              <w:t>: Empowering Young People to Shape Their Economic Futures</w:t>
            </w:r>
            <w:r w:rsidRPr="2579728A" w:rsidR="17D14754">
              <w:rPr>
                <w:sz w:val="24"/>
                <w:szCs w:val="24"/>
                <w:lang w:val="en-GB"/>
              </w:rPr>
              <w:t>.</w:t>
            </w:r>
          </w:p>
          <w:p w:rsidR="37199188" w:rsidP="0E792681" w:rsidRDefault="37199188" w14:paraId="17885BC6" w14:textId="15024BEF">
            <w:pPr>
              <w:ind w:left="0" w:hanging="2"/>
              <w:textDirection w:val="lrTb"/>
            </w:pPr>
            <w:r w:rsidRPr="5763EBA3" w:rsidR="4BB94FC9">
              <w:rPr>
                <w:b w:val="1"/>
                <w:bCs w:val="1"/>
                <w:sz w:val="24"/>
                <w:szCs w:val="24"/>
                <w:lang w:val="en-GB"/>
              </w:rPr>
              <w:t>Venue</w:t>
            </w:r>
            <w:r w:rsidRPr="5763EBA3" w:rsidR="4BB94FC9">
              <w:rPr>
                <w:sz w:val="24"/>
                <w:szCs w:val="24"/>
                <w:lang w:val="en-GB"/>
              </w:rPr>
              <w:t>: Main Arena</w:t>
            </w:r>
          </w:p>
          <w:p w:rsidR="0569465D" w:rsidP="5763EBA3" w:rsidRDefault="0569465D" w14:paraId="31B30EDC" w14:textId="6750529C">
            <w:pPr>
              <w:ind w:left="0" w:hanging="2"/>
            </w:pPr>
            <w:r w:rsidRPr="5763EBA3" w:rsidR="0569465D">
              <w:rPr>
                <w:b w:val="1"/>
                <w:bCs w:val="1"/>
                <w:sz w:val="24"/>
                <w:szCs w:val="24"/>
                <w:lang w:val="en-GB"/>
              </w:rPr>
              <w:t>Moderator</w:t>
            </w:r>
            <w:r w:rsidRPr="5763EBA3" w:rsidR="0569465D">
              <w:rPr>
                <w:sz w:val="24"/>
                <w:szCs w:val="24"/>
                <w:lang w:val="en-GB"/>
              </w:rPr>
              <w:t>: Zipporah Njoki</w:t>
            </w:r>
            <w:r w:rsidRPr="5763EBA3" w:rsidR="169148ED">
              <w:rPr>
                <w:sz w:val="24"/>
                <w:szCs w:val="24"/>
                <w:lang w:val="en-GB"/>
              </w:rPr>
              <w:t xml:space="preserve">, </w:t>
            </w:r>
            <w:r w:rsidRPr="5763EBA3" w:rsidR="169148ED">
              <w:rPr>
                <w:i w:val="1"/>
                <w:iCs w:val="1"/>
                <w:sz w:val="24"/>
                <w:szCs w:val="24"/>
                <w:lang w:val="en-GB"/>
              </w:rPr>
              <w:t>Community Mentor, Swahilipot Hub Foundation</w:t>
            </w:r>
          </w:p>
          <w:p w:rsidR="45C954A3" w:rsidP="0E792681" w:rsidRDefault="45C954A3" w14:paraId="70017289" w14:textId="2843CA0A">
            <w:pPr>
              <w:spacing w:after="0" w:line="240" w:lineRule="auto"/>
              <w:ind w:left="0" w:hanging="2"/>
              <w:textDirection w:val="lrTb"/>
              <w:rPr>
                <w:b/>
                <w:bCs/>
                <w:sz w:val="24"/>
                <w:szCs w:val="24"/>
                <w:lang w:val="en-GB" w:eastAsia="zh-CN"/>
              </w:rPr>
            </w:pPr>
            <w:r w:rsidRPr="0E792681">
              <w:rPr>
                <w:b/>
                <w:bCs/>
                <w:sz w:val="24"/>
                <w:szCs w:val="24"/>
                <w:lang w:val="en-GB" w:eastAsia="zh-CN"/>
              </w:rPr>
              <w:t>Keynote:</w:t>
            </w:r>
          </w:p>
          <w:p w:rsidR="45C954A3" w:rsidP="6D0C1489" w:rsidRDefault="45C954A3" w14:paraId="4BEE1084" w14:textId="1FED4500">
            <w:pPr>
              <w:pStyle w:val="ListParagraph"/>
              <w:spacing w:after="0" w:line="240" w:lineRule="auto"/>
              <w:ind w:left="0" w:hanging="2"/>
              <w:textDirection w:val="lrTb"/>
              <w:rPr>
                <w:sz w:val="24"/>
                <w:szCs w:val="24"/>
                <w:lang w:val="en-GB" w:eastAsia="zh-CN"/>
              </w:rPr>
            </w:pPr>
            <w:r w:rsidRPr="6D0C1489" w:rsidR="45C954A3">
              <w:rPr>
                <w:sz w:val="24"/>
                <w:szCs w:val="24"/>
                <w:lang w:val="en-GB" w:eastAsia="zh-CN"/>
              </w:rPr>
              <w:t xml:space="preserve">Mahmoud Noor, </w:t>
            </w:r>
            <w:r w:rsidRPr="6D0C1489" w:rsidR="45C954A3">
              <w:rPr>
                <w:i w:val="1"/>
                <w:iCs w:val="1"/>
                <w:sz w:val="24"/>
                <w:szCs w:val="24"/>
                <w:lang w:val="en-GB" w:eastAsia="zh-CN"/>
              </w:rPr>
              <w:t>Chief Mentor, Swahilipot Hub Foundation</w:t>
            </w:r>
          </w:p>
          <w:p w:rsidR="418D3B4B" w:rsidP="0E792681" w:rsidRDefault="418D3B4B" w14:paraId="4F1D41E5" w14:textId="45D47C26">
            <w:pPr>
              <w:ind w:left="0" w:hanging="2"/>
              <w:textDirection w:val="lrTb"/>
              <w:rPr>
                <w:b/>
                <w:bCs/>
                <w:sz w:val="24"/>
                <w:szCs w:val="24"/>
                <w:lang w:val="en-GB"/>
              </w:rPr>
            </w:pPr>
            <w:r w:rsidRPr="0E792681">
              <w:rPr>
                <w:b/>
                <w:bCs/>
                <w:sz w:val="24"/>
                <w:szCs w:val="24"/>
                <w:lang w:val="en-GB"/>
              </w:rPr>
              <w:t>Pa</w:t>
            </w:r>
            <w:r w:rsidRPr="0E792681" w:rsidR="6DEA77F1">
              <w:rPr>
                <w:b/>
                <w:bCs/>
                <w:sz w:val="24"/>
                <w:szCs w:val="24"/>
                <w:lang w:val="en-GB"/>
              </w:rPr>
              <w:t>rtners</w:t>
            </w:r>
            <w:r w:rsidRPr="0E792681">
              <w:rPr>
                <w:b/>
                <w:bCs/>
                <w:sz w:val="24"/>
                <w:szCs w:val="24"/>
                <w:lang w:val="en-GB"/>
              </w:rPr>
              <w:t>:</w:t>
            </w:r>
          </w:p>
          <w:p w:rsidR="0E792681" w:rsidP="6D0C1489" w:rsidRDefault="23BE0B1E" w14:paraId="063473AC" w14:textId="4310A60F">
            <w:pPr>
              <w:pStyle w:val="ListParagraph"/>
              <w:numPr>
                <w:ilvl w:val="0"/>
                <w:numId w:val="18"/>
              </w:numPr>
              <w:ind/>
              <w:textDirection w:val="lrTb"/>
              <w:rPr>
                <w:sz w:val="24"/>
                <w:szCs w:val="24"/>
                <w:lang w:val="en-GB"/>
              </w:rPr>
            </w:pPr>
            <w:r w:rsidRPr="6D0C1489" w:rsidR="17D14754">
              <w:rPr>
                <w:sz w:val="24"/>
                <w:szCs w:val="24"/>
                <w:lang w:val="en-GB"/>
              </w:rPr>
              <w:t>Kennedy Omondi</w:t>
            </w:r>
            <w:r w:rsidRPr="6D0C1489" w:rsidR="586B86B9">
              <w:rPr>
                <w:sz w:val="24"/>
                <w:szCs w:val="24"/>
                <w:lang w:val="en-GB"/>
              </w:rPr>
              <w:t>,</w:t>
            </w:r>
            <w:r w:rsidRPr="6D0C1489" w:rsidR="586B86B9">
              <w:rPr>
                <w:i w:val="1"/>
                <w:iCs w:val="1"/>
                <w:sz w:val="24"/>
                <w:szCs w:val="24"/>
                <w:lang w:val="en-GB"/>
              </w:rPr>
              <w:t xml:space="preserve"> ED </w:t>
            </w:r>
            <w:r w:rsidRPr="6D0C1489" w:rsidR="586B86B9">
              <w:rPr>
                <w:i w:val="1"/>
                <w:iCs w:val="1"/>
                <w:sz w:val="24"/>
                <w:szCs w:val="24"/>
                <w:lang w:val="en-GB"/>
              </w:rPr>
              <w:t>Mizizi</w:t>
            </w:r>
            <w:r w:rsidRPr="6D0C1489" w:rsidR="586B86B9">
              <w:rPr>
                <w:i w:val="1"/>
                <w:iCs w:val="1"/>
                <w:sz w:val="24"/>
                <w:szCs w:val="24"/>
                <w:lang w:val="en-GB"/>
              </w:rPr>
              <w:t xml:space="preserve"> Youth Organization.</w:t>
            </w:r>
          </w:p>
          <w:p w:rsidR="0E792681" w:rsidP="6D0C1489" w:rsidRDefault="23BE0B1E" w14:paraId="5EA33BB0" w14:textId="73AFCEAB">
            <w:pPr>
              <w:pStyle w:val="ListParagraph"/>
              <w:numPr>
                <w:ilvl w:val="0"/>
                <w:numId w:val="18"/>
              </w:numPr>
              <w:ind/>
              <w:textDirection w:val="lrTb"/>
              <w:rPr>
                <w:sz w:val="24"/>
                <w:szCs w:val="24"/>
              </w:rPr>
            </w:pPr>
            <w:r w:rsidRPr="6D0C1489" w:rsidR="7E2DE814">
              <w:rPr>
                <w:sz w:val="24"/>
                <w:szCs w:val="24"/>
                <w:lang w:val="en-GB"/>
              </w:rPr>
              <w:t xml:space="preserve">Salome </w:t>
            </w:r>
            <w:r w:rsidRPr="6D0C1489" w:rsidR="7E2DE814">
              <w:rPr>
                <w:sz w:val="24"/>
                <w:szCs w:val="24"/>
                <w:lang w:val="en-GB"/>
              </w:rPr>
              <w:t>Mshai</w:t>
            </w:r>
            <w:r w:rsidRPr="6D0C1489" w:rsidR="0B240FBF">
              <w:rPr>
                <w:sz w:val="24"/>
                <w:szCs w:val="24"/>
                <w:lang w:val="en-GB"/>
              </w:rPr>
              <w:t xml:space="preserve">, </w:t>
            </w:r>
            <w:r w:rsidRPr="6D0C1489" w:rsidR="54EF019A">
              <w:rPr>
                <w:i w:val="1"/>
                <w:iCs w:val="1"/>
                <w:sz w:val="24"/>
                <w:szCs w:val="24"/>
                <w:lang w:val="en-GB"/>
              </w:rPr>
              <w:t xml:space="preserve">Mentee </w:t>
            </w:r>
            <w:r w:rsidRPr="6D0C1489" w:rsidR="54EF019A">
              <w:rPr>
                <w:i w:val="1"/>
                <w:iCs w:val="1"/>
                <w:sz w:val="24"/>
                <w:szCs w:val="24"/>
                <w:lang w:val="en-GB"/>
              </w:rPr>
              <w:t>L</w:t>
            </w:r>
            <w:r w:rsidRPr="6D0C1489" w:rsidR="54EF019A">
              <w:rPr>
                <w:i w:val="1"/>
                <w:iCs w:val="1"/>
                <w:sz w:val="24"/>
                <w:szCs w:val="24"/>
                <w:lang w:val="en-GB"/>
              </w:rPr>
              <w:t>ikoni</w:t>
            </w:r>
          </w:p>
          <w:p w:rsidR="0E792681" w:rsidP="6D0C1489" w:rsidRDefault="23BE0B1E" w14:paraId="1613D625" w14:textId="24AC0F8F">
            <w:pPr>
              <w:pStyle w:val="ListParagraph"/>
              <w:numPr>
                <w:ilvl w:val="0"/>
                <w:numId w:val="18"/>
              </w:numPr>
              <w:ind/>
              <w:textDirection w:val="lrTb"/>
              <w:rPr>
                <w:sz w:val="24"/>
                <w:szCs w:val="24"/>
              </w:rPr>
            </w:pPr>
            <w:r w:rsidRPr="6D0C1489" w:rsidR="078A37B0">
              <w:rPr>
                <w:sz w:val="24"/>
                <w:szCs w:val="24"/>
              </w:rPr>
              <w:t>Mariam Abdalla Ali</w:t>
            </w:r>
            <w:r w:rsidRPr="6D0C1489" w:rsidR="2A66D939">
              <w:rPr>
                <w:sz w:val="24"/>
                <w:szCs w:val="24"/>
              </w:rPr>
              <w:t xml:space="preserve">, </w:t>
            </w:r>
            <w:r w:rsidRPr="6D0C1489" w:rsidR="01295ECB">
              <w:rPr>
                <w:i w:val="1"/>
                <w:iCs w:val="1"/>
                <w:sz w:val="24"/>
                <w:szCs w:val="24"/>
              </w:rPr>
              <w:t xml:space="preserve">Mentee </w:t>
            </w:r>
            <w:r w:rsidRPr="6D0C1489" w:rsidR="01295ECB">
              <w:rPr>
                <w:i w:val="1"/>
                <w:iCs w:val="1"/>
                <w:sz w:val="24"/>
                <w:szCs w:val="24"/>
              </w:rPr>
              <w:t>Changamwe</w:t>
            </w:r>
          </w:p>
          <w:p w:rsidR="0E792681" w:rsidP="6D0C1489" w:rsidRDefault="0E792681" w14:paraId="6D8B092D" w14:textId="04DCC283">
            <w:pPr>
              <w:pStyle w:val="ListParagraph"/>
              <w:numPr>
                <w:ilvl w:val="0"/>
                <w:numId w:val="18"/>
              </w:numPr>
              <w:spacing w:after="0" w:line="240" w:lineRule="auto"/>
              <w:ind w:left="0" w:hanging="2"/>
              <w:textDirection w:val="lrTb"/>
              <w:rPr>
                <w:sz w:val="24"/>
                <w:szCs w:val="24"/>
                <w:lang w:val="en-GB"/>
              </w:rPr>
            </w:pPr>
            <w:r w:rsidRPr="6D0C1489" w:rsidR="17952B21">
              <w:rPr>
                <w:sz w:val="24"/>
                <w:szCs w:val="24"/>
                <w:lang w:val="en-GB"/>
              </w:rPr>
              <w:t xml:space="preserve">Solomon Kyembeni, </w:t>
            </w:r>
            <w:r w:rsidRPr="6D0C1489" w:rsidR="01295ECB">
              <w:rPr>
                <w:i w:val="1"/>
                <w:iCs w:val="1"/>
                <w:sz w:val="24"/>
                <w:szCs w:val="24"/>
                <w:lang w:val="en-GB"/>
              </w:rPr>
              <w:t>Mentee Kilifi</w:t>
            </w:r>
          </w:p>
          <w:p w:rsidRPr="00E372AA" w:rsidR="00113B0C" w:rsidP="0E792681" w:rsidRDefault="00113B0C" w14:paraId="48ED1DAC" w14:textId="6094AE37">
            <w:pPr>
              <w:spacing w:after="0" w:line="240" w:lineRule="auto"/>
              <w:ind w:left="0" w:hanging="2"/>
              <w:textDirection w:val="lrTb"/>
              <w:rPr>
                <w:sz w:val="24"/>
                <w:szCs w:val="24"/>
                <w:lang w:val="en-GB" w:eastAsia="zh-CN"/>
              </w:rPr>
            </w:pPr>
          </w:p>
        </w:tc>
      </w:tr>
      <w:tr w:rsidRPr="00E372AA" w:rsidR="00113B0C" w:rsidTr="6D0C1489" w14:paraId="6953107C" w14:textId="77777777">
        <w:trPr>
          <w:trHeight w:val="420"/>
        </w:trPr>
        <w:tc>
          <w:tcPr>
            <w:tcW w:w="9351" w:type="dxa"/>
            <w:gridSpan w:val="3"/>
            <w:tcMar/>
          </w:tcPr>
          <w:p w:rsidRPr="00E372AA" w:rsidR="00113B0C" w:rsidP="0E792681" w:rsidRDefault="68D0E7C2" w14:paraId="7822C7AC" w14:textId="77777777">
            <w:pPr>
              <w:spacing w:after="0" w:line="240" w:lineRule="auto"/>
              <w:ind w:left="0" w:hanging="2"/>
              <w:jc w:val="center"/>
              <w:textDirection w:val="lrTb"/>
              <w:rPr>
                <w:sz w:val="24"/>
                <w:szCs w:val="24"/>
              </w:rPr>
            </w:pPr>
            <w:r w:rsidRPr="0E792681">
              <w:rPr>
                <w:b/>
                <w:bCs/>
                <w:sz w:val="24"/>
                <w:szCs w:val="24"/>
              </w:rPr>
              <w:t>End of Day 1</w:t>
            </w:r>
          </w:p>
        </w:tc>
      </w:tr>
    </w:tbl>
    <w:p w:rsidR="43DF1FA7" w:rsidP="0E792681" w:rsidRDefault="43DF1FA7" w14:paraId="3F5F6551" w14:textId="77CF8995">
      <w:pPr>
        <w:ind w:left="0" w:hanging="2"/>
        <w:rPr>
          <w:b/>
          <w:bCs/>
          <w:sz w:val="24"/>
          <w:szCs w:val="24"/>
        </w:rPr>
      </w:pPr>
    </w:p>
    <w:p w:rsidRPr="00E372AA" w:rsidR="00203B99" w:rsidP="0E792681" w:rsidRDefault="547D95D4" w14:paraId="308269AF" w14:textId="1E1CA854">
      <w:pPr>
        <w:ind w:left="0" w:leftChars="0" w:firstLine="0" w:firstLineChars="0"/>
        <w:rPr>
          <w:sz w:val="24"/>
          <w:szCs w:val="24"/>
        </w:rPr>
      </w:pPr>
      <w:r w:rsidRPr="0E792681">
        <w:rPr>
          <w:b/>
          <w:bCs/>
          <w:sz w:val="24"/>
          <w:szCs w:val="24"/>
        </w:rPr>
        <w:t>Day 2:</w:t>
      </w:r>
      <w:r w:rsidRPr="0E792681">
        <w:rPr>
          <w:sz w:val="24"/>
          <w:szCs w:val="24"/>
        </w:rPr>
        <w:t xml:space="preserve"> </w:t>
      </w:r>
    </w:p>
    <w:p w:rsidRPr="00E372AA" w:rsidR="00203B99" w:rsidP="0E792681" w:rsidRDefault="547D95D4" w14:paraId="161D3DD0" w14:textId="4C725117">
      <w:pPr>
        <w:ind w:left="0" w:hanging="2"/>
        <w:rPr>
          <w:sz w:val="24"/>
          <w:szCs w:val="24"/>
        </w:rPr>
      </w:pPr>
      <w:r w:rsidRPr="0E792681">
        <w:rPr>
          <w:b/>
          <w:bCs/>
          <w:sz w:val="24"/>
          <w:szCs w:val="24"/>
        </w:rPr>
        <w:t>Theme</w:t>
      </w:r>
      <w:r w:rsidRPr="0E792681">
        <w:rPr>
          <w:sz w:val="24"/>
          <w:szCs w:val="24"/>
        </w:rPr>
        <w:t xml:space="preserve">: </w:t>
      </w:r>
    </w:p>
    <w:tbl>
      <w:tblPr>
        <w:tblpPr w:leftFromText="180" w:rightFromText="180" w:vertAnchor="page" w:horzAnchor="margin" w:tblpY="2476"/>
        <w:tblW w:w="988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3"/>
        <w:gridCol w:w="1875"/>
        <w:gridCol w:w="2105"/>
        <w:gridCol w:w="1792"/>
        <w:gridCol w:w="1854"/>
      </w:tblGrid>
      <w:tr w:rsidRPr="00E372AA" w:rsidR="00203B99" w:rsidTr="6D0C1489" w14:paraId="7DA6B457" w14:textId="77777777">
        <w:tc>
          <w:tcPr>
            <w:tcW w:w="2263" w:type="dxa"/>
            <w:tcMar/>
          </w:tcPr>
          <w:p w:rsidRPr="00E372AA" w:rsidR="00203B99" w:rsidP="0E792681" w:rsidRDefault="547D95D4" w14:paraId="7AD902DD" w14:textId="77777777">
            <w:pPr>
              <w:spacing w:after="0" w:line="240" w:lineRule="auto"/>
              <w:ind w:left="0" w:hanging="2"/>
              <w:textDirection w:val="lrTb"/>
              <w:rPr>
                <w:sz w:val="24"/>
                <w:szCs w:val="24"/>
              </w:rPr>
            </w:pPr>
            <w:r w:rsidRPr="0E792681">
              <w:rPr>
                <w:sz w:val="24"/>
                <w:szCs w:val="24"/>
              </w:rPr>
              <w:t xml:space="preserve">Time </w:t>
            </w:r>
          </w:p>
        </w:tc>
        <w:tc>
          <w:tcPr>
            <w:tcW w:w="7626" w:type="dxa"/>
            <w:gridSpan w:val="4"/>
            <w:tcMar/>
          </w:tcPr>
          <w:p w:rsidR="00E103C3" w:rsidP="0E792681" w:rsidRDefault="547D95D4" w14:paraId="3E19F3A7" w14:textId="77777777">
            <w:pPr>
              <w:spacing w:after="0" w:line="240" w:lineRule="auto"/>
              <w:ind w:left="0" w:hanging="2"/>
              <w:textDirection w:val="lrTb"/>
              <w:rPr>
                <w:sz w:val="24"/>
                <w:szCs w:val="24"/>
              </w:rPr>
            </w:pPr>
            <w:r w:rsidRPr="0E792681">
              <w:rPr>
                <w:sz w:val="24"/>
                <w:szCs w:val="24"/>
              </w:rPr>
              <w:t xml:space="preserve">Event </w:t>
            </w:r>
          </w:p>
        </w:tc>
      </w:tr>
      <w:tr w:rsidRPr="00E372AA" w:rsidR="00203B99" w:rsidTr="6D0C1489" w14:paraId="69014FC1" w14:textId="77777777">
        <w:tc>
          <w:tcPr>
            <w:tcW w:w="2263" w:type="dxa"/>
            <w:tcMar/>
          </w:tcPr>
          <w:p w:rsidRPr="00E372AA" w:rsidR="00203B99" w:rsidP="0E792681" w:rsidRDefault="547D95D4" w14:paraId="7F6175BF" w14:textId="77777777">
            <w:pPr>
              <w:spacing w:after="0" w:line="240" w:lineRule="auto"/>
              <w:ind w:left="0" w:hanging="2"/>
              <w:textDirection w:val="lrTb"/>
              <w:rPr>
                <w:sz w:val="24"/>
                <w:szCs w:val="24"/>
              </w:rPr>
            </w:pPr>
            <w:r w:rsidRPr="0E792681">
              <w:rPr>
                <w:sz w:val="24"/>
                <w:szCs w:val="24"/>
              </w:rPr>
              <w:t>8.30 AM – 9.00 AM</w:t>
            </w:r>
          </w:p>
        </w:tc>
        <w:tc>
          <w:tcPr>
            <w:tcW w:w="7626" w:type="dxa"/>
            <w:gridSpan w:val="4"/>
            <w:tcMar/>
          </w:tcPr>
          <w:p w:rsidR="00E103C3" w:rsidP="0E792681" w:rsidRDefault="547D95D4" w14:paraId="6DFED285" w14:textId="77777777">
            <w:pPr>
              <w:spacing w:after="0" w:line="240" w:lineRule="auto"/>
              <w:ind w:left="0" w:hanging="2"/>
              <w:textDirection w:val="lrTb"/>
              <w:rPr>
                <w:sz w:val="24"/>
                <w:szCs w:val="24"/>
              </w:rPr>
            </w:pPr>
            <w:r w:rsidRPr="0E792681">
              <w:rPr>
                <w:sz w:val="24"/>
                <w:szCs w:val="24"/>
              </w:rPr>
              <w:t>Arrival and Registration</w:t>
            </w:r>
          </w:p>
        </w:tc>
      </w:tr>
      <w:tr w:rsidRPr="00E372AA" w:rsidR="00203B99" w:rsidTr="6D0C1489" w14:paraId="5E022E36" w14:textId="77777777">
        <w:tc>
          <w:tcPr>
            <w:tcW w:w="2263" w:type="dxa"/>
            <w:tcMar/>
          </w:tcPr>
          <w:p w:rsidRPr="00E372AA" w:rsidR="00203B99" w:rsidP="0E792681" w:rsidRDefault="547D95D4" w14:paraId="725D97E5" w14:textId="2DCE8CB5">
            <w:pPr>
              <w:spacing w:after="0" w:line="240" w:lineRule="auto"/>
              <w:ind w:left="0" w:hanging="2"/>
              <w:textDirection w:val="lrTb"/>
              <w:rPr>
                <w:sz w:val="24"/>
                <w:szCs w:val="24"/>
              </w:rPr>
            </w:pPr>
            <w:r w:rsidRPr="6D0C1489" w:rsidR="547D95D4">
              <w:rPr>
                <w:sz w:val="24"/>
                <w:szCs w:val="24"/>
              </w:rPr>
              <w:t>9.00 AM- 1</w:t>
            </w:r>
            <w:r w:rsidRPr="6D0C1489" w:rsidR="3ACF371A">
              <w:rPr>
                <w:sz w:val="24"/>
                <w:szCs w:val="24"/>
              </w:rPr>
              <w:t>1</w:t>
            </w:r>
            <w:r w:rsidRPr="6D0C1489" w:rsidR="547D95D4">
              <w:rPr>
                <w:sz w:val="24"/>
                <w:szCs w:val="24"/>
              </w:rPr>
              <w:t>:</w:t>
            </w:r>
            <w:r w:rsidRPr="6D0C1489" w:rsidR="263098DF">
              <w:rPr>
                <w:sz w:val="24"/>
                <w:szCs w:val="24"/>
              </w:rPr>
              <w:t>3</w:t>
            </w:r>
            <w:r w:rsidRPr="6D0C1489" w:rsidR="547D95D4">
              <w:rPr>
                <w:sz w:val="24"/>
                <w:szCs w:val="24"/>
              </w:rPr>
              <w:t>0 AM</w:t>
            </w:r>
          </w:p>
        </w:tc>
        <w:tc>
          <w:tcPr>
            <w:tcW w:w="7626" w:type="dxa"/>
            <w:gridSpan w:val="4"/>
            <w:tcMar/>
          </w:tcPr>
          <w:p w:rsidR="00E103C3" w:rsidP="6D0C1489" w:rsidRDefault="157EFA41" w14:paraId="7ED87D6C" w14:textId="2CFAD59F">
            <w:pPr>
              <w:spacing w:line="276" w:lineRule="auto"/>
              <w:ind w:left="0" w:hanging="2"/>
              <w:textDirection w:val="lrTb"/>
              <w:rPr>
                <w:rFonts w:ascii="Calibri" w:hAnsi="Calibri" w:eastAsia="Calibri" w:cs="Calibri"/>
                <w:sz w:val="24"/>
                <w:szCs w:val="24"/>
              </w:rPr>
            </w:pPr>
            <w:r w:rsidRPr="6D0C1489" w:rsidR="157EFA41">
              <w:rPr>
                <w:rFonts w:ascii="Calibri" w:hAnsi="Calibri" w:eastAsia="Calibri" w:cs="Calibri"/>
                <w:b w:val="1"/>
                <w:bCs w:val="1"/>
                <w:sz w:val="24"/>
                <w:szCs w:val="24"/>
              </w:rPr>
              <w:t xml:space="preserve">Plenary 5: </w:t>
            </w:r>
            <w:r w:rsidRPr="6D0C1489" w:rsidR="157EFA41">
              <w:rPr>
                <w:rFonts w:ascii="Calibri" w:hAnsi="Calibri" w:eastAsia="Calibri" w:cs="Calibri"/>
                <w:sz w:val="24"/>
                <w:szCs w:val="24"/>
              </w:rPr>
              <w:t>Official Opening Ceremony</w:t>
            </w:r>
          </w:p>
          <w:p w:rsidR="00E103C3" w:rsidP="6D0C1489" w:rsidRDefault="157EFA41" w14:paraId="4EB1CABA" w14:textId="106BDC2E">
            <w:pPr>
              <w:spacing w:line="276" w:lineRule="auto"/>
              <w:ind w:left="0" w:hanging="2"/>
              <w:textDirection w:val="lrTb"/>
              <w:rPr>
                <w:rFonts w:ascii="Calibri" w:hAnsi="Calibri" w:eastAsia="Calibri" w:cs="Calibri"/>
                <w:sz w:val="24"/>
                <w:szCs w:val="24"/>
              </w:rPr>
            </w:pPr>
            <w:r w:rsidRPr="6D0C1489" w:rsidR="06FF6619">
              <w:rPr>
                <w:rFonts w:ascii="Calibri" w:hAnsi="Calibri" w:eastAsia="Calibri" w:cs="Calibri"/>
                <w:b w:val="1"/>
                <w:bCs w:val="1"/>
                <w:sz w:val="24"/>
                <w:szCs w:val="24"/>
              </w:rPr>
              <w:t>Venue:</w:t>
            </w:r>
            <w:r w:rsidRPr="6D0C1489" w:rsidR="06FF6619">
              <w:rPr>
                <w:rFonts w:ascii="Calibri" w:hAnsi="Calibri" w:eastAsia="Calibri" w:cs="Calibri"/>
                <w:sz w:val="24"/>
                <w:szCs w:val="24"/>
              </w:rPr>
              <w:t xml:space="preserve">  Main Arena</w:t>
            </w:r>
          </w:p>
          <w:p w:rsidR="00E103C3" w:rsidP="6D0C1489" w:rsidRDefault="157EFA41" w14:paraId="439624D3" w14:textId="54F5E598">
            <w:pPr>
              <w:spacing w:line="276" w:lineRule="auto"/>
              <w:ind w:left="0" w:hanging="2"/>
              <w:textDirection w:val="lrTb"/>
              <w:rPr>
                <w:rFonts w:ascii="Calibri" w:hAnsi="Calibri" w:eastAsia="Calibri" w:cs="Calibri"/>
                <w:sz w:val="24"/>
                <w:szCs w:val="24"/>
              </w:rPr>
            </w:pPr>
            <w:r w:rsidRPr="6D0C1489" w:rsidR="06FF6619">
              <w:rPr>
                <w:rFonts w:ascii="Calibri" w:hAnsi="Calibri" w:eastAsia="Calibri" w:cs="Calibri"/>
                <w:b w:val="1"/>
                <w:bCs w:val="1"/>
                <w:sz w:val="24"/>
                <w:szCs w:val="24"/>
              </w:rPr>
              <w:t>Moderator</w:t>
            </w:r>
            <w:r w:rsidRPr="6D0C1489" w:rsidR="06FF6619">
              <w:rPr>
                <w:rFonts w:ascii="Calibri" w:hAnsi="Calibri" w:eastAsia="Calibri" w:cs="Calibri"/>
                <w:sz w:val="24"/>
                <w:szCs w:val="24"/>
              </w:rPr>
              <w:t>: Sir Michael Onyango</w:t>
            </w:r>
          </w:p>
          <w:p w:rsidR="00E103C3" w:rsidP="6D0C1489" w:rsidRDefault="157EFA41" w14:paraId="181C28B7" w14:textId="7E6D97C9">
            <w:pPr>
              <w:spacing w:line="276" w:lineRule="auto"/>
              <w:ind w:left="0" w:hanging="2"/>
              <w:textDirection w:val="lrTb"/>
              <w:rPr>
                <w:rFonts w:ascii="Calibri" w:hAnsi="Calibri" w:eastAsia="Calibri" w:cs="Calibri"/>
                <w:b w:val="1"/>
                <w:bCs w:val="1"/>
                <w:sz w:val="24"/>
                <w:szCs w:val="24"/>
              </w:rPr>
            </w:pPr>
            <w:r w:rsidRPr="6D0C1489" w:rsidR="7A094F00">
              <w:rPr>
                <w:rFonts w:ascii="Calibri" w:hAnsi="Calibri" w:eastAsia="Calibri" w:cs="Calibri"/>
                <w:b w:val="1"/>
                <w:bCs w:val="1"/>
                <w:sz w:val="24"/>
                <w:szCs w:val="24"/>
              </w:rPr>
              <w:t>Welcome</w:t>
            </w:r>
            <w:r w:rsidRPr="6D0C1489" w:rsidR="06FF6619">
              <w:rPr>
                <w:rFonts w:ascii="Calibri" w:hAnsi="Calibri" w:eastAsia="Calibri" w:cs="Calibri"/>
                <w:b w:val="1"/>
                <w:bCs w:val="1"/>
                <w:sz w:val="24"/>
                <w:szCs w:val="24"/>
              </w:rPr>
              <w:t xml:space="preserve"> Remarks: </w:t>
            </w:r>
          </w:p>
          <w:p w:rsidR="00E103C3" w:rsidP="6D0C1489" w:rsidRDefault="157EFA41" w14:paraId="28EE3F26" w14:textId="776BC6D0">
            <w:pPr>
              <w:pStyle w:val="ListParagraph"/>
              <w:numPr>
                <w:ilvl w:val="0"/>
                <w:numId w:val="52"/>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 xml:space="preserve">Mr. Mahmoud Noor </w:t>
            </w:r>
          </w:p>
          <w:p w:rsidR="00E103C3" w:rsidP="6D0C1489" w:rsidRDefault="157EFA41" w14:paraId="1B459721" w14:textId="4599296D">
            <w:pPr>
              <w:pStyle w:val="ListParagraph"/>
              <w:numPr>
                <w:ilvl w:val="0"/>
                <w:numId w:val="52"/>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 xml:space="preserve">Ms. Kalkidan </w:t>
            </w:r>
            <w:r w:rsidRPr="6D0C1489" w:rsidR="06FF6619">
              <w:rPr>
                <w:rFonts w:ascii="Calibri" w:hAnsi="Calibri" w:eastAsia="Calibri" w:cs="Calibri"/>
                <w:sz w:val="24"/>
                <w:szCs w:val="24"/>
              </w:rPr>
              <w:t>Mulugeta</w:t>
            </w:r>
          </w:p>
          <w:p w:rsidR="00E103C3" w:rsidP="6D0C1489" w:rsidRDefault="157EFA41" w14:paraId="12C704AD" w14:textId="595BA1FD">
            <w:pPr>
              <w:pStyle w:val="ListParagraph"/>
              <w:numPr>
                <w:ilvl w:val="0"/>
                <w:numId w:val="52"/>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Dr</w:t>
            </w:r>
            <w:r w:rsidRPr="6D0C1489" w:rsidR="06FF6619">
              <w:rPr>
                <w:rFonts w:ascii="Calibri" w:hAnsi="Calibri" w:eastAsia="Calibri" w:cs="Calibri"/>
                <w:sz w:val="24"/>
                <w:szCs w:val="24"/>
              </w:rPr>
              <w:t xml:space="preserve">. Kevit </w:t>
            </w:r>
            <w:r w:rsidRPr="6D0C1489" w:rsidR="06FF6619">
              <w:rPr>
                <w:rFonts w:ascii="Calibri" w:hAnsi="Calibri" w:eastAsia="Calibri" w:cs="Calibri"/>
                <w:sz w:val="24"/>
                <w:szCs w:val="24"/>
              </w:rPr>
              <w:t>Desai</w:t>
            </w:r>
          </w:p>
          <w:p w:rsidR="00E103C3" w:rsidP="6D0C1489" w:rsidRDefault="157EFA41" w14:paraId="556E458F" w14:textId="6BF8E362">
            <w:pPr>
              <w:pStyle w:val="Normal"/>
              <w:spacing w:line="276" w:lineRule="auto"/>
              <w:ind w:left="0" w:hanging="0"/>
              <w:textDirection w:val="lrTb"/>
              <w:rPr>
                <w:rFonts w:ascii="Calibri" w:hAnsi="Calibri" w:eastAsia="Calibri" w:cs="Calibri"/>
                <w:b w:val="1"/>
                <w:bCs w:val="1"/>
                <w:sz w:val="24"/>
                <w:szCs w:val="24"/>
              </w:rPr>
            </w:pPr>
            <w:r w:rsidRPr="6D0C1489" w:rsidR="06FF6619">
              <w:rPr>
                <w:rFonts w:ascii="Calibri" w:hAnsi="Calibri" w:eastAsia="Calibri" w:cs="Calibri"/>
                <w:b w:val="1"/>
                <w:bCs w:val="1"/>
                <w:sz w:val="24"/>
                <w:szCs w:val="24"/>
              </w:rPr>
              <w:t>Keynote</w:t>
            </w:r>
            <w:r w:rsidRPr="6D0C1489" w:rsidR="06FF6619">
              <w:rPr>
                <w:rFonts w:ascii="Calibri" w:hAnsi="Calibri" w:eastAsia="Calibri" w:cs="Calibri"/>
                <w:b w:val="1"/>
                <w:bCs w:val="1"/>
                <w:sz w:val="24"/>
                <w:szCs w:val="24"/>
              </w:rPr>
              <w:t xml:space="preserve"> Addresses </w:t>
            </w:r>
          </w:p>
          <w:p w:rsidR="00E103C3" w:rsidP="6D0C1489" w:rsidRDefault="157EFA41" w14:paraId="73072898" w14:textId="31465F93">
            <w:pPr>
              <w:pStyle w:val="ListParagraph"/>
              <w:numPr>
                <w:ilvl w:val="0"/>
                <w:numId w:val="53"/>
              </w:numPr>
              <w:spacing w:line="276" w:lineRule="auto"/>
              <w:ind/>
              <w:textDirection w:val="lrTb"/>
              <w:rPr>
                <w:rFonts w:ascii="Calibri" w:hAnsi="Calibri" w:eastAsia="Calibri" w:cs="Calibri"/>
                <w:i w:val="1"/>
                <w:iCs w:val="1"/>
                <w:sz w:val="24"/>
                <w:szCs w:val="24"/>
              </w:rPr>
            </w:pPr>
            <w:r w:rsidRPr="6D0C1489" w:rsidR="0EF7656F">
              <w:rPr>
                <w:rFonts w:ascii="Calibri" w:hAnsi="Calibri" w:eastAsia="Calibri" w:cs="Calibri"/>
                <w:sz w:val="24"/>
                <w:szCs w:val="24"/>
              </w:rPr>
              <w:t xml:space="preserve">Rev. Canon Chris Kinyanjui, </w:t>
            </w:r>
            <w:r w:rsidRPr="6D0C1489" w:rsidR="0EF7656F">
              <w:rPr>
                <w:rFonts w:ascii="Calibri" w:hAnsi="Calibri" w:eastAsia="Calibri" w:cs="Calibri"/>
                <w:i w:val="1"/>
                <w:iCs w:val="1"/>
                <w:sz w:val="24"/>
                <w:szCs w:val="24"/>
              </w:rPr>
              <w:t xml:space="preserve">General Secretary, National Council of Churches of Kenya </w:t>
            </w:r>
          </w:p>
          <w:p w:rsidR="00E103C3" w:rsidP="6D0C1489" w:rsidRDefault="157EFA41" w14:paraId="276B7DD4" w14:textId="5E46816D">
            <w:pPr>
              <w:pStyle w:val="ListParagraph"/>
              <w:numPr>
                <w:ilvl w:val="0"/>
                <w:numId w:val="53"/>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 xml:space="preserve">HE Sultan Hajiyev, </w:t>
            </w:r>
            <w:r w:rsidRPr="6D0C1489" w:rsidR="06FF6619">
              <w:rPr>
                <w:rFonts w:ascii="Calibri" w:hAnsi="Calibri" w:eastAsia="Calibri" w:cs="Calibri"/>
                <w:i w:val="1"/>
                <w:iCs w:val="1"/>
                <w:sz w:val="24"/>
                <w:szCs w:val="24"/>
              </w:rPr>
              <w:t>Ambassador Extraordinary and Plenipotentiary of Azerbaijan to Keny</w:t>
            </w:r>
            <w:r w:rsidRPr="6D0C1489" w:rsidR="06FF6619">
              <w:rPr>
                <w:rFonts w:ascii="Calibri" w:hAnsi="Calibri" w:eastAsia="Calibri" w:cs="Calibri"/>
                <w:sz w:val="24"/>
                <w:szCs w:val="24"/>
              </w:rPr>
              <w:t>a</w:t>
            </w:r>
          </w:p>
          <w:p w:rsidR="00E103C3" w:rsidP="6D0C1489" w:rsidRDefault="157EFA41" w14:paraId="65093DF8" w14:textId="38C906DE">
            <w:pPr>
              <w:pStyle w:val="ListParagraph"/>
              <w:numPr>
                <w:ilvl w:val="0"/>
                <w:numId w:val="53"/>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H.E</w:t>
            </w:r>
            <w:r w:rsidRPr="6D0C1489" w:rsidR="06FF6619">
              <w:rPr>
                <w:rFonts w:ascii="Calibri" w:hAnsi="Calibri" w:eastAsia="Calibri" w:cs="Calibri"/>
                <w:sz w:val="24"/>
                <w:szCs w:val="24"/>
              </w:rPr>
              <w:t xml:space="preserve">. Wadid </w:t>
            </w:r>
            <w:r w:rsidRPr="6D0C1489" w:rsidR="06FF6619">
              <w:rPr>
                <w:rFonts w:ascii="Calibri" w:hAnsi="Calibri" w:eastAsia="Calibri" w:cs="Calibri"/>
                <w:sz w:val="24"/>
                <w:szCs w:val="24"/>
              </w:rPr>
              <w:t>Benaabou</w:t>
            </w:r>
            <w:r w:rsidRPr="6D0C1489" w:rsidR="06FF6619">
              <w:rPr>
                <w:rFonts w:ascii="Calibri" w:hAnsi="Calibri" w:eastAsia="Calibri" w:cs="Calibri"/>
                <w:sz w:val="24"/>
                <w:szCs w:val="24"/>
              </w:rPr>
              <w:t xml:space="preserve">, </w:t>
            </w:r>
            <w:r w:rsidRPr="6D0C1489" w:rsidR="06FF6619">
              <w:rPr>
                <w:rFonts w:ascii="Calibri" w:hAnsi="Calibri" w:eastAsia="Calibri" w:cs="Calibri"/>
                <w:i w:val="1"/>
                <w:iCs w:val="1"/>
                <w:sz w:val="24"/>
                <w:szCs w:val="24"/>
              </w:rPr>
              <w:t>Ambassador of France to Kenya</w:t>
            </w:r>
          </w:p>
          <w:p w:rsidR="00E103C3" w:rsidP="6D0C1489" w:rsidRDefault="157EFA41" w14:paraId="498561B7" w14:textId="04A8CA73">
            <w:pPr>
              <w:pStyle w:val="ListParagraph"/>
              <w:numPr>
                <w:ilvl w:val="0"/>
                <w:numId w:val="53"/>
              </w:numPr>
              <w:spacing w:line="276" w:lineRule="auto"/>
              <w:ind/>
              <w:textDirection w:val="lrTb"/>
              <w:rPr>
                <w:rFonts w:ascii="Calibri" w:hAnsi="Calibri" w:eastAsia="Calibri" w:cs="Calibri"/>
                <w:noProof w:val="0"/>
                <w:sz w:val="24"/>
                <w:szCs w:val="24"/>
                <w:lang w:val="en-US"/>
              </w:rPr>
            </w:pPr>
            <w:r w:rsidRPr="6D0C1489" w:rsidR="252360C7">
              <w:rPr>
                <w:rFonts w:ascii="Calibri" w:hAnsi="Calibri" w:eastAsia="Calibri" w:cs="Calibri"/>
                <w:b w:val="1"/>
                <w:bCs w:val="1"/>
                <w:i w:val="0"/>
                <w:iCs w:val="0"/>
                <w:caps w:val="0"/>
                <w:smallCaps w:val="0"/>
                <w:noProof w:val="0"/>
                <w:color w:val="242424"/>
                <w:sz w:val="24"/>
                <w:szCs w:val="24"/>
                <w:lang w:val="en-US"/>
              </w:rPr>
              <w:t xml:space="preserve">HE Henk Jan Bakker, </w:t>
            </w:r>
            <w:r w:rsidRPr="6D0C1489" w:rsidR="252360C7">
              <w:rPr>
                <w:rFonts w:ascii="Calibri" w:hAnsi="Calibri" w:eastAsia="Calibri" w:cs="Calibri"/>
                <w:b w:val="1"/>
                <w:bCs w:val="1"/>
                <w:i w:val="1"/>
                <w:iCs w:val="1"/>
                <w:caps w:val="0"/>
                <w:smallCaps w:val="0"/>
                <w:noProof w:val="0"/>
                <w:color w:val="242424"/>
                <w:sz w:val="24"/>
                <w:szCs w:val="24"/>
                <w:lang w:val="en-US"/>
              </w:rPr>
              <w:t>Ambassador of the Kingdom of the Netherlands to Kenya</w:t>
            </w:r>
            <w:r w:rsidRPr="6D0C1489" w:rsidR="252360C7">
              <w:rPr>
                <w:rFonts w:ascii="Calibri" w:hAnsi="Calibri" w:eastAsia="Calibri" w:cs="Calibri"/>
                <w:b w:val="1"/>
                <w:bCs w:val="1"/>
                <w:i w:val="0"/>
                <w:iCs w:val="0"/>
                <w:caps w:val="0"/>
                <w:smallCaps w:val="0"/>
                <w:noProof w:val="0"/>
                <w:color w:val="242424"/>
                <w:sz w:val="24"/>
                <w:szCs w:val="24"/>
                <w:lang w:val="en-US"/>
              </w:rPr>
              <w:t xml:space="preserve"> </w:t>
            </w:r>
            <w:r w:rsidRPr="6D0C1489" w:rsidR="252360C7">
              <w:rPr>
                <w:rFonts w:ascii="Calibri" w:hAnsi="Calibri" w:eastAsia="Calibri" w:cs="Calibri"/>
                <w:noProof w:val="0"/>
                <w:sz w:val="24"/>
                <w:szCs w:val="24"/>
                <w:lang w:val="en-US"/>
              </w:rPr>
              <w:t xml:space="preserve"> </w:t>
            </w:r>
          </w:p>
          <w:p w:rsidR="00E103C3" w:rsidP="6D0C1489" w:rsidRDefault="157EFA41" w14:paraId="0EA905E5" w14:textId="50A415B7">
            <w:pPr>
              <w:pStyle w:val="ListParagraph"/>
              <w:numPr>
                <w:ilvl w:val="0"/>
                <w:numId w:val="53"/>
              </w:numPr>
              <w:spacing w:line="276" w:lineRule="auto"/>
              <w:ind/>
              <w:textDirection w:val="lrTb"/>
              <w:rPr>
                <w:rFonts w:ascii="Calibri" w:hAnsi="Calibri" w:eastAsia="Calibri" w:cs="Calibri"/>
                <w:noProof w:val="0"/>
                <w:sz w:val="24"/>
                <w:szCs w:val="24"/>
                <w:lang w:val="en-US"/>
              </w:rPr>
            </w:pPr>
            <w:r w:rsidRPr="6D0C1489" w:rsidR="252360C7">
              <w:rPr>
                <w:rFonts w:ascii="Calibri" w:hAnsi="Calibri" w:eastAsia="Calibri" w:cs="Calibri"/>
                <w:b w:val="0"/>
                <w:bCs w:val="0"/>
                <w:i w:val="0"/>
                <w:iCs w:val="0"/>
                <w:caps w:val="0"/>
                <w:smallCaps w:val="0"/>
                <w:noProof w:val="0"/>
                <w:color w:val="242424"/>
                <w:sz w:val="24"/>
                <w:szCs w:val="24"/>
                <w:lang w:val="en-US"/>
              </w:rPr>
              <w:t>Kamal</w:t>
            </w:r>
            <w:r w:rsidRPr="6D0C1489" w:rsidR="252360C7">
              <w:rPr>
                <w:rFonts w:ascii="Calibri" w:hAnsi="Calibri" w:eastAsia="Calibri" w:cs="Calibri"/>
                <w:b w:val="0"/>
                <w:bCs w:val="0"/>
                <w:i w:val="0"/>
                <w:iCs w:val="0"/>
                <w:caps w:val="0"/>
                <w:smallCaps w:val="0"/>
                <w:noProof w:val="0"/>
                <w:color w:val="242424"/>
                <w:sz w:val="24"/>
                <w:szCs w:val="24"/>
                <w:lang w:val="en-US"/>
              </w:rPr>
              <w:t xml:space="preserve"> Abdulsatar Haji, </w:t>
            </w:r>
            <w:r w:rsidRPr="6D0C1489" w:rsidR="252360C7">
              <w:rPr>
                <w:rFonts w:ascii="Calibri" w:hAnsi="Calibri" w:eastAsia="Calibri" w:cs="Calibri"/>
                <w:b w:val="0"/>
                <w:bCs w:val="0"/>
                <w:i w:val="1"/>
                <w:iCs w:val="1"/>
                <w:caps w:val="0"/>
                <w:smallCaps w:val="0"/>
                <w:noProof w:val="0"/>
                <w:color w:val="242424"/>
                <w:sz w:val="24"/>
                <w:szCs w:val="24"/>
                <w:lang w:val="en-US"/>
              </w:rPr>
              <w:t>Lord Mayor, Zanzibar City Council</w:t>
            </w:r>
          </w:p>
          <w:p w:rsidR="00E103C3" w:rsidP="6D0C1489" w:rsidRDefault="157EFA41" w14:paraId="656106D0" w14:textId="62FEEA3E">
            <w:pPr>
              <w:pStyle w:val="ListParagraph"/>
              <w:numPr>
                <w:ilvl w:val="0"/>
                <w:numId w:val="53"/>
              </w:numPr>
              <w:spacing w:line="276" w:lineRule="auto"/>
              <w:ind/>
              <w:textDirection w:val="lrTb"/>
              <w:rPr>
                <w:rFonts w:ascii="Calibri" w:hAnsi="Calibri" w:eastAsia="Calibri" w:cs="Calibri"/>
                <w:sz w:val="24"/>
                <w:szCs w:val="24"/>
              </w:rPr>
            </w:pPr>
            <w:r w:rsidRPr="6D0C1489" w:rsidR="06FF6619">
              <w:rPr>
                <w:rFonts w:ascii="Calibri" w:hAnsi="Calibri" w:eastAsia="Calibri" w:cs="Calibri"/>
                <w:sz w:val="24"/>
                <w:szCs w:val="24"/>
              </w:rPr>
              <w:t xml:space="preserve">Ms. Hannah Tsadik, </w:t>
            </w:r>
            <w:r w:rsidRPr="6D0C1489" w:rsidR="06FF6619">
              <w:rPr>
                <w:rFonts w:ascii="Calibri" w:hAnsi="Calibri" w:eastAsia="Calibri" w:cs="Calibri"/>
                <w:i w:val="1"/>
                <w:iCs w:val="1"/>
                <w:sz w:val="24"/>
                <w:szCs w:val="24"/>
              </w:rPr>
              <w:t>Country Representative, Mastercard Foundatio</w:t>
            </w:r>
            <w:r w:rsidRPr="6D0C1489" w:rsidR="42FF9B4F">
              <w:rPr>
                <w:rFonts w:ascii="Calibri" w:hAnsi="Calibri" w:eastAsia="Calibri" w:cs="Calibri"/>
                <w:i w:val="1"/>
                <w:iCs w:val="1"/>
                <w:sz w:val="24"/>
                <w:szCs w:val="24"/>
              </w:rPr>
              <w:t>n</w:t>
            </w:r>
          </w:p>
          <w:p w:rsidR="00E103C3" w:rsidP="6D0C1489" w:rsidRDefault="157EFA41" w14:paraId="615CDC48" w14:textId="34B5A430">
            <w:pPr>
              <w:pStyle w:val="ListParagraph"/>
              <w:numPr>
                <w:ilvl w:val="0"/>
                <w:numId w:val="53"/>
              </w:numPr>
              <w:spacing w:line="276" w:lineRule="auto"/>
              <w:ind/>
              <w:textDirection w:val="lrTb"/>
              <w:rPr>
                <w:rFonts w:ascii="Calibri" w:hAnsi="Calibri" w:eastAsia="Calibri" w:cs="Calibri"/>
                <w:i w:val="1"/>
                <w:iCs w:val="1"/>
                <w:sz w:val="24"/>
                <w:szCs w:val="24"/>
              </w:rPr>
            </w:pPr>
            <w:r w:rsidRPr="6D0C1489" w:rsidR="06FF6619">
              <w:rPr>
                <w:rFonts w:ascii="Calibri" w:hAnsi="Calibri" w:eastAsia="Calibri" w:cs="Calibri"/>
                <w:sz w:val="24"/>
                <w:szCs w:val="24"/>
              </w:rPr>
              <w:t xml:space="preserve">HE Abdulswamad Shariff Nassir, </w:t>
            </w:r>
            <w:r w:rsidRPr="6D0C1489" w:rsidR="06FF6619">
              <w:rPr>
                <w:rFonts w:ascii="Calibri" w:hAnsi="Calibri" w:eastAsia="Calibri" w:cs="Calibri"/>
                <w:i w:val="1"/>
                <w:iCs w:val="1"/>
                <w:sz w:val="24"/>
                <w:szCs w:val="24"/>
              </w:rPr>
              <w:t xml:space="preserve">Governor, County Government of Mombasa   </w:t>
            </w:r>
          </w:p>
        </w:tc>
      </w:tr>
      <w:tr w:rsidR="3F3DB382" w:rsidTr="6D0C1489" w14:paraId="32C80146" w14:textId="77777777">
        <w:trPr>
          <w:trHeight w:val="300"/>
        </w:trPr>
        <w:tc>
          <w:tcPr>
            <w:tcW w:w="2263" w:type="dxa"/>
            <w:tcMar/>
          </w:tcPr>
          <w:p w:rsidR="3F3DB382" w:rsidP="6D0C1489" w:rsidRDefault="3F3DB382" w14:paraId="7D0096BF" w14:textId="2C884D63">
            <w:pPr>
              <w:pStyle w:val="Normal"/>
              <w:spacing w:line="240" w:lineRule="auto"/>
              <w:ind w:left="0" w:hanging="2"/>
              <w:textDirection w:val="lrTb"/>
              <w:rPr>
                <w:sz w:val="24"/>
                <w:szCs w:val="24"/>
              </w:rPr>
            </w:pPr>
            <w:r w:rsidRPr="6D0C1489" w:rsidR="0E5CE533">
              <w:rPr>
                <w:sz w:val="24"/>
                <w:szCs w:val="24"/>
              </w:rPr>
              <w:t>11</w:t>
            </w:r>
            <w:r w:rsidRPr="6D0C1489" w:rsidR="0E5CE533">
              <w:rPr>
                <w:sz w:val="24"/>
                <w:szCs w:val="24"/>
              </w:rPr>
              <w:t>:3</w:t>
            </w:r>
            <w:r w:rsidRPr="6D0C1489" w:rsidR="0E5CE533">
              <w:rPr>
                <w:sz w:val="24"/>
                <w:szCs w:val="24"/>
              </w:rPr>
              <w:t>0 AM – 12:00 PM</w:t>
            </w:r>
          </w:p>
        </w:tc>
        <w:tc>
          <w:tcPr>
            <w:tcW w:w="7626" w:type="dxa"/>
            <w:gridSpan w:val="4"/>
            <w:tcMar/>
          </w:tcPr>
          <w:p w:rsidR="7F3C0E50" w:rsidP="0E792681" w:rsidRDefault="7F3C0E50" w14:paraId="5FCFE7FF" w14:textId="4E335578">
            <w:pPr>
              <w:spacing w:line="276" w:lineRule="auto"/>
              <w:ind w:left="0" w:hanging="2"/>
              <w:textDirection w:val="lrTb"/>
              <w:rPr>
                <w:b/>
                <w:bCs/>
                <w:sz w:val="24"/>
                <w:szCs w:val="24"/>
              </w:rPr>
            </w:pPr>
            <w:r w:rsidRPr="0E792681">
              <w:rPr>
                <w:b/>
                <w:bCs/>
                <w:sz w:val="24"/>
                <w:szCs w:val="24"/>
              </w:rPr>
              <w:t>Launch Event</w:t>
            </w:r>
          </w:p>
          <w:p w:rsidR="00E103C3" w:rsidP="0E792681" w:rsidRDefault="4C885323" w14:paraId="3343C59C" w14:textId="1C67B177">
            <w:pPr>
              <w:spacing w:line="276" w:lineRule="auto"/>
              <w:ind w:left="0" w:hanging="2"/>
              <w:textDirection w:val="lrTb"/>
            </w:pPr>
            <w:r w:rsidRPr="6D0C1489" w:rsidR="4C885323">
              <w:rPr>
                <w:sz w:val="24"/>
                <w:szCs w:val="24"/>
              </w:rPr>
              <w:t>Swahilipot Hub Foundation Impact Report</w:t>
            </w:r>
          </w:p>
          <w:p w:rsidR="222969C6" w:rsidP="6D0C1489" w:rsidRDefault="222969C6" w14:paraId="12753A8B" w14:textId="6977C107">
            <w:pPr>
              <w:spacing w:line="276" w:lineRule="auto"/>
              <w:ind w:left="0" w:hanging="2"/>
            </w:pPr>
            <w:r w:rsidRPr="6D0C1489" w:rsidR="222969C6">
              <w:rPr>
                <w:b w:val="1"/>
                <w:bCs w:val="1"/>
                <w:sz w:val="24"/>
                <w:szCs w:val="24"/>
              </w:rPr>
              <w:t>Moderator:</w:t>
            </w:r>
          </w:p>
          <w:p w:rsidR="222969C6" w:rsidP="6D0C1489" w:rsidRDefault="222969C6" w14:paraId="340107A5" w14:textId="2762E129">
            <w:pPr>
              <w:spacing w:line="276" w:lineRule="auto"/>
              <w:ind w:left="0" w:hanging="2"/>
            </w:pPr>
            <w:r w:rsidRPr="6D0C1489" w:rsidR="222969C6">
              <w:rPr>
                <w:sz w:val="24"/>
                <w:szCs w:val="24"/>
              </w:rPr>
              <w:t>Ken Miheso</w:t>
            </w:r>
          </w:p>
          <w:p w:rsidR="00E103C3" w:rsidP="0E792681" w:rsidRDefault="61FD106B" w14:paraId="6CBC6A9B" w14:textId="5A88E812">
            <w:pPr>
              <w:spacing w:line="276" w:lineRule="auto"/>
              <w:ind w:left="0" w:hanging="2"/>
              <w:textDirection w:val="lrTb"/>
            </w:pPr>
            <w:r w:rsidRPr="6D0C1489" w:rsidR="61FD106B">
              <w:rPr>
                <w:b w:val="1"/>
                <w:bCs w:val="1"/>
                <w:sz w:val="24"/>
                <w:szCs w:val="24"/>
              </w:rPr>
              <w:t>MOU Signing</w:t>
            </w:r>
          </w:p>
          <w:p w:rsidR="1A1C661D" w:rsidP="6D0C1489" w:rsidRDefault="1A1C661D" w14:paraId="7C169997" w14:textId="133BF0CF">
            <w:pPr>
              <w:spacing w:line="276" w:lineRule="auto"/>
              <w:ind w:left="0" w:hanging="2"/>
            </w:pPr>
            <w:r w:rsidRPr="6D0C1489" w:rsidR="1A1C661D">
              <w:rPr>
                <w:b w:val="1"/>
                <w:bCs w:val="1"/>
                <w:sz w:val="24"/>
                <w:szCs w:val="24"/>
              </w:rPr>
              <w:t xml:space="preserve">Moderator: </w:t>
            </w:r>
          </w:p>
          <w:p w:rsidR="1A1C661D" w:rsidP="6D0C1489" w:rsidRDefault="1A1C661D" w14:paraId="55299E52" w14:textId="3009FD61">
            <w:pPr>
              <w:spacing w:line="276" w:lineRule="auto"/>
              <w:ind w:left="0" w:hanging="2"/>
              <w:rPr>
                <w:b w:val="0"/>
                <w:bCs w:val="0"/>
                <w:sz w:val="24"/>
                <w:szCs w:val="24"/>
              </w:rPr>
            </w:pPr>
            <w:r w:rsidRPr="6D0C1489" w:rsidR="1A1C661D">
              <w:rPr>
                <w:b w:val="0"/>
                <w:bCs w:val="0"/>
                <w:sz w:val="24"/>
                <w:szCs w:val="24"/>
              </w:rPr>
              <w:t>Rukiya Janwaala, Head of Communication and Partnerships</w:t>
            </w:r>
          </w:p>
          <w:p w:rsidR="00E103C3" w:rsidP="6D0C1489" w:rsidRDefault="00E103C3" w14:paraId="6A66D86C" w14:textId="15A370BF">
            <w:pPr>
              <w:pStyle w:val="Normal"/>
              <w:spacing w:line="276" w:lineRule="auto"/>
              <w:ind w:left="0" w:hanging="0"/>
              <w:textDirection w:val="lrTb"/>
              <w:rPr>
                <w:sz w:val="24"/>
                <w:szCs w:val="24"/>
              </w:rPr>
            </w:pPr>
            <w:r w:rsidRPr="6D0C1489" w:rsidR="61FD106B">
              <w:rPr>
                <w:sz w:val="24"/>
                <w:szCs w:val="24"/>
              </w:rPr>
              <w:t>Co</w:t>
            </w:r>
            <w:r w:rsidRPr="6D0C1489" w:rsidR="61FD106B">
              <w:rPr>
                <w:sz w:val="24"/>
                <w:szCs w:val="24"/>
              </w:rPr>
              <w:t xml:space="preserve">unty Government of Kilifi </w:t>
            </w:r>
          </w:p>
          <w:p w:rsidR="00E103C3" w:rsidP="6D0C1489" w:rsidRDefault="00E103C3" w14:paraId="4CB92C98" w14:textId="4A772422">
            <w:pPr>
              <w:pStyle w:val="Normal"/>
              <w:spacing w:line="276" w:lineRule="auto"/>
              <w:ind w:left="0" w:hanging="0"/>
              <w:textDirection w:val="lrTb"/>
              <w:rPr>
                <w:rFonts w:ascii="Segoe UI" w:hAnsi="Segoe UI" w:eastAsia="Segoe UI" w:cs="Segoe UI"/>
                <w:b w:val="1"/>
                <w:bCs w:val="1"/>
                <w:i w:val="0"/>
                <w:iCs w:val="0"/>
                <w:caps w:val="0"/>
                <w:smallCaps w:val="0"/>
                <w:noProof w:val="0"/>
                <w:color w:val="242424"/>
                <w:sz w:val="21"/>
                <w:szCs w:val="21"/>
                <w:lang w:val="en-US"/>
              </w:rPr>
            </w:pPr>
            <w:r w:rsidRPr="6D0C1489" w:rsidR="656B9815">
              <w:rPr>
                <w:rFonts w:ascii="Segoe UI" w:hAnsi="Segoe UI" w:eastAsia="Segoe UI" w:cs="Segoe UI"/>
                <w:b w:val="1"/>
                <w:bCs w:val="1"/>
                <w:i w:val="0"/>
                <w:iCs w:val="0"/>
                <w:caps w:val="0"/>
                <w:smallCaps w:val="0"/>
                <w:noProof w:val="0"/>
                <w:color w:val="242424"/>
                <w:sz w:val="21"/>
                <w:szCs w:val="21"/>
                <w:lang w:val="en-US"/>
              </w:rPr>
              <w:t xml:space="preserve">Remarks </w:t>
            </w:r>
          </w:p>
          <w:p w:rsidR="00E103C3" w:rsidP="6D0C1489" w:rsidRDefault="00E103C3" w14:paraId="52BA1A5C" w14:textId="781865A5">
            <w:pPr>
              <w:pStyle w:val="Normal"/>
              <w:spacing w:line="276" w:lineRule="auto"/>
              <w:ind w:left="0" w:hanging="0"/>
              <w:textDirection w:val="lrTb"/>
              <w:rPr>
                <w:rFonts w:ascii="Segoe UI" w:hAnsi="Segoe UI" w:eastAsia="Segoe UI" w:cs="Segoe UI"/>
                <w:b w:val="0"/>
                <w:bCs w:val="0"/>
                <w:i w:val="0"/>
                <w:iCs w:val="0"/>
                <w:caps w:val="0"/>
                <w:smallCaps w:val="0"/>
                <w:noProof w:val="0"/>
                <w:color w:val="242424"/>
                <w:sz w:val="21"/>
                <w:szCs w:val="21"/>
                <w:lang w:val="en-US"/>
              </w:rPr>
            </w:pPr>
            <w:r w:rsidRPr="6D0C1489" w:rsidR="656B9815">
              <w:rPr>
                <w:rFonts w:ascii="Segoe UI" w:hAnsi="Segoe UI" w:eastAsia="Segoe UI" w:cs="Segoe UI"/>
                <w:b w:val="0"/>
                <w:bCs w:val="0"/>
                <w:i w:val="0"/>
                <w:iCs w:val="0"/>
                <w:caps w:val="0"/>
                <w:smallCaps w:val="0"/>
                <w:noProof w:val="0"/>
                <w:color w:val="242424"/>
                <w:sz w:val="21"/>
                <w:szCs w:val="21"/>
                <w:lang w:val="en-US"/>
              </w:rPr>
              <w:t xml:space="preserve">Hon. Flora Mbetsa Chibule, Deputy Governor, </w:t>
            </w:r>
            <w:r w:rsidRPr="6D0C1489" w:rsidR="0502EAC3">
              <w:rPr>
                <w:rFonts w:ascii="Segoe UI" w:hAnsi="Segoe UI" w:eastAsia="Segoe UI" w:cs="Segoe UI"/>
                <w:b w:val="0"/>
                <w:bCs w:val="0"/>
                <w:i w:val="0"/>
                <w:iCs w:val="0"/>
                <w:caps w:val="0"/>
                <w:smallCaps w:val="0"/>
                <w:noProof w:val="0"/>
                <w:color w:val="242424"/>
                <w:sz w:val="21"/>
                <w:szCs w:val="21"/>
                <w:lang w:val="en-US"/>
              </w:rPr>
              <w:t xml:space="preserve">County Government of </w:t>
            </w:r>
            <w:r w:rsidRPr="6D0C1489" w:rsidR="656B9815">
              <w:rPr>
                <w:rFonts w:ascii="Segoe UI" w:hAnsi="Segoe UI" w:eastAsia="Segoe UI" w:cs="Segoe UI"/>
                <w:b w:val="0"/>
                <w:bCs w:val="0"/>
                <w:i w:val="0"/>
                <w:iCs w:val="0"/>
                <w:caps w:val="0"/>
                <w:smallCaps w:val="0"/>
                <w:noProof w:val="0"/>
                <w:color w:val="242424"/>
                <w:sz w:val="21"/>
                <w:szCs w:val="21"/>
                <w:lang w:val="en-US"/>
              </w:rPr>
              <w:t>Kilifi</w:t>
            </w:r>
          </w:p>
          <w:p w:rsidR="00E103C3" w:rsidP="6D0C1489" w:rsidRDefault="00E103C3" w14:paraId="7815AE79" w14:textId="47758A00">
            <w:pPr>
              <w:pStyle w:val="Normal"/>
              <w:spacing w:line="276" w:lineRule="auto"/>
              <w:ind w:left="0" w:hanging="0"/>
              <w:textDirection w:val="lrTb"/>
              <w:rPr>
                <w:sz w:val="24"/>
                <w:szCs w:val="24"/>
              </w:rPr>
            </w:pPr>
            <w:r w:rsidRPr="6D0C1489" w:rsidR="2E32E986">
              <w:rPr>
                <w:sz w:val="24"/>
                <w:szCs w:val="24"/>
              </w:rPr>
              <w:t>Pwani University</w:t>
            </w:r>
          </w:p>
          <w:p w:rsidR="00E103C3" w:rsidP="6D0C1489" w:rsidRDefault="00E103C3" w14:paraId="49EFD985" w14:textId="31354353">
            <w:pPr>
              <w:pStyle w:val="Normal"/>
              <w:spacing w:line="276" w:lineRule="auto"/>
              <w:ind w:left="0" w:hanging="0"/>
              <w:textDirection w:val="lrTb"/>
            </w:pPr>
            <w:r w:rsidRPr="6D0C1489" w:rsidR="0A60E0B0">
              <w:rPr>
                <w:rFonts w:ascii="Segoe UI" w:hAnsi="Segoe UI" w:eastAsia="Segoe UI" w:cs="Segoe UI"/>
                <w:b w:val="1"/>
                <w:bCs w:val="1"/>
                <w:i w:val="0"/>
                <w:iCs w:val="0"/>
                <w:caps w:val="0"/>
                <w:smallCaps w:val="0"/>
                <w:noProof w:val="0"/>
                <w:color w:val="242424"/>
                <w:sz w:val="21"/>
                <w:szCs w:val="21"/>
                <w:lang w:val="en-US"/>
              </w:rPr>
              <w:t>Remarks</w:t>
            </w:r>
          </w:p>
          <w:p w:rsidR="00E103C3" w:rsidP="6D0C1489" w:rsidRDefault="00E103C3" w14:paraId="363558CC" w14:textId="039324CC">
            <w:pPr>
              <w:pStyle w:val="Normal"/>
              <w:spacing w:line="276" w:lineRule="auto"/>
              <w:ind w:left="0" w:hanging="0"/>
              <w:textDirection w:val="lrTb"/>
              <w:rPr>
                <w:rFonts w:ascii="Segoe UI" w:hAnsi="Segoe UI" w:eastAsia="Segoe UI" w:cs="Segoe UI"/>
                <w:noProof w:val="0"/>
                <w:sz w:val="21"/>
                <w:szCs w:val="21"/>
                <w:lang w:val="en-US"/>
              </w:rPr>
            </w:pPr>
            <w:r w:rsidRPr="6D0C1489" w:rsidR="0A60E0B0">
              <w:rPr>
                <w:rFonts w:ascii="Segoe UI" w:hAnsi="Segoe UI" w:eastAsia="Segoe UI" w:cs="Segoe UI"/>
                <w:b w:val="0"/>
                <w:bCs w:val="0"/>
                <w:i w:val="0"/>
                <w:iCs w:val="0"/>
                <w:caps w:val="0"/>
                <w:smallCaps w:val="0"/>
                <w:noProof w:val="0"/>
                <w:color w:val="242424"/>
                <w:sz w:val="21"/>
                <w:szCs w:val="21"/>
                <w:lang w:val="en-US"/>
              </w:rPr>
              <w:t xml:space="preserve">Prof James H.P. Kahindi, </w:t>
            </w:r>
            <w:r w:rsidRPr="6D0C1489" w:rsidR="0A60E0B0">
              <w:rPr>
                <w:rFonts w:ascii="Segoe UI" w:hAnsi="Segoe UI" w:eastAsia="Segoe UI" w:cs="Segoe UI"/>
                <w:b w:val="0"/>
                <w:bCs w:val="0"/>
                <w:i w:val="1"/>
                <w:iCs w:val="1"/>
                <w:caps w:val="0"/>
                <w:smallCaps w:val="0"/>
                <w:noProof w:val="0"/>
                <w:color w:val="242424"/>
                <w:sz w:val="21"/>
                <w:szCs w:val="21"/>
                <w:lang w:val="en-US"/>
              </w:rPr>
              <w:t xml:space="preserve">PhD, FRSB, Vice </w:t>
            </w:r>
            <w:r w:rsidRPr="6D0C1489" w:rsidR="0A60E0B0">
              <w:rPr>
                <w:rFonts w:ascii="Segoe UI" w:hAnsi="Segoe UI" w:eastAsia="Segoe UI" w:cs="Segoe UI"/>
                <w:b w:val="0"/>
                <w:bCs w:val="0"/>
                <w:i w:val="1"/>
                <w:iCs w:val="1"/>
                <w:caps w:val="0"/>
                <w:smallCaps w:val="0"/>
                <w:noProof w:val="0"/>
                <w:color w:val="242424"/>
                <w:sz w:val="21"/>
                <w:szCs w:val="21"/>
                <w:lang w:val="en-US"/>
              </w:rPr>
              <w:t>Chancellor,</w:t>
            </w:r>
            <w:r w:rsidRPr="6D0C1489" w:rsidR="0A60E0B0">
              <w:rPr>
                <w:rFonts w:ascii="Segoe UI" w:hAnsi="Segoe UI" w:eastAsia="Segoe UI" w:cs="Segoe UI"/>
                <w:b w:val="0"/>
                <w:bCs w:val="0"/>
                <w:i w:val="1"/>
                <w:iCs w:val="1"/>
                <w:caps w:val="0"/>
                <w:smallCaps w:val="0"/>
                <w:noProof w:val="0"/>
                <w:color w:val="242424"/>
                <w:sz w:val="21"/>
                <w:szCs w:val="21"/>
                <w:lang w:val="en-US"/>
              </w:rPr>
              <w:t xml:space="preserve"> Pwani University</w:t>
            </w:r>
          </w:p>
          <w:p w:rsidR="00E103C3" w:rsidP="6D0C1489" w:rsidRDefault="00E103C3" w14:paraId="488E0F8A" w14:textId="537062A7">
            <w:pPr>
              <w:pStyle w:val="Normal"/>
              <w:spacing w:line="276" w:lineRule="auto"/>
              <w:ind w:left="0" w:hanging="0"/>
              <w:textDirection w:val="lrTb"/>
              <w:rPr>
                <w:sz w:val="24"/>
                <w:szCs w:val="24"/>
              </w:rPr>
            </w:pPr>
            <w:r w:rsidRPr="6D0C1489" w:rsidR="0FFE587F">
              <w:rPr>
                <w:sz w:val="24"/>
                <w:szCs w:val="24"/>
              </w:rPr>
              <w:t xml:space="preserve">County </w:t>
            </w:r>
            <w:r w:rsidRPr="6D0C1489" w:rsidR="0FFE587F">
              <w:rPr>
                <w:sz w:val="24"/>
                <w:szCs w:val="24"/>
              </w:rPr>
              <w:t>Government</w:t>
            </w:r>
            <w:r w:rsidRPr="6D0C1489" w:rsidR="0FFE587F">
              <w:rPr>
                <w:sz w:val="24"/>
                <w:szCs w:val="24"/>
              </w:rPr>
              <w:t xml:space="preserve"> of Mombasa </w:t>
            </w:r>
          </w:p>
        </w:tc>
      </w:tr>
      <w:tr w:rsidRPr="00E372AA" w:rsidR="005940AF" w:rsidTr="6D0C1489" w14:paraId="1358E870" w14:textId="77777777">
        <w:tc>
          <w:tcPr>
            <w:tcW w:w="2263" w:type="dxa"/>
            <w:tcMar/>
          </w:tcPr>
          <w:p w:rsidRPr="00E372AA" w:rsidR="005940AF" w:rsidP="0E792681" w:rsidRDefault="157EFA41" w14:paraId="58FC38C3" w14:textId="6319A417">
            <w:pPr>
              <w:spacing w:after="0" w:line="240" w:lineRule="auto"/>
              <w:ind w:left="0" w:hanging="2"/>
              <w:textDirection w:val="lrTb"/>
              <w:rPr>
                <w:sz w:val="24"/>
                <w:szCs w:val="24"/>
              </w:rPr>
            </w:pPr>
            <w:r w:rsidRPr="0E792681">
              <w:rPr>
                <w:sz w:val="24"/>
                <w:szCs w:val="24"/>
              </w:rPr>
              <w:t xml:space="preserve">12:00 pm – 1: 00 pm </w:t>
            </w:r>
          </w:p>
        </w:tc>
        <w:tc>
          <w:tcPr>
            <w:tcW w:w="7626" w:type="dxa"/>
            <w:gridSpan w:val="4"/>
            <w:tcMar/>
          </w:tcPr>
          <w:p w:rsidR="00E103C3" w:rsidP="0E792681" w:rsidRDefault="157EFA41" w14:paraId="2A3A8696" w14:textId="792C3074">
            <w:pPr>
              <w:spacing w:after="0" w:line="240" w:lineRule="auto"/>
              <w:ind w:left="0" w:hanging="2"/>
              <w:textDirection w:val="lrTb"/>
            </w:pPr>
            <w:r w:rsidRPr="6D0C1489" w:rsidR="157EFA41">
              <w:rPr>
                <w:b w:val="1"/>
                <w:bCs w:val="1"/>
                <w:sz w:val="24"/>
                <w:szCs w:val="24"/>
              </w:rPr>
              <w:t xml:space="preserve">Fireside </w:t>
            </w:r>
            <w:r w:rsidRPr="6D0C1489" w:rsidR="157EFA41">
              <w:rPr>
                <w:b w:val="1"/>
                <w:bCs w:val="1"/>
                <w:sz w:val="24"/>
                <w:szCs w:val="24"/>
              </w:rPr>
              <w:t>Chat</w:t>
            </w:r>
            <w:r w:rsidRPr="6D0C1489" w:rsidR="157EFA41">
              <w:rPr>
                <w:b w:val="1"/>
                <w:bCs w:val="1"/>
                <w:sz w:val="24"/>
                <w:szCs w:val="24"/>
              </w:rPr>
              <w:t xml:space="preserve"> 1</w:t>
            </w:r>
          </w:p>
          <w:p w:rsidR="00E103C3" w:rsidP="6D0C1489" w:rsidRDefault="157EFA41" w14:paraId="3761B877" w14:textId="7EF58054">
            <w:pPr>
              <w:spacing w:after="0" w:line="240" w:lineRule="auto"/>
              <w:ind w:left="0" w:hanging="2"/>
              <w:textDirection w:val="lrTb"/>
              <w:rPr>
                <w:b w:val="1"/>
                <w:bCs w:val="1"/>
                <w:sz w:val="24"/>
                <w:szCs w:val="24"/>
              </w:rPr>
            </w:pPr>
          </w:p>
          <w:p w:rsidR="00E103C3" w:rsidP="6D0C1489" w:rsidRDefault="157EFA41" w14:paraId="758891F7" w14:textId="0339D8BA">
            <w:pPr>
              <w:shd w:val="clear" w:color="auto" w:fill="FFFFFF" w:themeFill="background1"/>
              <w:spacing w:before="0" w:beforeAutospacing="off" w:after="0" w:afterAutospacing="off" w:line="300" w:lineRule="auto"/>
              <w:ind/>
              <w:jc w:val="left"/>
              <w:textDirection w:val="lrTb"/>
              <w:rPr>
                <w:rFonts w:ascii="Segoe UI" w:hAnsi="Segoe UI" w:eastAsia="Segoe UI" w:cs="Segoe UI"/>
                <w:b w:val="1"/>
                <w:bCs w:val="1"/>
                <w:i w:val="0"/>
                <w:iCs w:val="0"/>
                <w:caps w:val="0"/>
                <w:smallCaps w:val="0"/>
                <w:noProof w:val="0"/>
                <w:color w:val="242424"/>
                <w:sz w:val="21"/>
                <w:szCs w:val="21"/>
                <w:lang w:val="en-US"/>
              </w:rPr>
            </w:pPr>
            <w:r w:rsidRPr="6D0C1489" w:rsidR="758E2B37">
              <w:rPr>
                <w:rFonts w:ascii="Segoe UI" w:hAnsi="Segoe UI" w:eastAsia="Segoe UI" w:cs="Segoe UI"/>
                <w:b w:val="1"/>
                <w:bCs w:val="1"/>
                <w:i w:val="0"/>
                <w:iCs w:val="0"/>
                <w:caps w:val="0"/>
                <w:smallCaps w:val="0"/>
                <w:noProof w:val="0"/>
                <w:color w:val="242424"/>
                <w:sz w:val="21"/>
                <w:szCs w:val="21"/>
                <w:lang w:val="en-US"/>
              </w:rPr>
              <w:t>Keynote Speaker</w:t>
            </w:r>
          </w:p>
          <w:p w:rsidR="00E103C3" w:rsidP="6D0C1489" w:rsidRDefault="157EFA41" w14:paraId="2D126ECD" w14:textId="26E9ABB4">
            <w:pPr>
              <w:shd w:val="clear" w:color="auto" w:fill="FFFFFF" w:themeFill="background1"/>
              <w:spacing w:before="0" w:beforeAutospacing="off" w:after="0" w:afterAutospacing="off" w:line="300" w:lineRule="auto"/>
              <w:ind/>
              <w:jc w:val="left"/>
              <w:textDirection w:val="lrTb"/>
            </w:pPr>
            <w:r w:rsidRPr="6D0C1489" w:rsidR="758E2B37">
              <w:rPr>
                <w:rFonts w:ascii="Segoe UI" w:hAnsi="Segoe UI" w:eastAsia="Segoe UI" w:cs="Segoe UI"/>
                <w:b w:val="0"/>
                <w:bCs w:val="0"/>
                <w:i w:val="0"/>
                <w:iCs w:val="0"/>
                <w:caps w:val="0"/>
                <w:smallCaps w:val="0"/>
                <w:noProof w:val="0"/>
                <w:color w:val="242424"/>
                <w:sz w:val="21"/>
                <w:szCs w:val="21"/>
                <w:lang w:val="en-US"/>
              </w:rPr>
              <w:t xml:space="preserve">Esnas Tsindoli, Chairperson, </w:t>
            </w:r>
            <w:r w:rsidRPr="6D0C1489" w:rsidR="758E2B37">
              <w:rPr>
                <w:rFonts w:ascii="Segoe UI" w:hAnsi="Segoe UI" w:eastAsia="Segoe UI" w:cs="Segoe UI"/>
                <w:b w:val="0"/>
                <w:bCs w:val="0"/>
                <w:i w:val="1"/>
                <w:iCs w:val="1"/>
                <w:caps w:val="0"/>
                <w:smallCaps w:val="0"/>
                <w:noProof w:val="0"/>
                <w:color w:val="242424"/>
                <w:sz w:val="21"/>
                <w:szCs w:val="21"/>
                <w:lang w:val="en-US"/>
              </w:rPr>
              <w:t>Youth Advisory Group, Mombasa County</w:t>
            </w:r>
          </w:p>
          <w:p w:rsidR="00E103C3" w:rsidP="6D0C1489" w:rsidRDefault="157EFA41" w14:paraId="525D2769" w14:textId="5FE0BD55">
            <w:pPr>
              <w:shd w:val="clear" w:color="auto" w:fill="FFFFFF" w:themeFill="background1"/>
              <w:spacing w:before="0" w:beforeAutospacing="off" w:after="0" w:afterAutospacing="off" w:line="300" w:lineRule="auto"/>
              <w:ind/>
              <w:jc w:val="left"/>
              <w:textDirection w:val="lrTb"/>
              <w:rPr>
                <w:rFonts w:ascii="Segoe UI" w:hAnsi="Segoe UI" w:eastAsia="Segoe UI" w:cs="Segoe UI"/>
                <w:b w:val="1"/>
                <w:bCs w:val="1"/>
                <w:i w:val="0"/>
                <w:iCs w:val="0"/>
                <w:caps w:val="0"/>
                <w:smallCaps w:val="0"/>
                <w:noProof w:val="0"/>
                <w:color w:val="242424"/>
                <w:sz w:val="21"/>
                <w:szCs w:val="21"/>
                <w:lang w:val="en-US"/>
              </w:rPr>
            </w:pPr>
            <w:r w:rsidRPr="6D0C1489" w:rsidR="758E2B37">
              <w:rPr>
                <w:rFonts w:ascii="Segoe UI" w:hAnsi="Segoe UI" w:eastAsia="Segoe UI" w:cs="Segoe UI"/>
                <w:b w:val="1"/>
                <w:bCs w:val="1"/>
                <w:i w:val="0"/>
                <w:iCs w:val="0"/>
                <w:caps w:val="0"/>
                <w:smallCaps w:val="0"/>
                <w:noProof w:val="0"/>
                <w:color w:val="242424"/>
                <w:sz w:val="21"/>
                <w:szCs w:val="21"/>
                <w:lang w:val="en-US"/>
              </w:rPr>
              <w:t>Partners</w:t>
            </w:r>
          </w:p>
          <w:p w:rsidR="00E103C3" w:rsidP="6D0C1489" w:rsidRDefault="157EFA41" w14:paraId="2BEE72D3" w14:textId="096F056B">
            <w:pPr>
              <w:shd w:val="clear" w:color="auto" w:fill="FFFFFF" w:themeFill="background1"/>
              <w:spacing w:before="0" w:beforeAutospacing="off" w:after="0" w:afterAutospacing="off" w:line="300" w:lineRule="auto"/>
              <w:ind w:left="-2" w:hanging="0"/>
              <w:jc w:val="left"/>
              <w:textDirection w:val="lrTb"/>
            </w:pPr>
            <w:r w:rsidRPr="6D0C1489" w:rsidR="758E2B37">
              <w:rPr>
                <w:rFonts w:ascii="Segoe UI" w:hAnsi="Segoe UI" w:eastAsia="Segoe UI" w:cs="Segoe UI"/>
                <w:b w:val="0"/>
                <w:bCs w:val="0"/>
                <w:i w:val="0"/>
                <w:iCs w:val="0"/>
                <w:caps w:val="0"/>
                <w:smallCaps w:val="0"/>
                <w:noProof w:val="0"/>
                <w:color w:val="242424"/>
                <w:sz w:val="21"/>
                <w:szCs w:val="21"/>
                <w:lang w:val="en-US"/>
              </w:rPr>
              <w:t xml:space="preserve">1. Mahmoud Noor, </w:t>
            </w:r>
            <w:r w:rsidRPr="6D0C1489" w:rsidR="758E2B37">
              <w:rPr>
                <w:rFonts w:ascii="Segoe UI" w:hAnsi="Segoe UI" w:eastAsia="Segoe UI" w:cs="Segoe UI"/>
                <w:b w:val="0"/>
                <w:bCs w:val="0"/>
                <w:i w:val="1"/>
                <w:iCs w:val="1"/>
                <w:caps w:val="0"/>
                <w:smallCaps w:val="0"/>
                <w:noProof w:val="0"/>
                <w:color w:val="242424"/>
                <w:sz w:val="21"/>
                <w:szCs w:val="21"/>
                <w:lang w:val="en-US"/>
              </w:rPr>
              <w:t>Chief Mentor, Swahilipot Hub Foundation</w:t>
            </w:r>
          </w:p>
          <w:p w:rsidR="00E103C3" w:rsidP="6D0C1489" w:rsidRDefault="157EFA41" w14:paraId="76F7DC5C" w14:textId="34F397EB">
            <w:pPr>
              <w:shd w:val="clear" w:color="auto" w:fill="FFFFFF" w:themeFill="background1"/>
              <w:spacing w:before="0" w:beforeAutospacing="off" w:after="0" w:afterAutospacing="off" w:line="300" w:lineRule="auto"/>
              <w:ind w:left="-2" w:hanging="0"/>
              <w:jc w:val="left"/>
              <w:textDirection w:val="lrTb"/>
              <w:rPr>
                <w:rFonts w:ascii="Segoe UI" w:hAnsi="Segoe UI" w:eastAsia="Segoe UI" w:cs="Segoe UI"/>
                <w:b w:val="0"/>
                <w:bCs w:val="0"/>
                <w:i w:val="1"/>
                <w:iCs w:val="1"/>
                <w:caps w:val="0"/>
                <w:smallCaps w:val="0"/>
                <w:noProof w:val="0"/>
                <w:color w:val="242424"/>
                <w:sz w:val="21"/>
                <w:szCs w:val="21"/>
                <w:lang w:val="en-US"/>
              </w:rPr>
            </w:pPr>
            <w:r w:rsidRPr="6D0C1489" w:rsidR="758E2B37">
              <w:rPr>
                <w:rFonts w:ascii="Segoe UI" w:hAnsi="Segoe UI" w:eastAsia="Segoe UI" w:cs="Segoe UI"/>
                <w:b w:val="0"/>
                <w:bCs w:val="0"/>
                <w:i w:val="0"/>
                <w:iCs w:val="0"/>
                <w:caps w:val="0"/>
                <w:smallCaps w:val="0"/>
                <w:noProof w:val="0"/>
                <w:color w:val="242424"/>
                <w:sz w:val="21"/>
                <w:szCs w:val="21"/>
                <w:lang w:val="en-US"/>
              </w:rPr>
              <w:t xml:space="preserve">2. Kalkidan Mulugeta, </w:t>
            </w:r>
            <w:r w:rsidRPr="6D0C1489" w:rsidR="758E2B37">
              <w:rPr>
                <w:rFonts w:ascii="Segoe UI" w:hAnsi="Segoe UI" w:eastAsia="Segoe UI" w:cs="Segoe UI"/>
                <w:b w:val="0"/>
                <w:bCs w:val="0"/>
                <w:i w:val="1"/>
                <w:iCs w:val="1"/>
                <w:caps w:val="0"/>
                <w:smallCaps w:val="0"/>
                <w:noProof w:val="0"/>
                <w:color w:val="242424"/>
                <w:sz w:val="21"/>
                <w:szCs w:val="21"/>
                <w:lang w:val="en-US"/>
              </w:rPr>
              <w:t>Chairperson, Swahilipot Hub Foundation Board</w:t>
            </w:r>
          </w:p>
          <w:p w:rsidR="00E103C3" w:rsidP="0E792681" w:rsidRDefault="157EFA41" w14:paraId="68B92D78" w14:textId="71E61D78">
            <w:pPr>
              <w:spacing w:after="0" w:line="240" w:lineRule="auto"/>
              <w:ind w:left="0" w:hanging="2"/>
              <w:textDirection w:val="lrTb"/>
              <w:rPr>
                <w:b w:val="1"/>
                <w:bCs w:val="1"/>
                <w:sz w:val="24"/>
                <w:szCs w:val="24"/>
              </w:rPr>
            </w:pPr>
          </w:p>
        </w:tc>
      </w:tr>
      <w:tr w:rsidRPr="00E372AA" w:rsidR="00203B99" w:rsidTr="6D0C1489" w14:paraId="0A1E8DEF" w14:textId="77777777">
        <w:tc>
          <w:tcPr>
            <w:tcW w:w="2263" w:type="dxa"/>
            <w:tcMar/>
          </w:tcPr>
          <w:p w:rsidRPr="00E372AA" w:rsidR="00203B99" w:rsidP="0E792681" w:rsidRDefault="547D95D4" w14:paraId="14B3B459" w14:textId="211CC01C">
            <w:pPr>
              <w:spacing w:after="0" w:line="240" w:lineRule="auto"/>
              <w:ind w:left="0" w:hanging="2"/>
              <w:textDirection w:val="lrTb"/>
              <w:rPr>
                <w:sz w:val="24"/>
                <w:szCs w:val="24"/>
              </w:rPr>
            </w:pPr>
            <w:r w:rsidRPr="0E792681">
              <w:rPr>
                <w:sz w:val="24"/>
                <w:szCs w:val="24"/>
              </w:rPr>
              <w:t xml:space="preserve">1.00 </w:t>
            </w:r>
            <w:r w:rsidRPr="0E792681" w:rsidR="578E7BF1">
              <w:rPr>
                <w:sz w:val="24"/>
                <w:szCs w:val="24"/>
              </w:rPr>
              <w:t xml:space="preserve">pm </w:t>
            </w:r>
            <w:r w:rsidRPr="0E792681">
              <w:rPr>
                <w:sz w:val="24"/>
                <w:szCs w:val="24"/>
              </w:rPr>
              <w:t xml:space="preserve">- </w:t>
            </w:r>
            <w:r w:rsidRPr="0E792681" w:rsidR="578E7BF1">
              <w:rPr>
                <w:sz w:val="24"/>
                <w:szCs w:val="24"/>
              </w:rPr>
              <w:t xml:space="preserve">2:00 pm </w:t>
            </w:r>
          </w:p>
        </w:tc>
        <w:tc>
          <w:tcPr>
            <w:tcW w:w="7626" w:type="dxa"/>
            <w:gridSpan w:val="4"/>
            <w:tcMar/>
          </w:tcPr>
          <w:p w:rsidR="00E103C3" w:rsidP="0E792681" w:rsidRDefault="578E7BF1" w14:paraId="6F7FDD6E" w14:textId="1F0B1B33">
            <w:pPr>
              <w:spacing w:after="0" w:line="240" w:lineRule="auto"/>
              <w:ind w:left="0" w:hanging="2"/>
              <w:textDirection w:val="lrTb"/>
              <w:rPr>
                <w:sz w:val="24"/>
                <w:szCs w:val="24"/>
              </w:rPr>
            </w:pPr>
            <w:r w:rsidRPr="0E792681">
              <w:rPr>
                <w:sz w:val="24"/>
                <w:szCs w:val="24"/>
              </w:rPr>
              <w:t xml:space="preserve">Lunch break </w:t>
            </w:r>
          </w:p>
        </w:tc>
      </w:tr>
      <w:tr w:rsidRPr="00E372AA" w:rsidR="00203B99" w:rsidTr="6D0C1489" w14:paraId="4844268B" w14:textId="77777777">
        <w:trPr>
          <w:cantSplit/>
        </w:trPr>
        <w:tc>
          <w:tcPr>
            <w:tcW w:w="2263" w:type="dxa"/>
            <w:vMerge w:val="restart"/>
            <w:tcMar/>
          </w:tcPr>
          <w:p w:rsidRPr="00E372AA" w:rsidR="00203B99" w:rsidP="0E792681" w:rsidRDefault="7E457908" w14:paraId="32B89BA4" w14:textId="2DFFD6B8">
            <w:pPr>
              <w:spacing w:after="0" w:line="240" w:lineRule="auto"/>
              <w:ind w:left="0" w:hanging="2"/>
              <w:textDirection w:val="lrTb"/>
              <w:rPr>
                <w:sz w:val="24"/>
                <w:szCs w:val="24"/>
              </w:rPr>
            </w:pPr>
            <w:r w:rsidRPr="0E792681">
              <w:rPr>
                <w:sz w:val="24"/>
                <w:szCs w:val="24"/>
              </w:rPr>
              <w:t>2</w:t>
            </w:r>
            <w:r w:rsidRPr="0E792681" w:rsidR="547D95D4">
              <w:rPr>
                <w:sz w:val="24"/>
                <w:szCs w:val="24"/>
              </w:rPr>
              <w:t xml:space="preserve">:00 PM- 4:30 PM </w:t>
            </w:r>
          </w:p>
        </w:tc>
        <w:tc>
          <w:tcPr>
            <w:tcW w:w="7626" w:type="dxa"/>
            <w:gridSpan w:val="4"/>
            <w:tcMar/>
          </w:tcPr>
          <w:p w:rsidR="00E103C3" w:rsidP="0E792681" w:rsidRDefault="547D95D4" w14:paraId="56FD79AB" w14:textId="77777777">
            <w:pPr>
              <w:spacing w:after="0" w:line="240" w:lineRule="auto"/>
              <w:ind w:left="0" w:hanging="2"/>
              <w:textDirection w:val="lrTb"/>
              <w:rPr>
                <w:sz w:val="24"/>
                <w:szCs w:val="24"/>
              </w:rPr>
            </w:pPr>
            <w:r w:rsidRPr="0E792681">
              <w:rPr>
                <w:sz w:val="24"/>
                <w:szCs w:val="24"/>
              </w:rPr>
              <w:t xml:space="preserve">Breakout sessions  </w:t>
            </w:r>
          </w:p>
        </w:tc>
      </w:tr>
      <w:tr w:rsidRPr="00E372AA" w:rsidR="00B71803" w:rsidTr="6D0C1489" w14:paraId="0AA69E4B" w14:textId="77777777">
        <w:trPr>
          <w:cantSplit/>
          <w:trHeight w:val="780"/>
        </w:trPr>
        <w:tc>
          <w:tcPr>
            <w:tcW w:w="2263" w:type="dxa"/>
            <w:vMerge/>
            <w:tcMar/>
          </w:tcPr>
          <w:p w:rsidRPr="00E372AA" w:rsidR="00B71803" w:rsidP="00DB1B0C" w:rsidRDefault="00B71803" w14:paraId="79877C08" w14:textId="77777777">
            <w:pPr>
              <w:widowControl w:val="0"/>
              <w:pBdr>
                <w:top w:val="nil"/>
                <w:left w:val="nil"/>
                <w:bottom w:val="nil"/>
                <w:right w:val="nil"/>
                <w:between w:val="nil"/>
              </w:pBdr>
              <w:spacing w:after="0" w:line="276" w:lineRule="auto"/>
              <w:ind w:left="0" w:hanging="2"/>
              <w:textDirection w:val="lrTb"/>
              <w:rPr>
                <w:sz w:val="24"/>
                <w:szCs w:val="24"/>
              </w:rPr>
            </w:pPr>
          </w:p>
        </w:tc>
        <w:tc>
          <w:tcPr>
            <w:tcW w:w="1875" w:type="dxa"/>
            <w:tcMar/>
          </w:tcPr>
          <w:p w:rsidR="27CF91C8" w:rsidP="0E792681" w:rsidRDefault="6C1A7EED" w14:paraId="2F5CB354" w14:textId="7FB6CE71">
            <w:pPr>
              <w:spacing w:after="0" w:line="240" w:lineRule="auto"/>
              <w:ind w:left="0" w:hanging="2"/>
              <w:textDirection w:val="lrTb"/>
              <w:rPr>
                <w:sz w:val="24"/>
                <w:szCs w:val="24"/>
              </w:rPr>
            </w:pPr>
            <w:r w:rsidRPr="0E792681">
              <w:rPr>
                <w:b/>
                <w:bCs/>
                <w:sz w:val="24"/>
                <w:szCs w:val="24"/>
              </w:rPr>
              <w:t>Sustainable Economies Village</w:t>
            </w:r>
            <w:r w:rsidRPr="0E792681" w:rsidR="05F999A8">
              <w:rPr>
                <w:sz w:val="24"/>
                <w:szCs w:val="24"/>
              </w:rPr>
              <w:t>:</w:t>
            </w:r>
          </w:p>
          <w:p w:rsidRPr="00E372AA" w:rsidR="00B71803" w:rsidP="0E792681" w:rsidRDefault="00B71803" w14:paraId="011102FD" w14:textId="77777777">
            <w:pPr>
              <w:spacing w:after="0" w:line="240" w:lineRule="auto"/>
              <w:ind w:left="0" w:hanging="2"/>
              <w:textDirection w:val="lrTb"/>
              <w:rPr>
                <w:sz w:val="24"/>
                <w:szCs w:val="24"/>
              </w:rPr>
            </w:pPr>
          </w:p>
          <w:p w:rsidRPr="00E372AA" w:rsidR="00B71803" w:rsidP="0E792681" w:rsidRDefault="7F695C27" w14:paraId="092F8811" w14:textId="0232AED2">
            <w:pPr>
              <w:spacing w:after="0" w:line="240" w:lineRule="auto"/>
              <w:ind w:left="0" w:hanging="2"/>
              <w:textDirection w:val="lrTb"/>
              <w:rPr>
                <w:b/>
                <w:bCs/>
                <w:sz w:val="24"/>
                <w:szCs w:val="24"/>
              </w:rPr>
            </w:pPr>
            <w:r w:rsidRPr="6D0C1489" w:rsidR="7F695C27">
              <w:rPr>
                <w:b w:val="1"/>
                <w:bCs w:val="1"/>
                <w:sz w:val="24"/>
                <w:szCs w:val="24"/>
              </w:rPr>
              <w:t>Workshop 1</w:t>
            </w:r>
          </w:p>
          <w:p w:rsidR="6D0C1489" w:rsidP="6D0C1489" w:rsidRDefault="6D0C1489" w14:paraId="31EAC450" w14:textId="246E83A4">
            <w:pPr>
              <w:spacing w:after="0" w:line="276" w:lineRule="auto"/>
              <w:ind w:left="0" w:hanging="2"/>
              <w:rPr>
                <w:b w:val="1"/>
                <w:bCs w:val="1"/>
                <w:sz w:val="24"/>
                <w:szCs w:val="24"/>
              </w:rPr>
            </w:pPr>
          </w:p>
          <w:p w:rsidRPr="00E372AA" w:rsidR="00B71803" w:rsidP="0E792681" w:rsidRDefault="7285AED7" w14:paraId="04AC5837" w14:textId="05E7E555">
            <w:pPr>
              <w:spacing w:after="0" w:line="276" w:lineRule="auto"/>
              <w:ind w:left="0" w:hanging="2"/>
              <w:textDirection w:val="lrTb"/>
              <w:rPr>
                <w:sz w:val="24"/>
                <w:szCs w:val="24"/>
              </w:rPr>
            </w:pPr>
            <w:r w:rsidRPr="2579728A">
              <w:rPr>
                <w:b/>
                <w:bCs/>
                <w:sz w:val="24"/>
                <w:szCs w:val="24"/>
              </w:rPr>
              <w:t>Title</w:t>
            </w:r>
            <w:r w:rsidRPr="2579728A">
              <w:rPr>
                <w:sz w:val="24"/>
                <w:szCs w:val="24"/>
              </w:rPr>
              <w:t>:</w:t>
            </w:r>
            <w:r w:rsidRPr="2579728A" w:rsidR="48987D7B">
              <w:rPr>
                <w:sz w:val="24"/>
                <w:szCs w:val="24"/>
              </w:rPr>
              <w:t xml:space="preserve"> Food Systems Policy Dialogue</w:t>
            </w:r>
          </w:p>
          <w:p w:rsidR="313913DC" w:rsidP="2579728A" w:rsidRDefault="4CDF2EA4" w14:paraId="622054A1" w14:textId="39F6B9D7">
            <w:pPr>
              <w:spacing w:line="276" w:lineRule="auto"/>
              <w:ind w:left="0" w:hanging="2"/>
              <w:textDirection w:val="lrTb"/>
              <w:rPr>
                <w:i/>
                <w:iCs/>
                <w:sz w:val="24"/>
                <w:szCs w:val="24"/>
              </w:rPr>
            </w:pPr>
            <w:r w:rsidRPr="2579728A">
              <w:rPr>
                <w:b/>
                <w:bCs/>
                <w:sz w:val="24"/>
                <w:szCs w:val="24"/>
              </w:rPr>
              <w:t xml:space="preserve">Keynote </w:t>
            </w:r>
            <w:r w:rsidRPr="2579728A" w:rsidR="00FB125A">
              <w:rPr>
                <w:b/>
                <w:bCs/>
                <w:sz w:val="24"/>
                <w:szCs w:val="24"/>
              </w:rPr>
              <w:t>Address:</w:t>
            </w:r>
            <w:r w:rsidRPr="2579728A">
              <w:rPr>
                <w:b/>
                <w:bCs/>
                <w:sz w:val="24"/>
                <w:szCs w:val="24"/>
              </w:rPr>
              <w:t xml:space="preserve"> </w:t>
            </w:r>
            <w:r w:rsidRPr="2579728A">
              <w:rPr>
                <w:sz w:val="24"/>
                <w:szCs w:val="24"/>
              </w:rPr>
              <w:t>Sabrina M Jefwa</w:t>
            </w:r>
            <w:r w:rsidRPr="2579728A" w:rsidR="0E64A2BE">
              <w:rPr>
                <w:sz w:val="24"/>
                <w:szCs w:val="24"/>
              </w:rPr>
              <w:t xml:space="preserve">, </w:t>
            </w:r>
            <w:r w:rsidRPr="2579728A">
              <w:rPr>
                <w:i/>
                <w:iCs/>
                <w:sz w:val="24"/>
                <w:szCs w:val="24"/>
              </w:rPr>
              <w:t xml:space="preserve">CECM Blue </w:t>
            </w:r>
            <w:r w:rsidRPr="2579728A" w:rsidR="43B1B0A4">
              <w:rPr>
                <w:i/>
                <w:iCs/>
                <w:sz w:val="24"/>
                <w:szCs w:val="24"/>
              </w:rPr>
              <w:t>Economy,</w:t>
            </w:r>
            <w:r w:rsidRPr="2579728A">
              <w:rPr>
                <w:i/>
                <w:iCs/>
                <w:sz w:val="24"/>
                <w:szCs w:val="24"/>
              </w:rPr>
              <w:t xml:space="preserve"> L</w:t>
            </w:r>
            <w:r w:rsidRPr="2579728A" w:rsidR="69AB0BEB">
              <w:rPr>
                <w:i/>
                <w:iCs/>
                <w:sz w:val="24"/>
                <w:szCs w:val="24"/>
              </w:rPr>
              <w:t>amu</w:t>
            </w:r>
          </w:p>
          <w:p w:rsidR="69AB0BEB" w:rsidP="2579728A" w:rsidRDefault="69AB0BEB" w14:paraId="65C2961E" w14:textId="108899D4">
            <w:pPr>
              <w:spacing w:line="276" w:lineRule="auto"/>
              <w:ind w:left="0" w:hanging="2"/>
              <w:textDirection w:val="lrTb"/>
            </w:pPr>
            <w:r w:rsidRPr="2579728A">
              <w:rPr>
                <w:b/>
                <w:bCs/>
                <w:sz w:val="24"/>
                <w:szCs w:val="24"/>
              </w:rPr>
              <w:t>Keynote Address</w:t>
            </w:r>
            <w:r w:rsidRPr="2579728A">
              <w:rPr>
                <w:sz w:val="24"/>
                <w:szCs w:val="24"/>
              </w:rPr>
              <w:t xml:space="preserve">: </w:t>
            </w:r>
            <w:r w:rsidRPr="2579728A" w:rsidR="0A4EE416">
              <w:rPr>
                <w:sz w:val="24"/>
                <w:szCs w:val="24"/>
              </w:rPr>
              <w:t>Ibrahim Khamisi</w:t>
            </w:r>
            <w:r w:rsidRPr="2579728A" w:rsidR="0A4EE416">
              <w:rPr>
                <w:i/>
                <w:iCs/>
                <w:sz w:val="24"/>
                <w:szCs w:val="24"/>
              </w:rPr>
              <w:t>,</w:t>
            </w:r>
          </w:p>
          <w:p w:rsidR="0A4EE416" w:rsidP="2579728A" w:rsidRDefault="0A4EE416" w14:paraId="3E0D3580" w14:textId="053534A4">
            <w:pPr>
              <w:spacing w:line="276" w:lineRule="auto"/>
              <w:ind w:left="0" w:hanging="2"/>
              <w:textDirection w:val="lrTb"/>
              <w:rPr>
                <w:i/>
                <w:iCs/>
                <w:sz w:val="24"/>
                <w:szCs w:val="24"/>
              </w:rPr>
            </w:pPr>
            <w:r w:rsidRPr="2579728A">
              <w:rPr>
                <w:i/>
                <w:iCs/>
                <w:sz w:val="24"/>
                <w:szCs w:val="24"/>
              </w:rPr>
              <w:t xml:space="preserve"> CECM for Blue Economy, Cooperatives, Agriculture and Livestock in the County Government of Mombasa</w:t>
            </w:r>
          </w:p>
          <w:p w:rsidR="2579728A" w:rsidP="2579728A" w:rsidRDefault="2579728A" w14:paraId="32210A06" w14:textId="0A140862">
            <w:pPr>
              <w:spacing w:line="276" w:lineRule="auto"/>
              <w:ind w:left="0" w:hanging="2"/>
              <w:textDirection w:val="lrTb"/>
              <w:rPr>
                <w:i/>
                <w:iCs/>
                <w:sz w:val="24"/>
                <w:szCs w:val="24"/>
              </w:rPr>
            </w:pPr>
          </w:p>
          <w:p w:rsidRPr="00E372AA" w:rsidR="00B71803" w:rsidP="0E792681" w:rsidRDefault="3E72DB49" w14:paraId="62C0E137" w14:textId="045A0022">
            <w:pPr>
              <w:spacing w:after="0" w:line="240" w:lineRule="auto"/>
              <w:ind w:left="0" w:hanging="2"/>
              <w:textDirection w:val="lrTb"/>
              <w:rPr>
                <w:sz w:val="24"/>
                <w:szCs w:val="24"/>
              </w:rPr>
            </w:pPr>
            <w:r w:rsidRPr="6D0C1489" w:rsidR="3E72DB49">
              <w:rPr>
                <w:b w:val="1"/>
                <w:bCs w:val="1"/>
                <w:sz w:val="24"/>
                <w:szCs w:val="24"/>
              </w:rPr>
              <w:t xml:space="preserve">Venue:  </w:t>
            </w:r>
            <w:r w:rsidRPr="6D0C1489" w:rsidR="755DD874">
              <w:rPr>
                <w:b w:val="0"/>
                <w:bCs w:val="0"/>
                <w:sz w:val="24"/>
                <w:szCs w:val="24"/>
              </w:rPr>
              <w:t>Mazrui Hall</w:t>
            </w:r>
            <w:r w:rsidRPr="6D0C1489" w:rsidR="3E72DB49">
              <w:rPr>
                <w:b w:val="0"/>
                <w:bCs w:val="0"/>
                <w:sz w:val="24"/>
                <w:szCs w:val="24"/>
              </w:rPr>
              <w:t xml:space="preserve"> </w:t>
            </w:r>
          </w:p>
          <w:p w:rsidRPr="00E372AA" w:rsidR="00B71803" w:rsidP="0E792681" w:rsidRDefault="3E72DB49" w14:paraId="1C8CD8E7" w14:textId="0C1229A9">
            <w:pPr>
              <w:spacing w:after="0" w:line="240" w:lineRule="auto"/>
              <w:ind w:left="0" w:hanging="2"/>
              <w:textDirection w:val="lrTb"/>
              <w:rPr>
                <w:sz w:val="24"/>
                <w:szCs w:val="24"/>
              </w:rPr>
            </w:pPr>
            <w:r w:rsidRPr="2579728A">
              <w:rPr>
                <w:b/>
                <w:bCs/>
                <w:sz w:val="24"/>
                <w:szCs w:val="24"/>
              </w:rPr>
              <w:t>Moderator</w:t>
            </w:r>
            <w:r w:rsidRPr="2579728A">
              <w:rPr>
                <w:sz w:val="24"/>
                <w:szCs w:val="24"/>
              </w:rPr>
              <w:t xml:space="preserve">: </w:t>
            </w:r>
            <w:r w:rsidRPr="2579728A" w:rsidR="27A82315">
              <w:rPr>
                <w:sz w:val="24"/>
                <w:szCs w:val="24"/>
              </w:rPr>
              <w:t>Muthoki Nyamai</w:t>
            </w:r>
          </w:p>
          <w:p w:rsidRPr="00E372AA" w:rsidR="00B71803" w:rsidP="0E792681" w:rsidRDefault="6C1A7EED" w14:paraId="6269C8F1" w14:textId="77777777">
            <w:pPr>
              <w:spacing w:after="0" w:line="240" w:lineRule="auto"/>
              <w:ind w:left="0" w:hanging="2"/>
              <w:textDirection w:val="lrTb"/>
              <w:rPr>
                <w:sz w:val="24"/>
                <w:szCs w:val="24"/>
              </w:rPr>
            </w:pPr>
            <w:r w:rsidRPr="6D0C1489" w:rsidR="6C1A7EED">
              <w:rPr>
                <w:b w:val="1"/>
                <w:bCs w:val="1"/>
                <w:sz w:val="24"/>
                <w:szCs w:val="24"/>
              </w:rPr>
              <w:t xml:space="preserve">Partners: </w:t>
            </w:r>
            <w:commentRangeStart w:id="1132466158"/>
            <w:commentRangeEnd w:id="1132466158"/>
            <w:r>
              <w:rPr>
                <w:rStyle w:val="CommentReference"/>
              </w:rPr>
              <w:commentReference w:id="1132466158"/>
            </w:r>
          </w:p>
          <w:p w:rsidRPr="00E372AA" w:rsidR="00B71803" w:rsidP="2579728A" w:rsidRDefault="3810506A" w14:paraId="189B065F" w14:textId="16A510B9">
            <w:pPr>
              <w:pStyle w:val="ListParagraph"/>
              <w:spacing w:after="0" w:line="240" w:lineRule="auto"/>
              <w:ind w:left="0" w:hanging="2"/>
              <w:textDirection w:val="lrTb"/>
            </w:pPr>
            <w:r w:rsidRPr="2579728A">
              <w:rPr>
                <w:sz w:val="24"/>
                <w:szCs w:val="24"/>
              </w:rPr>
              <w:t>1.</w:t>
            </w:r>
            <w:r w:rsidRPr="2579728A" w:rsidR="2CE0B90B">
              <w:rPr>
                <w:sz w:val="24"/>
                <w:szCs w:val="24"/>
              </w:rPr>
              <w:t>CEFRESA</w:t>
            </w:r>
            <w:r w:rsidRPr="2579728A" w:rsidR="3CEDEB4E">
              <w:rPr>
                <w:sz w:val="24"/>
                <w:szCs w:val="24"/>
              </w:rPr>
              <w:t xml:space="preserve"> </w:t>
            </w:r>
          </w:p>
          <w:p w:rsidRPr="00E372AA" w:rsidR="00B71803" w:rsidP="2579728A" w:rsidRDefault="777BFCF0" w14:paraId="76C6422E" w14:textId="0E404878">
            <w:pPr>
              <w:pStyle w:val="ListParagraph"/>
              <w:spacing w:after="0" w:line="240" w:lineRule="auto"/>
              <w:ind w:left="0" w:hanging="2"/>
              <w:textDirection w:val="lrTb"/>
              <w:rPr>
                <w:sz w:val="24"/>
                <w:szCs w:val="24"/>
              </w:rPr>
            </w:pPr>
            <w:r w:rsidRPr="6D0C1489" w:rsidR="777BFCF0">
              <w:rPr>
                <w:sz w:val="24"/>
                <w:szCs w:val="24"/>
              </w:rPr>
              <w:t>2.</w:t>
            </w:r>
            <w:r w:rsidRPr="6D0C1489" w:rsidR="339A29A6">
              <w:rPr>
                <w:sz w:val="24"/>
                <w:szCs w:val="24"/>
              </w:rPr>
              <w:t xml:space="preserve"> </w:t>
            </w:r>
            <w:r w:rsidRPr="6D0C1489" w:rsidR="134D8D66">
              <w:rPr>
                <w:sz w:val="24"/>
                <w:szCs w:val="24"/>
              </w:rPr>
              <w:t>BUDGET TALK GLOBAL</w:t>
            </w:r>
          </w:p>
        </w:tc>
        <w:tc>
          <w:tcPr>
            <w:tcW w:w="2105" w:type="dxa"/>
            <w:tcMar/>
          </w:tcPr>
          <w:p w:rsidRPr="00E372AA" w:rsidR="00B71803" w:rsidP="0E792681" w:rsidRDefault="6C1A7EED" w14:paraId="2EE5D03B" w14:textId="367F5D8B">
            <w:pPr>
              <w:spacing w:after="0" w:line="240" w:lineRule="auto"/>
              <w:ind w:left="0" w:hanging="2"/>
              <w:textDirection w:val="lrTb"/>
              <w:rPr>
                <w:b/>
                <w:bCs/>
                <w:sz w:val="24"/>
                <w:szCs w:val="24"/>
              </w:rPr>
            </w:pPr>
            <w:r w:rsidRPr="0E792681">
              <w:rPr>
                <w:b/>
                <w:bCs/>
                <w:sz w:val="24"/>
                <w:szCs w:val="24"/>
              </w:rPr>
              <w:t xml:space="preserve">Digital Transformation Village </w:t>
            </w:r>
          </w:p>
          <w:p w:rsidRPr="00E372AA" w:rsidR="00B71803" w:rsidP="0E792681" w:rsidRDefault="00B71803" w14:paraId="4E38985E" w14:textId="3E846CFB">
            <w:pPr>
              <w:spacing w:after="0" w:line="240" w:lineRule="auto"/>
              <w:ind w:left="0" w:hanging="2"/>
              <w:textDirection w:val="lrTb"/>
              <w:rPr>
                <w:b/>
                <w:bCs/>
                <w:sz w:val="24"/>
                <w:szCs w:val="24"/>
              </w:rPr>
            </w:pPr>
          </w:p>
          <w:p w:rsidRPr="00E372AA" w:rsidR="00B71803" w:rsidP="0E792681" w:rsidRDefault="120CB3D1" w14:paraId="4E488146" w14:textId="131E3686">
            <w:pPr>
              <w:spacing w:after="0" w:line="276" w:lineRule="auto"/>
              <w:ind w:left="0" w:hanging="2"/>
              <w:textDirection w:val="lrTb"/>
              <w:rPr>
                <w:b/>
                <w:bCs/>
                <w:sz w:val="24"/>
                <w:szCs w:val="24"/>
              </w:rPr>
            </w:pPr>
            <w:r w:rsidRPr="0E792681">
              <w:rPr>
                <w:b/>
                <w:bCs/>
                <w:sz w:val="24"/>
                <w:szCs w:val="24"/>
              </w:rPr>
              <w:t xml:space="preserve">Workshop </w:t>
            </w:r>
            <w:r w:rsidRPr="0E792681" w:rsidR="3A14A073">
              <w:rPr>
                <w:b/>
                <w:bCs/>
                <w:sz w:val="24"/>
                <w:szCs w:val="24"/>
              </w:rPr>
              <w:t>2</w:t>
            </w:r>
          </w:p>
          <w:p w:rsidR="0E792681" w:rsidP="0E792681" w:rsidRDefault="0E792681" w14:paraId="6CC94BA8" w14:textId="4AFBF678">
            <w:pPr>
              <w:spacing w:after="0" w:line="276" w:lineRule="auto"/>
              <w:ind w:left="0" w:hanging="2"/>
              <w:textDirection w:val="lrTb"/>
              <w:rPr>
                <w:b/>
                <w:bCs/>
                <w:sz w:val="24"/>
                <w:szCs w:val="24"/>
              </w:rPr>
            </w:pPr>
          </w:p>
          <w:p w:rsidRPr="00E372AA" w:rsidR="00B71803" w:rsidP="0E792681" w:rsidRDefault="6C1A7EED" w14:paraId="71886851" w14:textId="7F2BB1E8">
            <w:pPr>
              <w:spacing w:after="0" w:line="240" w:lineRule="auto"/>
              <w:ind w:left="0" w:hanging="2"/>
              <w:textDirection w:val="lrTb"/>
              <w:rPr>
                <w:sz w:val="24"/>
                <w:szCs w:val="24"/>
              </w:rPr>
            </w:pPr>
            <w:r w:rsidRPr="0E792681">
              <w:rPr>
                <w:b/>
                <w:bCs/>
                <w:sz w:val="24"/>
                <w:szCs w:val="24"/>
              </w:rPr>
              <w:t>Title</w:t>
            </w:r>
            <w:r w:rsidRPr="0E792681" w:rsidR="218D539E">
              <w:rPr>
                <w:b/>
                <w:bCs/>
                <w:sz w:val="24"/>
                <w:szCs w:val="24"/>
              </w:rPr>
              <w:t xml:space="preserve">: </w:t>
            </w:r>
            <w:r w:rsidRPr="0E792681" w:rsidR="218D539E">
              <w:rPr>
                <w:sz w:val="24"/>
                <w:szCs w:val="24"/>
              </w:rPr>
              <w:t>Green Is the New Gold</w:t>
            </w:r>
          </w:p>
          <w:p w:rsidRPr="00E372AA" w:rsidR="00B71803" w:rsidP="0E792681" w:rsidRDefault="00B71803" w14:paraId="6DFDE577" w14:textId="7775660F">
            <w:pPr>
              <w:spacing w:after="0" w:line="240" w:lineRule="auto"/>
              <w:ind w:left="0" w:hanging="2"/>
              <w:textDirection w:val="lrTb"/>
              <w:rPr>
                <w:sz w:val="24"/>
                <w:szCs w:val="24"/>
              </w:rPr>
            </w:pPr>
          </w:p>
          <w:p w:rsidRPr="00E372AA" w:rsidR="00B71803" w:rsidP="0E792681" w:rsidRDefault="2CC02D3E" w14:paraId="1916DD9F" w14:textId="6F90344C">
            <w:pPr>
              <w:spacing w:after="0" w:line="240" w:lineRule="auto"/>
              <w:ind w:left="0" w:hanging="2"/>
              <w:textDirection w:val="lrTb"/>
              <w:rPr>
                <w:b/>
                <w:bCs/>
                <w:sz w:val="24"/>
                <w:szCs w:val="24"/>
              </w:rPr>
            </w:pPr>
            <w:r w:rsidRPr="0E792681">
              <w:rPr>
                <w:b/>
                <w:bCs/>
                <w:sz w:val="24"/>
                <w:szCs w:val="24"/>
              </w:rPr>
              <w:t xml:space="preserve">Keynote Address: </w:t>
            </w:r>
          </w:p>
          <w:p w:rsidRPr="00E372AA" w:rsidR="00B71803" w:rsidP="0E792681" w:rsidRDefault="29FF4D45" w14:paraId="1D40C959" w14:textId="60D7BC97">
            <w:pPr>
              <w:spacing w:after="0" w:line="240" w:lineRule="auto"/>
              <w:ind w:left="0" w:hanging="2"/>
              <w:textDirection w:val="lrTb"/>
              <w:rPr>
                <w:sz w:val="24"/>
                <w:szCs w:val="24"/>
              </w:rPr>
            </w:pPr>
            <w:r w:rsidRPr="0E792681">
              <w:rPr>
                <w:b/>
                <w:bCs/>
                <w:sz w:val="24"/>
                <w:szCs w:val="24"/>
              </w:rPr>
              <w:t>Moderator:</w:t>
            </w:r>
            <w:r w:rsidRPr="0E792681">
              <w:rPr>
                <w:sz w:val="24"/>
                <w:szCs w:val="24"/>
              </w:rPr>
              <w:t xml:space="preserve"> </w:t>
            </w:r>
            <w:r w:rsidRPr="0E792681" w:rsidR="7B376569">
              <w:rPr>
                <w:sz w:val="24"/>
                <w:szCs w:val="24"/>
              </w:rPr>
              <w:t>Arafat Mukasa</w:t>
            </w:r>
          </w:p>
          <w:p w:rsidRPr="00E372AA" w:rsidR="00B71803" w:rsidP="0E792681" w:rsidRDefault="6C1A7EED" w14:paraId="597911BB" w14:textId="77777777">
            <w:pPr>
              <w:spacing w:after="0" w:line="240" w:lineRule="auto"/>
              <w:ind w:left="0" w:hanging="2"/>
              <w:textDirection w:val="lrTb"/>
              <w:rPr>
                <w:b/>
                <w:bCs/>
                <w:sz w:val="24"/>
                <w:szCs w:val="24"/>
              </w:rPr>
            </w:pPr>
            <w:r w:rsidRPr="6D0C1489" w:rsidR="6C1A7EED">
              <w:rPr>
                <w:b w:val="1"/>
                <w:bCs w:val="1"/>
                <w:sz w:val="24"/>
                <w:szCs w:val="24"/>
              </w:rPr>
              <w:t xml:space="preserve">Partners: </w:t>
            </w:r>
          </w:p>
          <w:p w:rsidR="05ACE639" w:rsidP="6D0C1489" w:rsidRDefault="1D74650D" w14:paraId="149F41DA" w14:textId="31E16055">
            <w:pPr>
              <w:pStyle w:val="ListParagraph"/>
              <w:numPr>
                <w:ilvl w:val="0"/>
                <w:numId w:val="30"/>
              </w:numPr>
              <w:spacing w:after="0" w:line="240" w:lineRule="auto"/>
              <w:ind/>
              <w:textDirection w:val="lrTb"/>
              <w:rPr>
                <w:rFonts w:ascii="Segoe UI" w:hAnsi="Segoe UI" w:eastAsia="Segoe UI" w:cs="Segoe UI"/>
                <w:b w:val="0"/>
                <w:bCs w:val="0"/>
                <w:noProof w:val="0"/>
                <w:sz w:val="21"/>
                <w:szCs w:val="21"/>
                <w:lang w:val="en-US"/>
              </w:rPr>
            </w:pPr>
            <w:r w:rsidRPr="6D0C1489" w:rsidR="0386A353">
              <w:rPr>
                <w:rFonts w:ascii="Segoe UI" w:hAnsi="Segoe UI" w:eastAsia="Segoe UI" w:cs="Segoe UI"/>
                <w:b w:val="0"/>
                <w:bCs w:val="0"/>
                <w:noProof w:val="0"/>
                <w:sz w:val="21"/>
                <w:szCs w:val="21"/>
                <w:lang w:val="en-US"/>
              </w:rPr>
              <w:t>Sh</w:t>
            </w:r>
            <w:r w:rsidRPr="6D0C1489" w:rsidR="7273F530">
              <w:rPr>
                <w:rFonts w:ascii="Segoe UI" w:hAnsi="Segoe UI" w:eastAsia="Segoe UI" w:cs="Segoe UI"/>
                <w:b w:val="0"/>
                <w:bCs w:val="0"/>
                <w:noProof w:val="0"/>
                <w:sz w:val="21"/>
                <w:szCs w:val="21"/>
                <w:lang w:val="en-US"/>
              </w:rPr>
              <w:t xml:space="preserve"> </w:t>
            </w:r>
            <w:r w:rsidRPr="6D0C1489" w:rsidR="0386A353">
              <w:rPr>
                <w:rFonts w:ascii="Segoe UI" w:hAnsi="Segoe UI" w:eastAsia="Segoe UI" w:cs="Segoe UI"/>
                <w:b w:val="0"/>
                <w:bCs w:val="0"/>
                <w:noProof w:val="0"/>
                <w:sz w:val="21"/>
                <w:szCs w:val="21"/>
                <w:lang w:val="en-US"/>
              </w:rPr>
              <w:t xml:space="preserve">amayel Karani, </w:t>
            </w:r>
            <w:r w:rsidRPr="6D0C1489" w:rsidR="0386A353">
              <w:rPr>
                <w:rFonts w:ascii="Segoe UI" w:hAnsi="Segoe UI" w:eastAsia="Segoe UI" w:cs="Segoe UI"/>
                <w:b w:val="0"/>
                <w:bCs w:val="0"/>
                <w:i w:val="1"/>
                <w:iCs w:val="1"/>
                <w:noProof w:val="0"/>
                <w:sz w:val="21"/>
                <w:szCs w:val="21"/>
                <w:lang w:val="en-US"/>
              </w:rPr>
              <w:t xml:space="preserve">Co-founder and COO, </w:t>
            </w:r>
            <w:r w:rsidRPr="6D0C1489" w:rsidR="0386A353">
              <w:rPr>
                <w:rFonts w:ascii="Segoe UI" w:hAnsi="Segoe UI" w:eastAsia="Segoe UI" w:cs="Segoe UI"/>
                <w:b w:val="0"/>
                <w:bCs w:val="0"/>
                <w:i w:val="1"/>
                <w:iCs w:val="1"/>
                <w:noProof w:val="0"/>
                <w:sz w:val="21"/>
                <w:szCs w:val="21"/>
                <w:lang w:val="en-US"/>
              </w:rPr>
              <w:t>Ecoprint</w:t>
            </w:r>
          </w:p>
          <w:p w:rsidR="05ACE639" w:rsidP="6D0C1489" w:rsidRDefault="1D74650D" w14:paraId="1A11C3F8" w14:textId="6E59B09C">
            <w:pPr>
              <w:pStyle w:val="ListParagraph"/>
              <w:numPr>
                <w:ilvl w:val="0"/>
                <w:numId w:val="30"/>
              </w:numPr>
              <w:spacing w:after="0" w:line="240" w:lineRule="auto"/>
              <w:ind/>
              <w:textDirection w:val="lrTb"/>
              <w:rPr>
                <w:rFonts w:ascii="Segoe UI" w:hAnsi="Segoe UI" w:eastAsia="Segoe UI" w:cs="Segoe UI"/>
                <w:b w:val="0"/>
                <w:bCs w:val="0"/>
                <w:noProof w:val="0"/>
                <w:sz w:val="21"/>
                <w:szCs w:val="21"/>
                <w:lang w:val="en-US"/>
              </w:rPr>
            </w:pPr>
            <w:r w:rsidRPr="6D0C1489" w:rsidR="44C2A711">
              <w:rPr>
                <w:rFonts w:ascii="Segoe UI" w:hAnsi="Segoe UI" w:eastAsia="Segoe UI" w:cs="Segoe UI"/>
                <w:b w:val="0"/>
                <w:bCs w:val="0"/>
                <w:noProof w:val="0"/>
                <w:sz w:val="21"/>
                <w:szCs w:val="21"/>
                <w:lang w:val="en-US"/>
              </w:rPr>
              <w:t>Olivier</w:t>
            </w:r>
            <w:r w:rsidRPr="6D0C1489" w:rsidR="0386A353">
              <w:rPr>
                <w:rFonts w:ascii="Segoe UI" w:hAnsi="Segoe UI" w:eastAsia="Segoe UI" w:cs="Segoe UI"/>
                <w:b w:val="0"/>
                <w:bCs w:val="0"/>
                <w:noProof w:val="0"/>
                <w:sz w:val="21"/>
                <w:szCs w:val="21"/>
                <w:lang w:val="en-US"/>
              </w:rPr>
              <w:t xml:space="preserve"> Vanden Eynde, </w:t>
            </w:r>
            <w:r w:rsidRPr="6D0C1489" w:rsidR="0386A353">
              <w:rPr>
                <w:rFonts w:ascii="Segoe UI" w:hAnsi="Segoe UI" w:eastAsia="Segoe UI" w:cs="Segoe UI"/>
                <w:b w:val="0"/>
                <w:bCs w:val="0"/>
                <w:i w:val="1"/>
                <w:iCs w:val="1"/>
                <w:noProof w:val="0"/>
                <w:sz w:val="21"/>
                <w:szCs w:val="21"/>
                <w:lang w:val="en-US"/>
              </w:rPr>
              <w:t>Founder and CEO of Close the Gap</w:t>
            </w:r>
          </w:p>
          <w:p w:rsidR="377E1CC3" w:rsidP="5763EBA3" w:rsidRDefault="377E1CC3" w14:paraId="1AD827AE" w14:textId="237F6E9F">
            <w:pPr>
              <w:numPr>
                <w:ilvl w:val="0"/>
                <w:numId w:val="30"/>
              </w:numPr>
              <w:spacing w:after="0" w:line="240" w:lineRule="auto"/>
              <w:ind w:leftChars="0" w:firstLineChars="0"/>
              <w:rPr>
                <w:sz w:val="24"/>
                <w:szCs w:val="24"/>
              </w:rPr>
            </w:pPr>
            <w:r w:rsidRPr="6D0C1489" w:rsidR="377E1CC3">
              <w:rPr>
                <w:sz w:val="24"/>
                <w:szCs w:val="24"/>
              </w:rPr>
              <w:t>Ge</w:t>
            </w:r>
            <w:r w:rsidRPr="6D0C1489" w:rsidR="377E1CC3">
              <w:rPr>
                <w:sz w:val="24"/>
                <w:szCs w:val="24"/>
              </w:rPr>
              <w:t xml:space="preserve">orge </w:t>
            </w:r>
            <w:r w:rsidRPr="6D0C1489" w:rsidR="377E1CC3">
              <w:rPr>
                <w:sz w:val="24"/>
                <w:szCs w:val="24"/>
              </w:rPr>
              <w:t>Awalla</w:t>
            </w:r>
            <w:r w:rsidRPr="6D0C1489" w:rsidR="377E1CC3">
              <w:rPr>
                <w:sz w:val="24"/>
                <w:szCs w:val="24"/>
              </w:rPr>
              <w:t xml:space="preserve">, </w:t>
            </w:r>
            <w:r w:rsidRPr="6D0C1489" w:rsidR="377E1CC3">
              <w:rPr>
                <w:i w:val="1"/>
                <w:iCs w:val="1"/>
                <w:sz w:val="24"/>
                <w:szCs w:val="24"/>
              </w:rPr>
              <w:t xml:space="preserve">Business Pursuit Lead, </w:t>
            </w:r>
            <w:r w:rsidRPr="6D0C1489" w:rsidR="7313DE94">
              <w:rPr>
                <w:i w:val="1"/>
                <w:iCs w:val="1"/>
                <w:sz w:val="24"/>
                <w:szCs w:val="24"/>
              </w:rPr>
              <w:t xml:space="preserve">VSO </w:t>
            </w:r>
            <w:r w:rsidRPr="6D0C1489" w:rsidR="3A4BDCA2">
              <w:rPr>
                <w:i w:val="1"/>
                <w:iCs w:val="1"/>
                <w:sz w:val="24"/>
                <w:szCs w:val="24"/>
              </w:rPr>
              <w:t xml:space="preserve">International </w:t>
            </w:r>
          </w:p>
          <w:p w:rsidR="26A9F9EC" w:rsidP="0E792681" w:rsidRDefault="26A9F9EC" w14:paraId="4B71928E" w14:textId="375EE9D0">
            <w:pPr>
              <w:spacing w:after="0" w:line="240" w:lineRule="auto"/>
              <w:ind w:firstLineChars="0"/>
              <w:textDirection w:val="lrTb"/>
              <w:rPr>
                <w:sz w:val="24"/>
                <w:szCs w:val="24"/>
              </w:rPr>
            </w:pPr>
          </w:p>
          <w:p w:rsidRPr="00E372AA" w:rsidR="00B71803" w:rsidP="0E792681" w:rsidRDefault="00B71803" w14:paraId="4339CD76" w14:textId="2B480E54">
            <w:pPr>
              <w:spacing w:after="0" w:line="240" w:lineRule="auto"/>
              <w:ind w:leftChars="0" w:firstLineChars="0"/>
              <w:textDirection w:val="lrTb"/>
              <w:rPr>
                <w:sz w:val="24"/>
                <w:szCs w:val="24"/>
              </w:rPr>
            </w:pPr>
          </w:p>
        </w:tc>
        <w:tc>
          <w:tcPr>
            <w:tcW w:w="1792" w:type="dxa"/>
            <w:tcMar/>
          </w:tcPr>
          <w:p w:rsidR="7D2580B4" w:rsidP="0E792681" w:rsidRDefault="7D2580B4" w14:paraId="4BDE895D" w14:textId="730576E7">
            <w:pPr>
              <w:spacing w:after="0" w:line="240" w:lineRule="auto"/>
              <w:ind w:left="0" w:hanging="2"/>
              <w:textDirection w:val="lrTb"/>
            </w:pPr>
            <w:r w:rsidRPr="0E792681">
              <w:rPr>
                <w:b/>
                <w:bCs/>
                <w:sz w:val="24"/>
                <w:szCs w:val="24"/>
              </w:rPr>
              <w:t>Sustainable Economies Village</w:t>
            </w:r>
          </w:p>
          <w:p w:rsidR="0E792681" w:rsidP="0E792681" w:rsidRDefault="0E792681" w14:paraId="5427F993" w14:textId="3D1582CD">
            <w:pPr>
              <w:spacing w:after="0" w:line="240" w:lineRule="auto"/>
              <w:ind w:left="0" w:hanging="2"/>
              <w:textDirection w:val="lrTb"/>
              <w:rPr>
                <w:b/>
                <w:bCs/>
                <w:sz w:val="24"/>
                <w:szCs w:val="24"/>
              </w:rPr>
            </w:pPr>
          </w:p>
          <w:p w:rsidR="7D2580B4" w:rsidP="0E792681" w:rsidRDefault="7D2580B4" w14:paraId="206476FA" w14:textId="7A668550">
            <w:pPr>
              <w:spacing w:after="0" w:line="276" w:lineRule="auto"/>
              <w:ind w:left="0" w:hanging="2"/>
              <w:textDirection w:val="lrTb"/>
              <w:rPr>
                <w:b/>
                <w:bCs/>
                <w:sz w:val="24"/>
                <w:szCs w:val="24"/>
              </w:rPr>
            </w:pPr>
            <w:r w:rsidRPr="0E792681">
              <w:rPr>
                <w:b/>
                <w:bCs/>
                <w:sz w:val="24"/>
                <w:szCs w:val="24"/>
              </w:rPr>
              <w:t>Workshop 3</w:t>
            </w:r>
          </w:p>
          <w:p w:rsidR="0E792681" w:rsidP="0E792681" w:rsidRDefault="0E792681" w14:paraId="7121FD59" w14:textId="6F08EBFC">
            <w:pPr>
              <w:spacing w:after="0" w:line="240" w:lineRule="auto"/>
              <w:ind w:left="0" w:hanging="2"/>
              <w:textDirection w:val="lrTb"/>
              <w:rPr>
                <w:b/>
                <w:bCs/>
                <w:sz w:val="24"/>
                <w:szCs w:val="24"/>
              </w:rPr>
            </w:pPr>
          </w:p>
          <w:p w:rsidR="7D2580B4" w:rsidP="0E792681" w:rsidRDefault="7D2580B4" w14:paraId="631B7293" w14:textId="7F0CB9F7">
            <w:pPr>
              <w:spacing w:after="0" w:line="240" w:lineRule="auto"/>
              <w:ind w:left="0" w:hanging="2"/>
              <w:textDirection w:val="lrTb"/>
              <w:rPr>
                <w:sz w:val="24"/>
                <w:szCs w:val="24"/>
              </w:rPr>
            </w:pPr>
            <w:r w:rsidRPr="0E792681">
              <w:rPr>
                <w:b/>
                <w:bCs/>
                <w:sz w:val="24"/>
                <w:szCs w:val="24"/>
              </w:rPr>
              <w:t xml:space="preserve">Title: </w:t>
            </w:r>
          </w:p>
          <w:p w:rsidR="7D2580B4" w:rsidP="0E792681" w:rsidRDefault="7D2580B4" w14:paraId="4931D8E7" w14:textId="5A40B01E">
            <w:pPr>
              <w:spacing w:after="0" w:line="240" w:lineRule="auto"/>
              <w:ind w:left="0" w:hanging="2"/>
              <w:textDirection w:val="lrTb"/>
            </w:pPr>
            <w:r w:rsidRPr="0E792681">
              <w:rPr>
                <w:b/>
                <w:bCs/>
                <w:sz w:val="24"/>
                <w:szCs w:val="24"/>
              </w:rPr>
              <w:t xml:space="preserve">Keynote Address: </w:t>
            </w:r>
          </w:p>
          <w:p w:rsidR="0E792681" w:rsidP="0E792681" w:rsidRDefault="0E792681" w14:paraId="4DC40E98" w14:textId="53482D24">
            <w:pPr>
              <w:spacing w:after="0" w:line="240" w:lineRule="auto"/>
              <w:ind w:left="0" w:hanging="2"/>
              <w:textDirection w:val="lrTb"/>
              <w:rPr>
                <w:b/>
                <w:bCs/>
                <w:sz w:val="24"/>
                <w:szCs w:val="24"/>
              </w:rPr>
            </w:pPr>
          </w:p>
          <w:p w:rsidR="7D2580B4" w:rsidP="0E792681" w:rsidRDefault="7D2580B4" w14:paraId="11FE10D9" w14:textId="4B405C11">
            <w:pPr>
              <w:spacing w:after="0" w:line="240" w:lineRule="auto"/>
              <w:ind w:left="0" w:hanging="2"/>
              <w:textDirection w:val="lrTb"/>
              <w:rPr>
                <w:sz w:val="24"/>
                <w:szCs w:val="24"/>
              </w:rPr>
            </w:pPr>
            <w:r w:rsidRPr="0E792681">
              <w:rPr>
                <w:b/>
                <w:bCs/>
                <w:sz w:val="24"/>
                <w:szCs w:val="24"/>
              </w:rPr>
              <w:t>Moderator:</w:t>
            </w:r>
            <w:r w:rsidRPr="0E792681">
              <w:rPr>
                <w:sz w:val="24"/>
                <w:szCs w:val="24"/>
              </w:rPr>
              <w:t xml:space="preserve"> </w:t>
            </w:r>
          </w:p>
          <w:p w:rsidR="7D2580B4" w:rsidP="0E792681" w:rsidRDefault="7D2580B4" w14:paraId="7D47E91C" w14:textId="2A7A3F7E">
            <w:pPr>
              <w:ind w:left="0" w:hanging="2"/>
              <w:textDirection w:val="lrTb"/>
            </w:pPr>
            <w:r w:rsidRPr="0E792681">
              <w:rPr>
                <w:b/>
                <w:bCs/>
                <w:sz w:val="24"/>
                <w:szCs w:val="24"/>
              </w:rPr>
              <w:t>Partners</w:t>
            </w:r>
          </w:p>
          <w:p w:rsidR="7D2580B4" w:rsidP="6D0C1489" w:rsidRDefault="7D2580B4" w14:paraId="3D433590" w14:textId="6586136B">
            <w:pPr>
              <w:pStyle w:val="ListParagraph"/>
              <w:numPr>
                <w:ilvl w:val="0"/>
                <w:numId w:val="50"/>
              </w:numPr>
              <w:ind/>
              <w:textDirection w:val="lrTb"/>
              <w:rPr>
                <w:ins w:author="Rukiya Jamal" w:date="2026-10-19T11:31:26.979Z" w16du:dateUtc="2026-10-19T11:31:26.979Z" w:id="1454202216"/>
                <w:sz w:val="24"/>
                <w:szCs w:val="24"/>
              </w:rPr>
            </w:pPr>
            <w:r w:rsidRPr="6D0C1489" w:rsidR="52279AD0">
              <w:rPr>
                <w:sz w:val="24"/>
                <w:szCs w:val="24"/>
              </w:rPr>
              <w:t xml:space="preserve">AAR </w:t>
            </w:r>
          </w:p>
          <w:p w:rsidR="7D2580B4" w:rsidP="6D0C1489" w:rsidRDefault="7D2580B4" w14:paraId="2A45E8E1" w14:textId="1B0388B9">
            <w:pPr>
              <w:pStyle w:val="ListParagraph"/>
              <w:numPr>
                <w:ilvl w:val="0"/>
                <w:numId w:val="50"/>
              </w:numPr>
              <w:ind/>
              <w:textDirection w:val="lrTb"/>
              <w:rPr>
                <w:sz w:val="24"/>
                <w:szCs w:val="24"/>
              </w:rPr>
            </w:pPr>
            <w:ins w:author="Rukiya Jamal" w:date="2026-10-19T11:31:36.273Z" w16du:dateUtc="2026-10-19T11:31:36.273Z" w:id="1352928044">
              <w:r w:rsidRPr="6D0C1489" w:rsidR="5AABE113">
                <w:rPr>
                  <w:sz w:val="24"/>
                  <w:szCs w:val="24"/>
                </w:rPr>
                <w:t>ABSA BANK</w:t>
              </w:r>
            </w:ins>
          </w:p>
        </w:tc>
        <w:tc>
          <w:tcPr>
            <w:tcW w:w="1854" w:type="dxa"/>
            <w:tcMar/>
          </w:tcPr>
          <w:p w:rsidR="00B71803" w:rsidP="0E792681" w:rsidRDefault="6C1A7EED" w14:paraId="121D61F4" w14:textId="7DE208B9">
            <w:pPr>
              <w:spacing w:after="0" w:line="240" w:lineRule="auto"/>
              <w:ind w:left="0" w:hanging="2"/>
              <w:textDirection w:val="lrTb"/>
              <w:rPr>
                <w:b/>
                <w:bCs/>
                <w:sz w:val="24"/>
                <w:szCs w:val="24"/>
              </w:rPr>
            </w:pPr>
            <w:r w:rsidRPr="0E792681">
              <w:rPr>
                <w:b/>
                <w:bCs/>
                <w:sz w:val="24"/>
                <w:szCs w:val="24"/>
              </w:rPr>
              <w:t>Youth and Entrepreneurship Village</w:t>
            </w:r>
          </w:p>
          <w:p w:rsidR="43DF1FA7" w:rsidP="0E792681" w:rsidRDefault="43DF1FA7" w14:paraId="1EEF6C20" w14:textId="24C65AAB">
            <w:pPr>
              <w:spacing w:after="0" w:line="240" w:lineRule="auto"/>
              <w:ind w:left="0" w:hanging="2"/>
              <w:textDirection w:val="lrTb"/>
              <w:rPr>
                <w:b/>
                <w:bCs/>
                <w:sz w:val="24"/>
                <w:szCs w:val="24"/>
              </w:rPr>
            </w:pPr>
          </w:p>
          <w:p w:rsidR="4CFBBEFD" w:rsidP="0E792681" w:rsidRDefault="1C573EA7" w14:paraId="2B45EA6C" w14:textId="34F69C9F">
            <w:pPr>
              <w:spacing w:after="0" w:line="240" w:lineRule="auto"/>
              <w:ind w:left="0" w:hanging="2"/>
              <w:textDirection w:val="lrTb"/>
              <w:rPr>
                <w:b w:val="1"/>
                <w:bCs w:val="1"/>
                <w:sz w:val="24"/>
                <w:szCs w:val="24"/>
              </w:rPr>
            </w:pPr>
            <w:r w:rsidRPr="6D0C1489" w:rsidR="1C573EA7">
              <w:rPr>
                <w:b w:val="1"/>
                <w:bCs w:val="1"/>
                <w:sz w:val="24"/>
                <w:szCs w:val="24"/>
              </w:rPr>
              <w:t xml:space="preserve">Workshop </w:t>
            </w:r>
            <w:r w:rsidRPr="6D0C1489" w:rsidR="5E788541">
              <w:rPr>
                <w:b w:val="1"/>
                <w:bCs w:val="1"/>
                <w:sz w:val="24"/>
                <w:szCs w:val="24"/>
              </w:rPr>
              <w:t>4</w:t>
            </w:r>
            <w:commentRangeStart w:id="503911521"/>
            <w:commentRangeEnd w:id="503911521"/>
            <w:r>
              <w:rPr>
                <w:rStyle w:val="CommentReference"/>
              </w:rPr>
              <w:commentReference w:id="503911521"/>
            </w:r>
          </w:p>
          <w:p w:rsidR="0E792681" w:rsidP="0E792681" w:rsidRDefault="0E792681" w14:paraId="0A4CA752" w14:textId="2540D2C0">
            <w:pPr>
              <w:spacing w:after="0" w:line="240" w:lineRule="auto"/>
              <w:ind w:left="0" w:hanging="2"/>
              <w:textDirection w:val="lrTb"/>
              <w:rPr>
                <w:b/>
                <w:bCs/>
                <w:sz w:val="24"/>
                <w:szCs w:val="24"/>
              </w:rPr>
            </w:pPr>
          </w:p>
          <w:p w:rsidR="3CF9795F" w:rsidP="5763EBA3" w:rsidRDefault="3CF9795F" w14:paraId="19BAC07F" w14:textId="41F2A80F">
            <w:pPr>
              <w:pStyle w:val="Normal"/>
              <w:spacing w:after="0" w:line="240" w:lineRule="auto"/>
              <w:ind w:left="0" w:hanging="2"/>
              <w:textDirection w:val="lrTb"/>
            </w:pPr>
            <w:r w:rsidRPr="6D0C1489" w:rsidR="7448DD96">
              <w:rPr>
                <w:b w:val="1"/>
                <w:bCs w:val="1"/>
                <w:sz w:val="24"/>
                <w:szCs w:val="24"/>
              </w:rPr>
              <w:t xml:space="preserve">Title: </w:t>
            </w:r>
            <w:r w:rsidRPr="6D0C1489" w:rsidR="6003FD72">
              <w:rPr>
                <w:rFonts w:ascii="Calibri" w:hAnsi="Calibri" w:eastAsia="Calibri" w:cs="Calibri"/>
                <w:b w:val="0"/>
                <w:bCs w:val="0"/>
                <w:i w:val="0"/>
                <w:iCs w:val="0"/>
                <w:noProof w:val="0"/>
                <w:color w:val="222222"/>
                <w:sz w:val="24"/>
                <w:szCs w:val="24"/>
                <w:lang w:val="en-US"/>
              </w:rPr>
              <w:t>What Does a Better Coast Look Like? More Jobs, Stronger Businesses</w:t>
            </w:r>
            <w:r w:rsidRPr="6D0C1489" w:rsidR="01C5D9C9">
              <w:rPr>
                <w:rFonts w:ascii="Calibri" w:hAnsi="Calibri" w:eastAsia="Calibri" w:cs="Calibri"/>
                <w:b w:val="0"/>
                <w:bCs w:val="0"/>
                <w:i w:val="0"/>
                <w:iCs w:val="0"/>
                <w:noProof w:val="0"/>
                <w:color w:val="222222"/>
                <w:sz w:val="24"/>
                <w:szCs w:val="24"/>
                <w:lang w:val="en-US"/>
              </w:rPr>
              <w:t>,</w:t>
            </w:r>
            <w:r w:rsidRPr="6D0C1489" w:rsidR="6003FD72">
              <w:rPr>
                <w:rFonts w:ascii="Calibri" w:hAnsi="Calibri" w:eastAsia="Calibri" w:cs="Calibri"/>
                <w:b w:val="0"/>
                <w:bCs w:val="0"/>
                <w:i w:val="0"/>
                <w:iCs w:val="0"/>
                <w:noProof w:val="0"/>
                <w:color w:val="222222"/>
                <w:sz w:val="24"/>
                <w:szCs w:val="24"/>
                <w:lang w:val="en-US"/>
              </w:rPr>
              <w:t xml:space="preserve"> and </w:t>
            </w:r>
            <w:r w:rsidRPr="6D0C1489" w:rsidR="010D08F9">
              <w:rPr>
                <w:rFonts w:ascii="Calibri" w:hAnsi="Calibri" w:eastAsia="Calibri" w:cs="Calibri"/>
                <w:b w:val="0"/>
                <w:bCs w:val="0"/>
                <w:i w:val="0"/>
                <w:iCs w:val="0"/>
                <w:noProof w:val="0"/>
                <w:color w:val="222222"/>
                <w:sz w:val="24"/>
                <w:szCs w:val="24"/>
                <w:lang w:val="en-US"/>
              </w:rPr>
              <w:t>Livable</w:t>
            </w:r>
            <w:r w:rsidRPr="6D0C1489" w:rsidR="5A308BCB">
              <w:rPr>
                <w:rFonts w:ascii="Calibri" w:hAnsi="Calibri" w:eastAsia="Calibri" w:cs="Calibri"/>
                <w:b w:val="0"/>
                <w:bCs w:val="0"/>
                <w:i w:val="0"/>
                <w:iCs w:val="0"/>
                <w:noProof w:val="0"/>
                <w:color w:val="222222"/>
                <w:sz w:val="24"/>
                <w:szCs w:val="24"/>
                <w:lang w:val="en-US"/>
              </w:rPr>
              <w:t xml:space="preserve"> </w:t>
            </w:r>
            <w:r w:rsidRPr="6D0C1489" w:rsidR="6003FD72">
              <w:rPr>
                <w:rFonts w:ascii="Calibri" w:hAnsi="Calibri" w:eastAsia="Calibri" w:cs="Calibri"/>
                <w:b w:val="0"/>
                <w:bCs w:val="0"/>
                <w:i w:val="0"/>
                <w:iCs w:val="0"/>
                <w:noProof w:val="0"/>
                <w:color w:val="222222"/>
                <w:sz w:val="24"/>
                <w:szCs w:val="24"/>
                <w:lang w:val="en-US"/>
              </w:rPr>
              <w:t>Communities</w:t>
            </w:r>
            <w:r w:rsidRPr="6D0C1489" w:rsidR="6003FD72">
              <w:rPr>
                <w:rFonts w:ascii="Calibri" w:hAnsi="Calibri" w:eastAsia="Calibri" w:cs="Calibri"/>
                <w:b w:val="0"/>
                <w:bCs w:val="0"/>
                <w:i w:val="0"/>
                <w:iCs w:val="0"/>
                <w:noProof w:val="0"/>
                <w:color w:val="222222"/>
                <w:sz w:val="24"/>
                <w:szCs w:val="24"/>
                <w:lang w:val="en-US"/>
              </w:rPr>
              <w:t>.</w:t>
            </w:r>
          </w:p>
          <w:p w:rsidR="5763EBA3" w:rsidP="5763EBA3" w:rsidRDefault="5763EBA3" w14:paraId="17B3B88E" w14:textId="503F52E1">
            <w:pPr>
              <w:pStyle w:val="Normal"/>
              <w:spacing w:after="0" w:line="240" w:lineRule="auto"/>
              <w:ind w:left="0" w:hanging="2"/>
              <w:rPr>
                <w:rFonts w:ascii="Calibri" w:hAnsi="Calibri" w:eastAsia="Calibri" w:cs="Calibri"/>
                <w:b w:val="0"/>
                <w:bCs w:val="0"/>
                <w:i w:val="0"/>
                <w:iCs w:val="0"/>
                <w:noProof w:val="0"/>
                <w:color w:val="222222"/>
                <w:sz w:val="24"/>
                <w:szCs w:val="24"/>
                <w:lang w:val="en-US"/>
              </w:rPr>
            </w:pPr>
          </w:p>
          <w:p w:rsidR="3CF9795F" w:rsidP="0E792681" w:rsidRDefault="3CF9795F" w14:paraId="072D4E86" w14:textId="77777777">
            <w:pPr>
              <w:spacing w:after="0" w:line="240" w:lineRule="auto"/>
              <w:ind w:left="0" w:hanging="2"/>
              <w:textDirection w:val="lrTb"/>
            </w:pPr>
            <w:r w:rsidRPr="5763EBA3" w:rsidR="7448DD96">
              <w:rPr>
                <w:b w:val="1"/>
                <w:bCs w:val="1"/>
                <w:sz w:val="24"/>
                <w:szCs w:val="24"/>
              </w:rPr>
              <w:t xml:space="preserve">Venue:  </w:t>
            </w:r>
            <w:r w:rsidRPr="5763EBA3" w:rsidR="7448DD96">
              <w:rPr>
                <w:sz w:val="24"/>
                <w:szCs w:val="24"/>
              </w:rPr>
              <w:t>Main Arena</w:t>
            </w:r>
          </w:p>
          <w:p w:rsidR="5763EBA3" w:rsidP="5763EBA3" w:rsidRDefault="5763EBA3" w14:paraId="72818B55" w14:textId="1299B766">
            <w:pPr>
              <w:spacing w:after="0" w:line="240" w:lineRule="auto"/>
              <w:ind w:left="0" w:hanging="2"/>
              <w:rPr>
                <w:sz w:val="24"/>
                <w:szCs w:val="24"/>
              </w:rPr>
            </w:pPr>
          </w:p>
          <w:p w:rsidR="6566FC2B" w:rsidP="5763EBA3" w:rsidRDefault="6566FC2B" w14:paraId="71F57D71" w14:textId="77A14235">
            <w:pPr>
              <w:pStyle w:val="Normal"/>
              <w:spacing w:after="0" w:line="240" w:lineRule="auto"/>
              <w:ind w:left="0" w:hanging="2"/>
            </w:pPr>
            <w:r w:rsidRPr="6D0C1489" w:rsidR="6566FC2B">
              <w:rPr>
                <w:b w:val="1"/>
                <w:bCs w:val="1"/>
                <w:sz w:val="24"/>
                <w:szCs w:val="24"/>
              </w:rPr>
              <w:t>Keynote Address:</w:t>
            </w:r>
            <w:r w:rsidRPr="6D0C1489" w:rsidR="6566FC2B">
              <w:rPr>
                <w:sz w:val="24"/>
                <w:szCs w:val="24"/>
              </w:rPr>
              <w:t xml:space="preserve"> </w:t>
            </w:r>
            <w:r w:rsidRPr="6D0C1489" w:rsidR="6566FC2B">
              <w:rPr>
                <w:rFonts w:ascii="Calibri" w:hAnsi="Calibri" w:eastAsia="Calibri" w:cs="Calibri"/>
                <w:noProof w:val="0"/>
                <w:sz w:val="24"/>
                <w:szCs w:val="24"/>
                <w:lang w:val="en-US"/>
              </w:rPr>
              <w:t xml:space="preserve">Alice Gugelev, </w:t>
            </w:r>
            <w:r w:rsidRPr="6D0C1489" w:rsidR="6566FC2B">
              <w:rPr>
                <w:rFonts w:ascii="Calibri" w:hAnsi="Calibri" w:eastAsia="Calibri" w:cs="Calibri"/>
                <w:i w:val="1"/>
                <w:iCs w:val="1"/>
                <w:noProof w:val="0"/>
                <w:sz w:val="24"/>
                <w:szCs w:val="24"/>
                <w:lang w:val="en-US"/>
              </w:rPr>
              <w:t>CEO GDI Africa</w:t>
            </w:r>
          </w:p>
          <w:p w:rsidR="3CF9795F" w:rsidP="6D0C1489" w:rsidRDefault="3CF9795F" w14:paraId="47F7C7CF" w14:textId="549B382D">
            <w:pPr>
              <w:pStyle w:val="Normal"/>
              <w:suppressLineNumbers w:val="0"/>
              <w:bidi w:val="0"/>
              <w:spacing w:before="0" w:beforeAutospacing="off" w:after="0" w:afterAutospacing="off" w:line="240" w:lineRule="auto"/>
              <w:ind w:left="0" w:right="0" w:hanging="2"/>
              <w:jc w:val="left"/>
            </w:pPr>
            <w:r w:rsidRPr="6D0C1489" w:rsidR="3CF9795F">
              <w:rPr>
                <w:b w:val="1"/>
                <w:bCs w:val="1"/>
                <w:sz w:val="24"/>
                <w:szCs w:val="24"/>
              </w:rPr>
              <w:t xml:space="preserve">Moderator: </w:t>
            </w:r>
            <w:r w:rsidRPr="6D0C1489" w:rsidR="552CE825">
              <w:rPr>
                <w:sz w:val="24"/>
                <w:szCs w:val="24"/>
              </w:rPr>
              <w:t>John Kashagaki</w:t>
            </w:r>
          </w:p>
          <w:p w:rsidR="3CF9795F" w:rsidP="0E792681" w:rsidRDefault="3CF9795F" w14:paraId="3280803F" w14:textId="77777777">
            <w:pPr>
              <w:spacing w:after="0" w:line="240" w:lineRule="auto"/>
              <w:ind w:left="0" w:hanging="2"/>
              <w:textDirection w:val="lrTb"/>
              <w:rPr>
                <w:b/>
                <w:bCs/>
                <w:sz w:val="24"/>
                <w:szCs w:val="24"/>
              </w:rPr>
            </w:pPr>
            <w:r w:rsidRPr="6D0C1489" w:rsidR="7448DD96">
              <w:rPr>
                <w:b w:val="1"/>
                <w:bCs w:val="1"/>
                <w:sz w:val="24"/>
                <w:szCs w:val="24"/>
              </w:rPr>
              <w:t>Partners:</w:t>
            </w:r>
          </w:p>
          <w:p w:rsidRPr="00E372AA" w:rsidR="00B71803" w:rsidP="6D0C1489" w:rsidRDefault="00B71803" w14:paraId="2F6CF438" w14:textId="5494C4B1">
            <w:pPr>
              <w:shd w:val="clear" w:color="auto" w:fill="FFFFFF" w:themeFill="background1"/>
              <w:spacing w:before="0" w:beforeAutospacing="off" w:after="0" w:afterAutospacing="off" w:line="300" w:lineRule="auto"/>
              <w:ind/>
              <w:jc w:val="left"/>
              <w:textDirection w:val="lrTb"/>
            </w:pPr>
            <w:r w:rsidRPr="6D0C1489" w:rsidR="3102CC04">
              <w:rPr>
                <w:rFonts w:ascii="Segoe UI" w:hAnsi="Segoe UI" w:eastAsia="Segoe UI" w:cs="Segoe UI"/>
                <w:b w:val="0"/>
                <w:bCs w:val="0"/>
                <w:i w:val="0"/>
                <w:iCs w:val="0"/>
                <w:caps w:val="0"/>
                <w:smallCaps w:val="0"/>
                <w:noProof w:val="0"/>
                <w:color w:val="242424"/>
                <w:sz w:val="21"/>
                <w:szCs w:val="21"/>
                <w:lang w:val="en-US"/>
              </w:rPr>
              <w:t xml:space="preserve">1.Jenny Nuccio, </w:t>
            </w:r>
            <w:r w:rsidRPr="6D0C1489" w:rsidR="3102CC04">
              <w:rPr>
                <w:rFonts w:ascii="Segoe UI" w:hAnsi="Segoe UI" w:eastAsia="Segoe UI" w:cs="Segoe UI"/>
                <w:b w:val="0"/>
                <w:bCs w:val="0"/>
                <w:i w:val="1"/>
                <w:iCs w:val="1"/>
                <w:caps w:val="0"/>
                <w:smallCaps w:val="0"/>
                <w:noProof w:val="0"/>
                <w:color w:val="242424"/>
                <w:sz w:val="21"/>
                <w:szCs w:val="21"/>
                <w:lang w:val="en-US"/>
              </w:rPr>
              <w:t>Founder, Imani Collective</w:t>
            </w:r>
            <w:r w:rsidRPr="6D0C1489" w:rsidR="3102CC04">
              <w:rPr>
                <w:rFonts w:ascii="Segoe UI" w:hAnsi="Segoe UI" w:eastAsia="Segoe UI" w:cs="Segoe UI"/>
                <w:b w:val="0"/>
                <w:bCs w:val="0"/>
                <w:i w:val="0"/>
                <w:iCs w:val="0"/>
                <w:caps w:val="0"/>
                <w:smallCaps w:val="0"/>
                <w:noProof w:val="0"/>
                <w:color w:val="242424"/>
                <w:sz w:val="21"/>
                <w:szCs w:val="21"/>
                <w:lang w:val="en-US"/>
              </w:rPr>
              <w:t xml:space="preserve"> </w:t>
            </w:r>
          </w:p>
          <w:p w:rsidRPr="00E372AA" w:rsidR="00B71803" w:rsidP="6D0C1489" w:rsidRDefault="00B71803" w14:paraId="6390D4B0" w14:textId="43B87918">
            <w:pPr>
              <w:shd w:val="clear" w:color="auto" w:fill="FFFFFF" w:themeFill="background1"/>
              <w:spacing w:before="0" w:beforeAutospacing="off" w:after="0" w:afterAutospacing="off" w:line="300" w:lineRule="auto"/>
              <w:ind/>
              <w:jc w:val="left"/>
              <w:textDirection w:val="lrTb"/>
            </w:pPr>
            <w:r w:rsidRPr="6D0C1489" w:rsidR="3102CC04">
              <w:rPr>
                <w:rFonts w:ascii="Segoe UI" w:hAnsi="Segoe UI" w:eastAsia="Segoe UI" w:cs="Segoe UI"/>
                <w:b w:val="0"/>
                <w:bCs w:val="0"/>
                <w:i w:val="0"/>
                <w:iCs w:val="0"/>
                <w:caps w:val="0"/>
                <w:smallCaps w:val="0"/>
                <w:noProof w:val="0"/>
                <w:color w:val="242424"/>
                <w:sz w:val="21"/>
                <w:szCs w:val="21"/>
                <w:lang w:val="en-US"/>
              </w:rPr>
              <w:t xml:space="preserve">2.Peter Gitata, </w:t>
            </w:r>
            <w:r w:rsidRPr="6D0C1489" w:rsidR="3102CC04">
              <w:rPr>
                <w:rFonts w:ascii="Segoe UI" w:hAnsi="Segoe UI" w:eastAsia="Segoe UI" w:cs="Segoe UI"/>
                <w:b w:val="0"/>
                <w:bCs w:val="0"/>
                <w:i w:val="1"/>
                <w:iCs w:val="1"/>
                <w:caps w:val="0"/>
                <w:smallCaps w:val="0"/>
                <w:noProof w:val="0"/>
                <w:color w:val="242424"/>
                <w:sz w:val="21"/>
                <w:szCs w:val="21"/>
                <w:lang w:val="en-US"/>
              </w:rPr>
              <w:t>Peshwood Enterprise</w:t>
            </w:r>
            <w:r w:rsidRPr="6D0C1489" w:rsidR="3102CC04">
              <w:rPr>
                <w:rFonts w:ascii="Segoe UI" w:hAnsi="Segoe UI" w:eastAsia="Segoe UI" w:cs="Segoe UI"/>
                <w:b w:val="0"/>
                <w:bCs w:val="0"/>
                <w:i w:val="0"/>
                <w:iCs w:val="0"/>
                <w:caps w:val="0"/>
                <w:smallCaps w:val="0"/>
                <w:noProof w:val="0"/>
                <w:color w:val="242424"/>
                <w:sz w:val="21"/>
                <w:szCs w:val="21"/>
                <w:lang w:val="en-US"/>
              </w:rPr>
              <w:t xml:space="preserve"> </w:t>
            </w:r>
          </w:p>
          <w:p w:rsidRPr="00E372AA" w:rsidR="00B71803" w:rsidP="6D0C1489" w:rsidRDefault="00B71803" w14:paraId="7AE78977" w14:textId="6407A636">
            <w:pPr>
              <w:shd w:val="clear" w:color="auto" w:fill="FFFFFF" w:themeFill="background1"/>
              <w:spacing w:before="0" w:beforeAutospacing="off" w:after="0" w:afterAutospacing="off" w:line="300" w:lineRule="auto"/>
              <w:ind/>
              <w:jc w:val="left"/>
              <w:textDirection w:val="lrTb"/>
            </w:pPr>
            <w:r w:rsidRPr="6D0C1489" w:rsidR="3102CC04">
              <w:rPr>
                <w:rFonts w:ascii="Segoe UI" w:hAnsi="Segoe UI" w:eastAsia="Segoe UI" w:cs="Segoe UI"/>
                <w:b w:val="0"/>
                <w:bCs w:val="0"/>
                <w:i w:val="0"/>
                <w:iCs w:val="0"/>
                <w:caps w:val="0"/>
                <w:smallCaps w:val="0"/>
                <w:noProof w:val="0"/>
                <w:color w:val="242424"/>
                <w:sz w:val="21"/>
                <w:szCs w:val="21"/>
                <w:lang w:val="en-US"/>
              </w:rPr>
              <w:t xml:space="preserve">3.Firdaus Anwar, Seraphic </w:t>
            </w:r>
            <w:r w:rsidRPr="6D0C1489" w:rsidR="3102CC04">
              <w:rPr>
                <w:rFonts w:ascii="Segoe UI" w:hAnsi="Segoe UI" w:eastAsia="Segoe UI" w:cs="Segoe UI"/>
                <w:b w:val="0"/>
                <w:bCs w:val="0"/>
                <w:i w:val="1"/>
                <w:iCs w:val="1"/>
                <w:caps w:val="0"/>
                <w:smallCaps w:val="0"/>
                <w:noProof w:val="0"/>
                <w:color w:val="242424"/>
                <w:sz w:val="21"/>
                <w:szCs w:val="21"/>
                <w:lang w:val="en-US"/>
              </w:rPr>
              <w:t>Events</w:t>
            </w:r>
            <w:r w:rsidRPr="6D0C1489" w:rsidR="3102CC04">
              <w:rPr>
                <w:rFonts w:ascii="Segoe UI" w:hAnsi="Segoe UI" w:eastAsia="Segoe UI" w:cs="Segoe UI"/>
                <w:b w:val="0"/>
                <w:bCs w:val="0"/>
                <w:i w:val="0"/>
                <w:iCs w:val="0"/>
                <w:caps w:val="0"/>
                <w:smallCaps w:val="0"/>
                <w:noProof w:val="0"/>
                <w:color w:val="242424"/>
                <w:sz w:val="21"/>
                <w:szCs w:val="21"/>
                <w:lang w:val="en-US"/>
              </w:rPr>
              <w:t xml:space="preserve"> </w:t>
            </w:r>
          </w:p>
          <w:p w:rsidRPr="00E372AA" w:rsidR="00B71803" w:rsidP="6D0C1489" w:rsidRDefault="00B71803" w14:paraId="700E58BB" w14:textId="6DB624DB">
            <w:pPr>
              <w:shd w:val="clear" w:color="auto" w:fill="FFFFFF" w:themeFill="background1"/>
              <w:spacing w:before="0" w:beforeAutospacing="off" w:after="0" w:afterAutospacing="off" w:line="300" w:lineRule="auto"/>
              <w:ind/>
              <w:jc w:val="left"/>
              <w:textDirection w:val="lrTb"/>
            </w:pPr>
            <w:r w:rsidRPr="6D0C1489" w:rsidR="3102CC04">
              <w:rPr>
                <w:rFonts w:ascii="Segoe UI" w:hAnsi="Segoe UI" w:eastAsia="Segoe UI" w:cs="Segoe UI"/>
                <w:b w:val="0"/>
                <w:bCs w:val="0"/>
                <w:i w:val="0"/>
                <w:iCs w:val="0"/>
                <w:caps w:val="0"/>
                <w:smallCaps w:val="0"/>
                <w:noProof w:val="0"/>
                <w:color w:val="242424"/>
                <w:sz w:val="21"/>
                <w:szCs w:val="21"/>
                <w:lang w:val="en-US"/>
              </w:rPr>
              <w:t xml:space="preserve">4.Kevin </w:t>
            </w:r>
            <w:r w:rsidRPr="6D0C1489" w:rsidR="3102CC04">
              <w:rPr>
                <w:rFonts w:ascii="Segoe UI" w:hAnsi="Segoe UI" w:eastAsia="Segoe UI" w:cs="Segoe UI"/>
                <w:b w:val="0"/>
                <w:bCs w:val="0"/>
                <w:i w:val="0"/>
                <w:iCs w:val="0"/>
                <w:caps w:val="0"/>
                <w:smallCaps w:val="0"/>
                <w:noProof w:val="0"/>
                <w:color w:val="242424"/>
                <w:sz w:val="21"/>
                <w:szCs w:val="21"/>
                <w:lang w:val="en-US"/>
              </w:rPr>
              <w:t>Nyamweya ,</w:t>
            </w:r>
            <w:r w:rsidRPr="6D0C1489" w:rsidR="3102CC04">
              <w:rPr>
                <w:rFonts w:ascii="Segoe UI" w:hAnsi="Segoe UI" w:eastAsia="Segoe UI" w:cs="Segoe UI"/>
                <w:b w:val="0"/>
                <w:bCs w:val="0"/>
                <w:i w:val="1"/>
                <w:iCs w:val="1"/>
                <w:caps w:val="0"/>
                <w:smallCaps w:val="0"/>
                <w:noProof w:val="0"/>
                <w:color w:val="242424"/>
                <w:sz w:val="21"/>
                <w:szCs w:val="21"/>
                <w:lang w:val="en-US"/>
              </w:rPr>
              <w:t>Economic</w:t>
            </w:r>
            <w:r w:rsidRPr="6D0C1489" w:rsidR="3102CC04">
              <w:rPr>
                <w:rFonts w:ascii="Segoe UI" w:hAnsi="Segoe UI" w:eastAsia="Segoe UI" w:cs="Segoe UI"/>
                <w:b w:val="0"/>
                <w:bCs w:val="0"/>
                <w:i w:val="1"/>
                <w:iCs w:val="1"/>
                <w:caps w:val="0"/>
                <w:smallCaps w:val="0"/>
                <w:noProof w:val="0"/>
                <w:color w:val="242424"/>
                <w:sz w:val="21"/>
                <w:szCs w:val="21"/>
                <w:lang w:val="en-US"/>
              </w:rPr>
              <w:t xml:space="preserve"> Development Investment Council</w:t>
            </w:r>
          </w:p>
          <w:p w:rsidRPr="00E372AA" w:rsidR="00B71803" w:rsidP="6D0C1489" w:rsidRDefault="00B71803" w14:paraId="44C9BEB9" w14:textId="47BFAE5D">
            <w:pPr>
              <w:pStyle w:val="Normal"/>
              <w:spacing w:after="0" w:line="240" w:lineRule="auto"/>
              <w:ind w:left="0" w:hanging="0"/>
              <w:textDirection w:val="lrTb"/>
              <w:rPr>
                <w:rFonts w:ascii="Calibri" w:hAnsi="Calibri" w:eastAsia="Calibri" w:cs="Calibri"/>
                <w:i w:val="1"/>
                <w:iCs w:val="1"/>
                <w:noProof w:val="0"/>
                <w:color w:val="222222"/>
                <w:sz w:val="24"/>
                <w:szCs w:val="24"/>
                <w:lang w:val="en-US"/>
              </w:rPr>
            </w:pPr>
          </w:p>
        </w:tc>
      </w:tr>
      <w:tr w:rsidRPr="00E372AA" w:rsidR="00203B99" w:rsidTr="6D0C1489" w14:paraId="7165F952" w14:textId="77777777">
        <w:trPr>
          <w:trHeight w:val="300"/>
        </w:trPr>
        <w:tc>
          <w:tcPr>
            <w:tcW w:w="2263" w:type="dxa"/>
            <w:tcMar/>
          </w:tcPr>
          <w:p w:rsidRPr="00E372AA" w:rsidR="00203B99" w:rsidP="0E792681" w:rsidRDefault="28680C0C" w14:paraId="25114450" w14:textId="471E7D1B">
            <w:pPr>
              <w:spacing w:after="0" w:line="240" w:lineRule="auto"/>
              <w:ind w:left="0" w:hanging="2"/>
              <w:textDirection w:val="lrTb"/>
              <w:rPr>
                <w:sz w:val="24"/>
                <w:szCs w:val="24"/>
              </w:rPr>
            </w:pPr>
            <w:r w:rsidRPr="0E792681">
              <w:rPr>
                <w:sz w:val="24"/>
                <w:szCs w:val="24"/>
              </w:rPr>
              <w:t>7:00 PM- 9 PM</w:t>
            </w:r>
          </w:p>
          <w:p w:rsidRPr="00E372AA" w:rsidR="00203B99" w:rsidP="0E792681" w:rsidRDefault="00203B99" w14:paraId="351369FB" w14:textId="1D66D0EC">
            <w:pPr>
              <w:spacing w:after="0" w:line="240" w:lineRule="auto"/>
              <w:ind w:left="0" w:hanging="2"/>
              <w:textDirection w:val="lrTb"/>
              <w:rPr>
                <w:sz w:val="24"/>
                <w:szCs w:val="24"/>
              </w:rPr>
            </w:pPr>
          </w:p>
        </w:tc>
        <w:tc>
          <w:tcPr>
            <w:tcW w:w="7626" w:type="dxa"/>
            <w:gridSpan w:val="4"/>
            <w:tcMar/>
          </w:tcPr>
          <w:p w:rsidR="0E792681" w:rsidRDefault="0E792681" w14:paraId="39F8EA48" w14:textId="77777777">
            <w:pPr>
              <w:ind w:left="0" w:hanging="2"/>
              <w:textDirection w:val="lrTb"/>
            </w:pPr>
          </w:p>
        </w:tc>
      </w:tr>
    </w:tbl>
    <w:p w:rsidR="43DF1FA7" w:rsidP="0E792681" w:rsidRDefault="43DF1FA7" w14:paraId="7B8FEC53" w14:textId="4BCF00EA">
      <w:pPr>
        <w:ind w:left="0" w:hanging="2"/>
        <w:rPr>
          <w:sz w:val="24"/>
          <w:szCs w:val="24"/>
        </w:rPr>
      </w:pPr>
    </w:p>
    <w:p w:rsidR="7B551EA7" w:rsidP="0E792681" w:rsidRDefault="7B551EA7" w14:paraId="5930DA4C" w14:textId="2BDBB2E6">
      <w:pPr>
        <w:ind w:left="0" w:hanging="2"/>
        <w:rPr>
          <w:sz w:val="24"/>
          <w:szCs w:val="24"/>
        </w:rPr>
      </w:pPr>
    </w:p>
    <w:p w:rsidR="7B551EA7" w:rsidP="0E792681" w:rsidRDefault="7B551EA7" w14:paraId="036A55C6" w14:textId="07D34035">
      <w:pPr>
        <w:ind w:left="0" w:hanging="2"/>
        <w:rPr>
          <w:sz w:val="24"/>
          <w:szCs w:val="24"/>
        </w:rPr>
      </w:pPr>
    </w:p>
    <w:p w:rsidRPr="00E372AA" w:rsidR="00203B99" w:rsidP="0E792681" w:rsidRDefault="547D95D4" w14:paraId="463A2033" w14:textId="0661ABEC">
      <w:pPr>
        <w:ind w:left="0" w:hanging="2"/>
        <w:rPr>
          <w:sz w:val="24"/>
          <w:szCs w:val="24"/>
        </w:rPr>
      </w:pPr>
      <w:r w:rsidRPr="0E792681">
        <w:rPr>
          <w:b/>
          <w:bCs/>
          <w:sz w:val="24"/>
          <w:szCs w:val="24"/>
        </w:rPr>
        <w:t>Day 3</w:t>
      </w:r>
      <w:r w:rsidRPr="0E792681">
        <w:rPr>
          <w:sz w:val="24"/>
          <w:szCs w:val="24"/>
        </w:rPr>
        <w:t xml:space="preserve">: </w:t>
      </w:r>
    </w:p>
    <w:p w:rsidRPr="00E372AA" w:rsidR="00203B99" w:rsidP="0E792681" w:rsidRDefault="547D95D4" w14:paraId="3EF222B7" w14:textId="6C0D3467">
      <w:pPr>
        <w:ind w:left="0" w:hanging="2"/>
        <w:rPr>
          <w:sz w:val="24"/>
          <w:szCs w:val="24"/>
        </w:rPr>
      </w:pPr>
      <w:r w:rsidRPr="0E792681">
        <w:rPr>
          <w:b/>
          <w:bCs/>
          <w:sz w:val="24"/>
          <w:szCs w:val="24"/>
        </w:rPr>
        <w:t>Theme</w:t>
      </w:r>
      <w:r w:rsidRPr="0E792681">
        <w:rPr>
          <w:sz w:val="24"/>
          <w:szCs w:val="24"/>
        </w:rPr>
        <w:t xml:space="preserve">: </w:t>
      </w:r>
    </w:p>
    <w:tbl>
      <w:tblPr>
        <w:tblW w:w="935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3"/>
        <w:gridCol w:w="2362"/>
        <w:gridCol w:w="2362"/>
        <w:gridCol w:w="2363"/>
      </w:tblGrid>
      <w:tr w:rsidRPr="00E372AA" w:rsidR="00203B99" w:rsidTr="6D0C1489" w14:paraId="25D66BA2" w14:textId="77777777">
        <w:tc>
          <w:tcPr>
            <w:tcW w:w="2263" w:type="dxa"/>
            <w:tcMar/>
          </w:tcPr>
          <w:p w:rsidRPr="00E372AA" w:rsidR="00203B99" w:rsidP="0E792681" w:rsidRDefault="547D95D4" w14:paraId="6A2A9D52" w14:textId="77777777">
            <w:pPr>
              <w:spacing w:after="0" w:line="240" w:lineRule="auto"/>
              <w:ind w:left="0" w:hanging="2"/>
              <w:rPr>
                <w:sz w:val="24"/>
                <w:szCs w:val="24"/>
              </w:rPr>
            </w:pPr>
            <w:r w:rsidRPr="0E792681">
              <w:rPr>
                <w:sz w:val="24"/>
                <w:szCs w:val="24"/>
              </w:rPr>
              <w:t xml:space="preserve">Time </w:t>
            </w:r>
          </w:p>
        </w:tc>
        <w:tc>
          <w:tcPr>
            <w:tcW w:w="7087" w:type="dxa"/>
            <w:gridSpan w:val="3"/>
            <w:tcMar/>
          </w:tcPr>
          <w:p w:rsidRPr="00E372AA" w:rsidR="00203B99" w:rsidP="0E792681" w:rsidRDefault="547D95D4" w14:paraId="7FE240A1" w14:textId="77777777">
            <w:pPr>
              <w:spacing w:after="0" w:line="240" w:lineRule="auto"/>
              <w:ind w:left="0" w:hanging="2"/>
              <w:rPr>
                <w:sz w:val="24"/>
                <w:szCs w:val="24"/>
              </w:rPr>
            </w:pPr>
            <w:r w:rsidRPr="0E792681">
              <w:rPr>
                <w:sz w:val="24"/>
                <w:szCs w:val="24"/>
              </w:rPr>
              <w:t xml:space="preserve">Event </w:t>
            </w:r>
          </w:p>
        </w:tc>
      </w:tr>
      <w:tr w:rsidRPr="00E372AA" w:rsidR="00203B99" w:rsidTr="6D0C1489" w14:paraId="5C968E8D" w14:textId="77777777">
        <w:tc>
          <w:tcPr>
            <w:tcW w:w="2263" w:type="dxa"/>
            <w:tcMar/>
          </w:tcPr>
          <w:p w:rsidRPr="00E372AA" w:rsidR="00203B99" w:rsidP="0E792681" w:rsidRDefault="547D95D4" w14:paraId="2DEBE52B" w14:textId="77777777">
            <w:pPr>
              <w:spacing w:after="0" w:line="240" w:lineRule="auto"/>
              <w:ind w:left="0" w:hanging="2"/>
              <w:rPr>
                <w:sz w:val="24"/>
                <w:szCs w:val="24"/>
              </w:rPr>
            </w:pPr>
            <w:r w:rsidRPr="0E792681">
              <w:rPr>
                <w:sz w:val="24"/>
                <w:szCs w:val="24"/>
              </w:rPr>
              <w:t>8:30 AM – 9:00 AM</w:t>
            </w:r>
          </w:p>
        </w:tc>
        <w:tc>
          <w:tcPr>
            <w:tcW w:w="7087" w:type="dxa"/>
            <w:gridSpan w:val="3"/>
            <w:tcMar/>
          </w:tcPr>
          <w:p w:rsidRPr="00E372AA" w:rsidR="00203B99" w:rsidP="0E792681" w:rsidRDefault="547D95D4" w14:paraId="4DC368C1" w14:textId="77777777">
            <w:pPr>
              <w:spacing w:after="0" w:line="240" w:lineRule="auto"/>
              <w:ind w:left="0" w:hanging="2"/>
              <w:rPr>
                <w:sz w:val="24"/>
                <w:szCs w:val="24"/>
              </w:rPr>
            </w:pPr>
            <w:r w:rsidRPr="0E792681">
              <w:rPr>
                <w:sz w:val="24"/>
                <w:szCs w:val="24"/>
              </w:rPr>
              <w:t>Arrival and Registration</w:t>
            </w:r>
          </w:p>
        </w:tc>
      </w:tr>
      <w:tr w:rsidRPr="00E372AA" w:rsidR="00203B99" w:rsidTr="6D0C1489" w14:paraId="2D9CE7F7" w14:textId="77777777">
        <w:tc>
          <w:tcPr>
            <w:tcW w:w="2263" w:type="dxa"/>
            <w:tcMar/>
          </w:tcPr>
          <w:p w:rsidRPr="00E372AA" w:rsidR="00203B99" w:rsidP="0E792681" w:rsidRDefault="547D95D4" w14:paraId="16E79A48" w14:textId="719A094C">
            <w:pPr>
              <w:spacing w:after="0" w:line="240" w:lineRule="auto"/>
              <w:ind w:left="0" w:hanging="2"/>
              <w:rPr>
                <w:sz w:val="24"/>
                <w:szCs w:val="24"/>
              </w:rPr>
            </w:pPr>
            <w:r w:rsidRPr="0E792681">
              <w:rPr>
                <w:sz w:val="24"/>
                <w:szCs w:val="24"/>
              </w:rPr>
              <w:t>9:00 AM</w:t>
            </w:r>
            <w:r w:rsidRPr="0E792681" w:rsidR="6DF7BA8D">
              <w:rPr>
                <w:sz w:val="24"/>
                <w:szCs w:val="24"/>
              </w:rPr>
              <w:t>-</w:t>
            </w:r>
            <w:r w:rsidRPr="0E792681">
              <w:rPr>
                <w:sz w:val="24"/>
                <w:szCs w:val="24"/>
              </w:rPr>
              <w:t xml:space="preserve"> 10:</w:t>
            </w:r>
            <w:r w:rsidRPr="0E792681" w:rsidR="1A28427B">
              <w:rPr>
                <w:sz w:val="24"/>
                <w:szCs w:val="24"/>
              </w:rPr>
              <w:t>15</w:t>
            </w:r>
            <w:r w:rsidRPr="0E792681">
              <w:rPr>
                <w:sz w:val="24"/>
                <w:szCs w:val="24"/>
              </w:rPr>
              <w:t xml:space="preserve"> AM </w:t>
            </w:r>
          </w:p>
        </w:tc>
        <w:tc>
          <w:tcPr>
            <w:tcW w:w="7087" w:type="dxa"/>
            <w:gridSpan w:val="3"/>
            <w:tcMar/>
          </w:tcPr>
          <w:p w:rsidR="00203B99" w:rsidP="0E792681" w:rsidRDefault="1A28427B" w14:paraId="4E167494" w14:textId="7E676D9F">
            <w:pPr>
              <w:spacing w:after="0" w:line="240" w:lineRule="auto"/>
              <w:ind w:left="0" w:hanging="2"/>
              <w:rPr>
                <w:b/>
                <w:bCs/>
                <w:sz w:val="24"/>
                <w:szCs w:val="24"/>
              </w:rPr>
            </w:pPr>
            <w:r w:rsidRPr="0E792681">
              <w:rPr>
                <w:b/>
                <w:bCs/>
                <w:sz w:val="24"/>
                <w:szCs w:val="24"/>
              </w:rPr>
              <w:t>Fireside Chat 2</w:t>
            </w:r>
          </w:p>
          <w:p w:rsidR="00577EC8" w:rsidP="0E792681" w:rsidRDefault="00577EC8" w14:paraId="5DD402FE" w14:textId="77777777">
            <w:pPr>
              <w:spacing w:after="0" w:line="240" w:lineRule="auto"/>
              <w:ind w:left="0" w:hanging="2"/>
              <w:rPr>
                <w:b/>
                <w:bCs/>
                <w:sz w:val="24"/>
                <w:szCs w:val="24"/>
              </w:rPr>
            </w:pPr>
          </w:p>
          <w:p w:rsidRPr="00577EC8" w:rsidR="00577EC8" w:rsidP="0E792681" w:rsidRDefault="1A28427B" w14:paraId="0AE98CF8" w14:textId="424EA775">
            <w:pPr>
              <w:spacing w:after="0" w:line="240" w:lineRule="auto"/>
              <w:ind w:left="0" w:hanging="2"/>
              <w:rPr>
                <w:b/>
                <w:bCs/>
                <w:sz w:val="24"/>
                <w:szCs w:val="24"/>
              </w:rPr>
            </w:pPr>
            <w:r w:rsidRPr="0E792681">
              <w:rPr>
                <w:b/>
                <w:bCs/>
                <w:sz w:val="24"/>
                <w:szCs w:val="24"/>
              </w:rPr>
              <w:t xml:space="preserve">Title: </w:t>
            </w:r>
            <w:r w:rsidRPr="0E792681">
              <w:rPr>
                <w:sz w:val="24"/>
                <w:szCs w:val="24"/>
              </w:rPr>
              <w:t>Kenya’s Position in AI for the Next 5 Years</w:t>
            </w:r>
          </w:p>
          <w:p w:rsidR="00203B99" w:rsidP="0E792681" w:rsidRDefault="547D95D4" w14:paraId="4E8322FD" w14:textId="3603A1E6">
            <w:pPr>
              <w:spacing w:after="0" w:line="240" w:lineRule="auto"/>
              <w:ind w:left="0" w:hanging="2"/>
            </w:pPr>
            <w:r w:rsidRPr="6D0C1489" w:rsidR="547D95D4">
              <w:rPr>
                <w:b w:val="1"/>
                <w:bCs w:val="1"/>
                <w:sz w:val="24"/>
                <w:szCs w:val="24"/>
              </w:rPr>
              <w:t>Venue</w:t>
            </w:r>
            <w:r w:rsidRPr="6D0C1489" w:rsidR="6AABBD71">
              <w:rPr>
                <w:sz w:val="24"/>
                <w:szCs w:val="24"/>
              </w:rPr>
              <w:t>:</w:t>
            </w:r>
            <w:r w:rsidRPr="6D0C1489" w:rsidR="547D95D4">
              <w:rPr>
                <w:sz w:val="24"/>
                <w:szCs w:val="24"/>
              </w:rPr>
              <w:t xml:space="preserve"> Main Arena</w:t>
            </w:r>
          </w:p>
          <w:p w:rsidR="0A4F6C3B" w:rsidP="6D0C1489" w:rsidRDefault="0A4F6C3B" w14:paraId="53DB3D0A" w14:textId="6D1D601E">
            <w:pPr>
              <w:pStyle w:val="Normal"/>
              <w:spacing w:after="0" w:line="240" w:lineRule="auto"/>
              <w:ind w:left="0" w:hanging="2"/>
            </w:pPr>
            <w:r w:rsidRPr="6D0C1489" w:rsidR="0A4F6C3B">
              <w:rPr>
                <w:b w:val="1"/>
                <w:bCs w:val="1"/>
                <w:sz w:val="24"/>
                <w:szCs w:val="24"/>
              </w:rPr>
              <w:t xml:space="preserve">Keynote address: </w:t>
            </w:r>
          </w:p>
          <w:p w:rsidR="0A4F6C3B" w:rsidP="6D0C1489" w:rsidRDefault="0A4F6C3B" w14:paraId="22BC2C81" w14:textId="2AD4A788">
            <w:pPr>
              <w:pStyle w:val="ListParagraph"/>
              <w:numPr>
                <w:ilvl w:val="0"/>
                <w:numId w:val="51"/>
              </w:numPr>
              <w:spacing w:after="0" w:line="240" w:lineRule="auto"/>
              <w:rPr>
                <w:rFonts w:ascii="Calibri" w:hAnsi="Calibri" w:eastAsia="Calibri" w:cs="Calibri"/>
                <w:b w:val="0"/>
                <w:bCs w:val="0"/>
                <w:i w:val="1"/>
                <w:iCs w:val="1"/>
                <w:caps w:val="0"/>
                <w:smallCaps w:val="0"/>
                <w:noProof w:val="0"/>
                <w:color w:val="111111"/>
                <w:sz w:val="24"/>
                <w:szCs w:val="24"/>
                <w:lang w:val="en-US"/>
              </w:rPr>
            </w:pPr>
            <w:r w:rsidRPr="6D0C1489" w:rsidR="0A4F6C3B">
              <w:rPr>
                <w:rFonts w:ascii="Calibri" w:hAnsi="Calibri" w:eastAsia="Calibri" w:cs="Calibri"/>
                <w:b w:val="0"/>
                <w:bCs w:val="0"/>
                <w:i w:val="0"/>
                <w:iCs w:val="0"/>
                <w:caps w:val="0"/>
                <w:smallCaps w:val="0"/>
                <w:noProof w:val="0"/>
                <w:color w:val="111111"/>
                <w:sz w:val="24"/>
                <w:szCs w:val="24"/>
                <w:lang w:val="en-US"/>
              </w:rPr>
              <w:t>Shaheen Nilofer</w:t>
            </w:r>
            <w:r w:rsidRPr="6D0C1489" w:rsidR="0A4F6C3B">
              <w:rPr>
                <w:rFonts w:ascii="Calibri" w:hAnsi="Calibri" w:eastAsia="Calibri" w:cs="Calibri"/>
                <w:b w:val="0"/>
                <w:bCs w:val="0"/>
                <w:i w:val="0"/>
                <w:iCs w:val="0"/>
                <w:caps w:val="0"/>
                <w:smallCaps w:val="0"/>
                <w:noProof w:val="0"/>
                <w:color w:val="111111"/>
                <w:sz w:val="24"/>
                <w:szCs w:val="24"/>
                <w:lang w:val="en-US"/>
              </w:rPr>
              <w:t xml:space="preserve">, </w:t>
            </w:r>
            <w:r w:rsidRPr="6D0C1489" w:rsidR="0A4F6C3B">
              <w:rPr>
                <w:rFonts w:ascii="Calibri" w:hAnsi="Calibri" w:eastAsia="Calibri" w:cs="Calibri"/>
                <w:b w:val="0"/>
                <w:bCs w:val="0"/>
                <w:i w:val="1"/>
                <w:iCs w:val="1"/>
                <w:caps w:val="0"/>
                <w:smallCaps w:val="0"/>
                <w:noProof w:val="0"/>
                <w:color w:val="111111"/>
                <w:sz w:val="24"/>
                <w:szCs w:val="24"/>
                <w:lang w:val="en-US"/>
              </w:rPr>
              <w:t>UNICEF Representative to Kenya</w:t>
            </w:r>
          </w:p>
          <w:p w:rsidR="441E9224" w:rsidP="6D0C1489" w:rsidRDefault="441E9224" w14:paraId="0ACAFCCF" w14:textId="7D6D2E64">
            <w:pPr>
              <w:pStyle w:val="ListParagraph"/>
              <w:numPr>
                <w:ilvl w:val="0"/>
                <w:numId w:val="51"/>
              </w:numPr>
              <w:spacing w:after="0" w:line="240" w:lineRule="auto"/>
              <w:rPr>
                <w:rFonts w:ascii="Calibri" w:hAnsi="Calibri" w:eastAsia="Calibri" w:cs="Calibri"/>
                <w:b w:val="0"/>
                <w:bCs w:val="0"/>
                <w:i w:val="1"/>
                <w:iCs w:val="1"/>
                <w:caps w:val="0"/>
                <w:smallCaps w:val="0"/>
                <w:noProof w:val="0"/>
                <w:color w:val="111111"/>
                <w:sz w:val="24"/>
                <w:szCs w:val="24"/>
                <w:lang w:val="en-US"/>
              </w:rPr>
            </w:pPr>
            <w:r w:rsidRPr="6D0C1489" w:rsidR="441E9224">
              <w:rPr>
                <w:rFonts w:ascii="Calibri" w:hAnsi="Calibri" w:eastAsia="Calibri" w:cs="Calibri"/>
                <w:b w:val="0"/>
                <w:bCs w:val="0"/>
                <w:i w:val="0"/>
                <w:iCs w:val="0"/>
                <w:caps w:val="0"/>
                <w:smallCaps w:val="0"/>
                <w:noProof w:val="0"/>
                <w:color w:val="111111"/>
                <w:sz w:val="24"/>
                <w:szCs w:val="24"/>
                <w:lang w:val="en-US"/>
              </w:rPr>
              <w:t xml:space="preserve">Sebastian </w:t>
            </w:r>
            <w:r w:rsidRPr="6D0C1489" w:rsidR="441E9224">
              <w:rPr>
                <w:rFonts w:ascii="Calibri" w:hAnsi="Calibri" w:eastAsia="Calibri" w:cs="Calibri"/>
                <w:b w:val="0"/>
                <w:bCs w:val="0"/>
                <w:i w:val="0"/>
                <w:iCs w:val="0"/>
                <w:caps w:val="0"/>
                <w:smallCaps w:val="0"/>
                <w:noProof w:val="0"/>
                <w:color w:val="111111"/>
                <w:sz w:val="24"/>
                <w:szCs w:val="24"/>
                <w:lang w:val="en-US"/>
              </w:rPr>
              <w:t>Groth</w:t>
            </w:r>
            <w:r w:rsidRPr="6D0C1489" w:rsidR="441E9224">
              <w:rPr>
                <w:rFonts w:ascii="Calibri" w:hAnsi="Calibri" w:eastAsia="Calibri" w:cs="Calibri"/>
                <w:b w:val="0"/>
                <w:bCs w:val="0"/>
                <w:i w:val="0"/>
                <w:iCs w:val="0"/>
                <w:caps w:val="0"/>
                <w:smallCaps w:val="0"/>
                <w:noProof w:val="0"/>
                <w:color w:val="111111"/>
                <w:sz w:val="24"/>
                <w:szCs w:val="24"/>
                <w:lang w:val="en-US"/>
              </w:rPr>
              <w:t>,</w:t>
            </w:r>
            <w:r w:rsidRPr="6D0C1489" w:rsidR="441E9224">
              <w:rPr>
                <w:rFonts w:ascii="Calibri" w:hAnsi="Calibri" w:eastAsia="Calibri" w:cs="Calibri"/>
                <w:b w:val="0"/>
                <w:bCs w:val="0"/>
                <w:i w:val="1"/>
                <w:iCs w:val="1"/>
                <w:caps w:val="0"/>
                <w:smallCaps w:val="0"/>
                <w:noProof w:val="0"/>
                <w:color w:val="111111"/>
                <w:sz w:val="24"/>
                <w:szCs w:val="24"/>
                <w:lang w:val="en-US"/>
              </w:rPr>
              <w:t xml:space="preserve"> The German Ambassador to Kenya</w:t>
            </w:r>
            <w:commentRangeStart w:id="611650029"/>
            <w:commentRangeEnd w:id="611650029"/>
            <w:r>
              <w:rPr>
                <w:rStyle w:val="CommentReference"/>
              </w:rPr>
              <w:commentReference w:id="611650029"/>
            </w:r>
          </w:p>
          <w:p w:rsidRPr="00577EC8" w:rsidR="00577EC8" w:rsidP="6D0C1489" w:rsidRDefault="1A28427B" w14:paraId="372E28AF" w14:textId="2FB4171B">
            <w:pPr>
              <w:pStyle w:val="Normal"/>
              <w:suppressLineNumbers w:val="0"/>
              <w:spacing w:before="0" w:beforeAutospacing="off" w:after="0" w:afterAutospacing="off" w:line="240" w:lineRule="auto"/>
              <w:ind w:left="0" w:right="0" w:hanging="2"/>
              <w:jc w:val="left"/>
            </w:pPr>
            <w:r w:rsidRPr="6D0C1489" w:rsidR="66EFBFC8">
              <w:rPr>
                <w:b w:val="1"/>
                <w:bCs w:val="1"/>
                <w:sz w:val="24"/>
                <w:szCs w:val="24"/>
              </w:rPr>
              <w:t xml:space="preserve">Moderator: </w:t>
            </w:r>
            <w:r w:rsidRPr="6D0C1489" w:rsidR="6F0E359E">
              <w:rPr>
                <w:b w:val="1"/>
                <w:bCs w:val="1"/>
                <w:sz w:val="24"/>
                <w:szCs w:val="24"/>
              </w:rPr>
              <w:t xml:space="preserve"> </w:t>
            </w:r>
            <w:r w:rsidRPr="6D0C1489" w:rsidR="1685CC2B">
              <w:rPr>
                <w:b w:val="0"/>
                <w:bCs w:val="0"/>
                <w:sz w:val="24"/>
                <w:szCs w:val="24"/>
              </w:rPr>
              <w:t>Share Internet</w:t>
            </w:r>
          </w:p>
          <w:p w:rsidR="00577EC8" w:rsidP="0E792681" w:rsidRDefault="1A28427B" w14:paraId="32BD0EAA" w14:textId="0A06D3CB">
            <w:pPr>
              <w:spacing w:after="0" w:line="240" w:lineRule="auto"/>
              <w:ind w:left="0" w:hanging="2"/>
              <w:rPr>
                <w:b/>
                <w:bCs/>
                <w:sz w:val="24"/>
                <w:szCs w:val="24"/>
              </w:rPr>
            </w:pPr>
            <w:r w:rsidRPr="0E792681">
              <w:rPr>
                <w:b/>
                <w:bCs/>
                <w:sz w:val="24"/>
                <w:szCs w:val="24"/>
              </w:rPr>
              <w:t xml:space="preserve">Panelist: </w:t>
            </w:r>
          </w:p>
          <w:p w:rsidR="65B8979D" w:rsidRDefault="250F0B21" w14:paraId="476B5B6F" w14:textId="5540D806">
            <w:pPr>
              <w:numPr>
                <w:ilvl w:val="0"/>
                <w:numId w:val="32"/>
              </w:numPr>
              <w:spacing w:after="0" w:line="240" w:lineRule="auto"/>
              <w:ind w:leftChars="0" w:firstLineChars="0"/>
              <w:rPr>
                <w:sz w:val="24"/>
                <w:szCs w:val="24"/>
              </w:rPr>
            </w:pPr>
            <w:r w:rsidRPr="0E792681">
              <w:rPr>
                <w:sz w:val="24"/>
                <w:szCs w:val="24"/>
              </w:rPr>
              <w:t xml:space="preserve">Prof. </w:t>
            </w:r>
            <w:proofErr w:type="spellStart"/>
            <w:r w:rsidRPr="0E792681" w:rsidR="00C979FB">
              <w:rPr>
                <w:sz w:val="24"/>
                <w:szCs w:val="24"/>
              </w:rPr>
              <w:t>Bitange</w:t>
            </w:r>
            <w:proofErr w:type="spellEnd"/>
            <w:r w:rsidRPr="0E792681" w:rsidR="00C979FB">
              <w:rPr>
                <w:sz w:val="24"/>
                <w:szCs w:val="24"/>
              </w:rPr>
              <w:t xml:space="preserve"> </w:t>
            </w:r>
            <w:proofErr w:type="spellStart"/>
            <w:r w:rsidRPr="0E792681" w:rsidR="00C979FB">
              <w:rPr>
                <w:sz w:val="24"/>
                <w:szCs w:val="24"/>
              </w:rPr>
              <w:t>Ndemo</w:t>
            </w:r>
            <w:proofErr w:type="spellEnd"/>
          </w:p>
          <w:p w:rsidRPr="00577EC8" w:rsidR="00577EC8" w:rsidP="0E792681" w:rsidRDefault="00577EC8" w14:paraId="4B44E89F" w14:textId="3F400A9F">
            <w:pPr>
              <w:spacing w:after="0" w:line="240" w:lineRule="auto"/>
              <w:ind w:leftChars="0" w:firstLineChars="0"/>
              <w:rPr>
                <w:sz w:val="24"/>
                <w:szCs w:val="24"/>
              </w:rPr>
            </w:pPr>
          </w:p>
        </w:tc>
      </w:tr>
      <w:tr w:rsidRPr="00E372AA" w:rsidR="00577EC8" w:rsidTr="6D0C1489" w14:paraId="08B39994" w14:textId="77777777">
        <w:tc>
          <w:tcPr>
            <w:tcW w:w="2263" w:type="dxa"/>
            <w:tcMar/>
          </w:tcPr>
          <w:p w:rsidRPr="00E372AA" w:rsidR="00577EC8" w:rsidP="0E792681" w:rsidRDefault="1A28427B" w14:paraId="777BBE27" w14:textId="61D639DA">
            <w:pPr>
              <w:spacing w:after="0" w:line="240" w:lineRule="auto"/>
              <w:ind w:left="0" w:hanging="2"/>
              <w:rPr>
                <w:sz w:val="24"/>
                <w:szCs w:val="24"/>
              </w:rPr>
            </w:pPr>
            <w:r w:rsidRPr="0E792681">
              <w:rPr>
                <w:sz w:val="24"/>
                <w:szCs w:val="24"/>
              </w:rPr>
              <w:t xml:space="preserve">10.15 AM- 1:00 </w:t>
            </w:r>
            <w:r w:rsidRPr="0E792681" w:rsidR="006270EF">
              <w:rPr>
                <w:sz w:val="24"/>
                <w:szCs w:val="24"/>
              </w:rPr>
              <w:t>PM</w:t>
            </w:r>
          </w:p>
        </w:tc>
        <w:tc>
          <w:tcPr>
            <w:tcW w:w="2362" w:type="dxa"/>
            <w:tcMar/>
          </w:tcPr>
          <w:p w:rsidRPr="00E372AA" w:rsidR="00577EC8" w:rsidP="0E792681" w:rsidRDefault="1A28427B" w14:paraId="613ACCAF" w14:textId="6EA5BD2D">
            <w:pPr>
              <w:spacing w:after="0" w:line="240" w:lineRule="auto"/>
              <w:ind w:left="0" w:hanging="2"/>
              <w:rPr>
                <w:sz w:val="24"/>
                <w:szCs w:val="24"/>
              </w:rPr>
            </w:pPr>
            <w:r w:rsidRPr="0E792681">
              <w:rPr>
                <w:b/>
                <w:bCs/>
                <w:sz w:val="24"/>
                <w:szCs w:val="24"/>
              </w:rPr>
              <w:t xml:space="preserve">Sustainable Economies Village </w:t>
            </w:r>
          </w:p>
          <w:p w:rsidRPr="00E372AA" w:rsidR="00577EC8" w:rsidP="0E792681" w:rsidRDefault="00577EC8" w14:paraId="27CB52C8" w14:textId="43D9F743">
            <w:pPr>
              <w:spacing w:after="0" w:line="240" w:lineRule="auto"/>
              <w:ind w:left="0" w:hanging="2"/>
              <w:rPr>
                <w:sz w:val="24"/>
                <w:szCs w:val="24"/>
              </w:rPr>
            </w:pPr>
          </w:p>
          <w:p w:rsidR="43DF1FA7" w:rsidP="0E792681" w:rsidRDefault="43DF1FA7" w14:paraId="64530B99" w14:textId="6E54DB7E">
            <w:pPr>
              <w:spacing w:after="0" w:line="240" w:lineRule="auto"/>
              <w:ind w:left="0" w:hanging="2"/>
              <w:rPr>
                <w:b/>
                <w:bCs/>
                <w:sz w:val="24"/>
                <w:szCs w:val="24"/>
              </w:rPr>
            </w:pPr>
          </w:p>
          <w:p w:rsidR="00577EC8" w:rsidP="0E792681" w:rsidRDefault="03F4F33F" w14:paraId="5F43899F" w14:textId="7BAA708D">
            <w:pPr>
              <w:spacing w:after="0" w:line="240" w:lineRule="auto"/>
              <w:ind w:left="0" w:hanging="2"/>
              <w:rPr>
                <w:b/>
                <w:bCs/>
                <w:sz w:val="24"/>
                <w:szCs w:val="24"/>
              </w:rPr>
            </w:pPr>
            <w:r w:rsidRPr="0E792681">
              <w:rPr>
                <w:b/>
                <w:bCs/>
                <w:sz w:val="24"/>
                <w:szCs w:val="24"/>
              </w:rPr>
              <w:t xml:space="preserve">Workshop 4 </w:t>
            </w:r>
          </w:p>
          <w:p w:rsidR="43DF1FA7" w:rsidP="0E792681" w:rsidRDefault="43DF1FA7" w14:paraId="08F15A6C" w14:textId="4E9208A4">
            <w:pPr>
              <w:spacing w:after="0" w:line="240" w:lineRule="auto"/>
              <w:ind w:left="0" w:leftChars="0" w:firstLine="0" w:firstLineChars="0"/>
              <w:rPr>
                <w:b/>
                <w:bCs/>
                <w:sz w:val="24"/>
                <w:szCs w:val="24"/>
              </w:rPr>
            </w:pPr>
          </w:p>
          <w:p w:rsidRPr="00E372AA" w:rsidR="00577EC8" w:rsidP="0E792681" w:rsidRDefault="14023679" w14:paraId="51BA28EC" w14:textId="6D0037B0">
            <w:pPr>
              <w:spacing w:after="0" w:line="240" w:lineRule="auto"/>
              <w:ind w:left="0" w:leftChars="0" w:firstLine="0" w:firstLineChars="0"/>
              <w:rPr>
                <w:b/>
                <w:bCs/>
                <w:sz w:val="24"/>
                <w:szCs w:val="24"/>
              </w:rPr>
            </w:pPr>
            <w:r w:rsidRPr="0E792681">
              <w:rPr>
                <w:b/>
                <w:bCs/>
                <w:sz w:val="24"/>
                <w:szCs w:val="24"/>
              </w:rPr>
              <w:t xml:space="preserve">Title: </w:t>
            </w:r>
            <w:r w:rsidRPr="0E792681" w:rsidR="6ED0A1EC">
              <w:rPr>
                <w:sz w:val="24"/>
                <w:szCs w:val="24"/>
              </w:rPr>
              <w:t xml:space="preserve">Kazi </w:t>
            </w:r>
            <w:proofErr w:type="spellStart"/>
            <w:r w:rsidRPr="0E792681" w:rsidR="6ED0A1EC">
              <w:rPr>
                <w:sz w:val="24"/>
                <w:szCs w:val="24"/>
              </w:rPr>
              <w:t>ya</w:t>
            </w:r>
            <w:proofErr w:type="spellEnd"/>
            <w:r w:rsidRPr="0E792681" w:rsidR="6ED0A1EC">
              <w:rPr>
                <w:sz w:val="24"/>
                <w:szCs w:val="24"/>
              </w:rPr>
              <w:t xml:space="preserve"> Kesho; Future of work for the Coas</w:t>
            </w:r>
            <w:r w:rsidRPr="0E792681" w:rsidR="6ED0A1EC">
              <w:rPr>
                <w:b/>
                <w:bCs/>
                <w:sz w:val="24"/>
                <w:szCs w:val="24"/>
              </w:rPr>
              <w:t>t</w:t>
            </w:r>
          </w:p>
          <w:p w:rsidR="1E448319" w:rsidP="0E792681" w:rsidRDefault="1E448319" w14:paraId="2B6BD150" w14:textId="707B0504">
            <w:pPr>
              <w:spacing w:after="0" w:line="240" w:lineRule="auto"/>
              <w:ind w:left="0" w:leftChars="0" w:firstLine="0" w:firstLineChars="0"/>
              <w:rPr>
                <w:b/>
                <w:bCs/>
                <w:sz w:val="24"/>
                <w:szCs w:val="24"/>
              </w:rPr>
            </w:pPr>
          </w:p>
          <w:p w:rsidR="4DEAAF6A" w:rsidP="0E792681" w:rsidRDefault="4DEAAF6A" w14:paraId="7FF81013" w14:textId="2B88F58F">
            <w:pPr>
              <w:spacing w:after="0" w:line="240" w:lineRule="auto"/>
              <w:ind w:left="0" w:hanging="2"/>
              <w:rPr>
                <w:sz w:val="24"/>
                <w:szCs w:val="24"/>
              </w:rPr>
            </w:pPr>
            <w:r w:rsidRPr="0E792681">
              <w:rPr>
                <w:b/>
                <w:bCs/>
                <w:sz w:val="24"/>
                <w:szCs w:val="24"/>
              </w:rPr>
              <w:t xml:space="preserve">Venue:  </w:t>
            </w:r>
            <w:proofErr w:type="spellStart"/>
            <w:r w:rsidRPr="0E792681">
              <w:rPr>
                <w:b/>
                <w:bCs/>
                <w:sz w:val="24"/>
                <w:szCs w:val="24"/>
              </w:rPr>
              <w:t>Mekatili</w:t>
            </w:r>
            <w:r w:rsidRPr="0E792681" w:rsidR="07410338">
              <w:rPr>
                <w:b/>
                <w:bCs/>
                <w:sz w:val="24"/>
                <w:szCs w:val="24"/>
              </w:rPr>
              <w:t>li</w:t>
            </w:r>
            <w:proofErr w:type="spellEnd"/>
            <w:r w:rsidRPr="0E792681">
              <w:rPr>
                <w:b/>
                <w:bCs/>
                <w:sz w:val="24"/>
                <w:szCs w:val="24"/>
              </w:rPr>
              <w:t xml:space="preserve"> Hall</w:t>
            </w:r>
          </w:p>
          <w:p w:rsidR="0E792681" w:rsidP="0E792681" w:rsidRDefault="0E792681" w14:paraId="23C65B3C" w14:textId="3D0C4C3B">
            <w:pPr>
              <w:spacing w:after="0" w:line="240" w:lineRule="auto"/>
              <w:ind w:left="0" w:leftChars="0" w:firstLine="0" w:firstLineChars="0"/>
              <w:rPr>
                <w:b/>
                <w:bCs/>
                <w:sz w:val="24"/>
                <w:szCs w:val="24"/>
              </w:rPr>
            </w:pPr>
          </w:p>
          <w:p w:rsidR="7B25638B" w:rsidP="0E792681" w:rsidRDefault="1F75A218" w14:paraId="1455D4AD" w14:textId="49F55FFA">
            <w:pPr>
              <w:spacing w:after="0" w:line="240" w:lineRule="auto"/>
              <w:ind w:left="0" w:leftChars="0" w:firstLine="0" w:firstLineChars="0"/>
              <w:rPr>
                <w:i/>
                <w:iCs/>
                <w:sz w:val="24"/>
                <w:szCs w:val="24"/>
              </w:rPr>
            </w:pPr>
            <w:r w:rsidRPr="0E792681">
              <w:rPr>
                <w:b/>
                <w:bCs/>
                <w:sz w:val="24"/>
                <w:szCs w:val="24"/>
              </w:rPr>
              <w:t xml:space="preserve">Keynote Address: </w:t>
            </w:r>
            <w:r w:rsidRPr="0E792681">
              <w:rPr>
                <w:sz w:val="24"/>
                <w:szCs w:val="24"/>
              </w:rPr>
              <w:t xml:space="preserve">Atrash Ali </w:t>
            </w:r>
          </w:p>
          <w:p w:rsidRPr="00E372AA" w:rsidR="00577EC8" w:rsidP="0E792681" w:rsidRDefault="00577EC8" w14:paraId="582B055B" w14:textId="184EE347">
            <w:pPr>
              <w:spacing w:after="0" w:line="240" w:lineRule="auto"/>
              <w:ind w:left="0" w:hanging="2"/>
              <w:rPr>
                <w:sz w:val="24"/>
                <w:szCs w:val="24"/>
              </w:rPr>
            </w:pPr>
            <w:r>
              <w:br/>
            </w:r>
            <w:r w:rsidRPr="6D0C1489" w:rsidR="74F694A5">
              <w:rPr>
                <w:b w:val="1"/>
                <w:bCs w:val="1"/>
                <w:sz w:val="24"/>
                <w:szCs w:val="24"/>
              </w:rPr>
              <w:t>Moderator:</w:t>
            </w:r>
            <w:r w:rsidRPr="6D0C1489" w:rsidR="74F694A5">
              <w:rPr>
                <w:sz w:val="24"/>
                <w:szCs w:val="24"/>
              </w:rPr>
              <w:t xml:space="preserve"> </w:t>
            </w:r>
            <w:r w:rsidRPr="6D0C1489" w:rsidR="7EBB914A">
              <w:rPr>
                <w:sz w:val="24"/>
                <w:szCs w:val="24"/>
              </w:rPr>
              <w:t xml:space="preserve"> </w:t>
            </w:r>
            <w:r w:rsidRPr="6D0C1489" w:rsidR="1FE91402">
              <w:rPr>
                <w:sz w:val="24"/>
                <w:szCs w:val="24"/>
              </w:rPr>
              <w:t xml:space="preserve">Rukiya </w:t>
            </w:r>
            <w:r w:rsidRPr="6D0C1489" w:rsidR="1FE91402">
              <w:rPr>
                <w:sz w:val="24"/>
                <w:szCs w:val="24"/>
              </w:rPr>
              <w:t>Jaanwalla</w:t>
            </w:r>
            <w:r w:rsidRPr="6D0C1489" w:rsidR="1FE91402">
              <w:rPr>
                <w:sz w:val="24"/>
                <w:szCs w:val="24"/>
              </w:rPr>
              <w:t xml:space="preserve">, </w:t>
            </w:r>
            <w:r w:rsidRPr="6D0C1489" w:rsidR="1FE91402">
              <w:rPr>
                <w:i w:val="1"/>
                <w:iCs w:val="1"/>
                <w:sz w:val="24"/>
                <w:szCs w:val="24"/>
              </w:rPr>
              <w:t>Head of Communication and Partnerships, Swahilipot Hub Foundation</w:t>
            </w:r>
          </w:p>
          <w:p w:rsidRPr="00E372AA" w:rsidR="00577EC8" w:rsidP="0E792681" w:rsidRDefault="00577EC8" w14:paraId="15D00418" w14:textId="1E890185">
            <w:pPr>
              <w:spacing w:after="0" w:line="240" w:lineRule="auto"/>
              <w:ind w:left="0" w:hanging="2"/>
              <w:rPr>
                <w:sz w:val="24"/>
                <w:szCs w:val="24"/>
              </w:rPr>
            </w:pPr>
          </w:p>
          <w:p w:rsidR="154F9140" w:rsidP="0E792681" w:rsidRDefault="154F9140" w14:paraId="7125E497" w14:textId="19D0FCCB">
            <w:pPr>
              <w:spacing w:after="0" w:line="240" w:lineRule="auto"/>
              <w:ind w:left="0" w:hanging="2"/>
            </w:pPr>
            <w:r w:rsidRPr="0E792681">
              <w:rPr>
                <w:b/>
                <w:bCs/>
                <w:sz w:val="24"/>
                <w:szCs w:val="24"/>
              </w:rPr>
              <w:t>Panelist:</w:t>
            </w:r>
          </w:p>
          <w:p w:rsidR="154F9140" w:rsidP="5763EBA3" w:rsidRDefault="154F9140" w14:paraId="00D41EAB" w14:textId="0351640F">
            <w:pPr>
              <w:pStyle w:val="ListParagraph"/>
              <w:numPr>
                <w:ilvl w:val="0"/>
                <w:numId w:val="9"/>
              </w:numPr>
              <w:spacing w:after="0" w:line="240" w:lineRule="auto"/>
              <w:ind/>
              <w:rPr>
                <w:sz w:val="24"/>
                <w:szCs w:val="24"/>
              </w:rPr>
            </w:pPr>
            <w:r w:rsidRPr="5763EBA3" w:rsidR="54A649DF">
              <w:rPr>
                <w:sz w:val="24"/>
                <w:szCs w:val="24"/>
              </w:rPr>
              <w:t>Brenda Nambatya</w:t>
            </w:r>
          </w:p>
          <w:p w:rsidR="154F9140" w:rsidP="5763EBA3" w:rsidRDefault="154F9140" w14:paraId="22A9A6C1" w14:textId="1B712DAD">
            <w:pPr>
              <w:pStyle w:val="ListParagraph"/>
              <w:numPr>
                <w:ilvl w:val="0"/>
                <w:numId w:val="9"/>
              </w:numPr>
              <w:spacing w:after="0" w:line="240" w:lineRule="auto"/>
              <w:ind/>
              <w:rPr>
                <w:sz w:val="24"/>
                <w:szCs w:val="24"/>
              </w:rPr>
            </w:pPr>
            <w:r w:rsidRPr="5763EBA3" w:rsidR="54A649DF">
              <w:rPr>
                <w:sz w:val="24"/>
                <w:szCs w:val="24"/>
              </w:rPr>
              <w:t>Chris Maclay</w:t>
            </w:r>
          </w:p>
          <w:p w:rsidR="154F9140" w:rsidP="5763EBA3" w:rsidRDefault="154F9140" w14:paraId="4E2CCAB8" w14:textId="3A6CBEA2">
            <w:pPr>
              <w:pStyle w:val="ListParagraph"/>
              <w:numPr>
                <w:ilvl w:val="0"/>
                <w:numId w:val="9"/>
              </w:numPr>
              <w:spacing w:after="0" w:line="240" w:lineRule="auto"/>
              <w:ind/>
              <w:rPr>
                <w:sz w:val="24"/>
                <w:szCs w:val="24"/>
              </w:rPr>
            </w:pPr>
            <w:r w:rsidRPr="5763EBA3" w:rsidR="54A649DF">
              <w:rPr>
                <w:sz w:val="24"/>
                <w:szCs w:val="24"/>
              </w:rPr>
              <w:t>Nick Markham</w:t>
            </w:r>
          </w:p>
          <w:p w:rsidRPr="00677ABF" w:rsidR="00577EC8" w:rsidP="0E792681" w:rsidRDefault="00577EC8" w14:paraId="49D217AE" w14:textId="291BBCC8">
            <w:pPr>
              <w:spacing w:after="0" w:line="240" w:lineRule="auto"/>
              <w:ind w:left="0" w:hanging="2"/>
              <w:rPr>
                <w:sz w:val="24"/>
                <w:szCs w:val="24"/>
              </w:rPr>
            </w:pPr>
          </w:p>
        </w:tc>
        <w:tc>
          <w:tcPr>
            <w:tcW w:w="2362" w:type="dxa"/>
            <w:tcMar/>
          </w:tcPr>
          <w:p w:rsidR="00577EC8" w:rsidP="0E792681" w:rsidRDefault="218D539E" w14:paraId="7B41D85F" w14:textId="028B1DE7">
            <w:pPr>
              <w:spacing w:after="0" w:line="240" w:lineRule="auto"/>
              <w:ind w:left="0" w:hanging="2"/>
              <w:rPr>
                <w:b/>
                <w:bCs/>
                <w:sz w:val="24"/>
                <w:szCs w:val="24"/>
              </w:rPr>
            </w:pPr>
            <w:r w:rsidRPr="0E792681">
              <w:rPr>
                <w:b/>
                <w:bCs/>
                <w:sz w:val="24"/>
                <w:szCs w:val="24"/>
              </w:rPr>
              <w:t xml:space="preserve">Digital Transformation Village </w:t>
            </w:r>
          </w:p>
          <w:p w:rsidR="00577EC8" w:rsidP="0E792681" w:rsidRDefault="00577EC8" w14:paraId="4BC73FF9" w14:textId="674434D0">
            <w:pPr>
              <w:spacing w:after="0" w:line="240" w:lineRule="auto"/>
              <w:ind w:left="0" w:hanging="2"/>
              <w:rPr>
                <w:b/>
                <w:bCs/>
                <w:sz w:val="24"/>
                <w:szCs w:val="24"/>
              </w:rPr>
            </w:pPr>
          </w:p>
          <w:p w:rsidR="00577EC8" w:rsidP="0E792681" w:rsidRDefault="694181A3" w14:paraId="153C614B" w14:textId="341BFCCC">
            <w:pPr>
              <w:spacing w:after="0" w:line="240" w:lineRule="auto"/>
              <w:ind w:left="0" w:hanging="2"/>
              <w:rPr>
                <w:b w:val="1"/>
                <w:bCs w:val="1"/>
                <w:sz w:val="24"/>
                <w:szCs w:val="24"/>
              </w:rPr>
            </w:pPr>
            <w:commentRangeStart w:id="787898309"/>
            <w:commentRangeStart w:id="857996020"/>
            <w:r w:rsidRPr="6D0C1489" w:rsidR="602D8D60">
              <w:rPr>
                <w:b w:val="1"/>
                <w:bCs w:val="1"/>
                <w:sz w:val="24"/>
                <w:szCs w:val="24"/>
              </w:rPr>
              <w:t>Workshop 5</w:t>
            </w:r>
            <w:commentRangeEnd w:id="787898309"/>
            <w:r>
              <w:rPr>
                <w:rStyle w:val="CommentReference"/>
              </w:rPr>
              <w:commentReference w:id="787898309"/>
            </w:r>
            <w:commentRangeEnd w:id="857996020"/>
            <w:r>
              <w:rPr>
                <w:rStyle w:val="CommentReference"/>
              </w:rPr>
              <w:commentReference w:id="857996020"/>
            </w:r>
          </w:p>
          <w:p w:rsidR="00577EC8" w:rsidP="0E792681" w:rsidRDefault="00577EC8" w14:paraId="025E4268" w14:textId="3385FABD">
            <w:pPr>
              <w:spacing w:after="0" w:line="240" w:lineRule="auto"/>
              <w:ind w:left="0" w:hanging="2"/>
              <w:rPr>
                <w:b/>
                <w:bCs/>
                <w:sz w:val="24"/>
                <w:szCs w:val="24"/>
              </w:rPr>
            </w:pPr>
          </w:p>
          <w:p w:rsidR="43DF1FA7" w:rsidP="0E792681" w:rsidRDefault="40FE9325" w14:paraId="1C29B979" w14:textId="1F8E19A0">
            <w:pPr>
              <w:spacing w:after="0" w:line="240" w:lineRule="auto"/>
              <w:ind w:left="0" w:leftChars="0" w:firstLine="0" w:firstLineChars="0"/>
              <w:rPr>
                <w:b/>
                <w:bCs/>
                <w:sz w:val="24"/>
                <w:szCs w:val="24"/>
              </w:rPr>
            </w:pPr>
            <w:r w:rsidRPr="0E792681">
              <w:rPr>
                <w:b/>
                <w:bCs/>
                <w:sz w:val="24"/>
                <w:szCs w:val="24"/>
              </w:rPr>
              <w:t xml:space="preserve">Title: </w:t>
            </w:r>
            <w:r w:rsidRPr="0E792681" w:rsidR="33ED3985">
              <w:rPr>
                <w:sz w:val="24"/>
                <w:szCs w:val="24"/>
              </w:rPr>
              <w:t>ICT Authority</w:t>
            </w:r>
          </w:p>
          <w:p w:rsidR="43DF1FA7" w:rsidP="0E792681" w:rsidRDefault="0C82601C" w14:paraId="4BC6C1D4" w14:textId="4B60E7A7">
            <w:pPr>
              <w:spacing w:after="0" w:line="240" w:lineRule="auto"/>
              <w:ind w:left="0" w:leftChars="0" w:firstLine="0" w:firstLineChars="0"/>
              <w:rPr>
                <w:i/>
                <w:iCs/>
                <w:sz w:val="24"/>
                <w:szCs w:val="24"/>
              </w:rPr>
            </w:pPr>
            <w:r w:rsidRPr="0E792681">
              <w:rPr>
                <w:b/>
                <w:bCs/>
                <w:sz w:val="24"/>
                <w:szCs w:val="24"/>
              </w:rPr>
              <w:t xml:space="preserve">Keynote Address: </w:t>
            </w:r>
            <w:r w:rsidRPr="0E792681">
              <w:rPr>
                <w:sz w:val="24"/>
                <w:szCs w:val="24"/>
              </w:rPr>
              <w:t>TBC</w:t>
            </w:r>
          </w:p>
          <w:p w:rsidRPr="00E372AA" w:rsidR="00577EC8" w:rsidP="0E792681" w:rsidRDefault="218D539E" w14:paraId="41D17D48" w14:textId="45942CB4">
            <w:pPr>
              <w:spacing w:after="0" w:line="240" w:lineRule="auto"/>
              <w:ind w:left="0" w:hanging="2"/>
              <w:rPr>
                <w:sz w:val="24"/>
                <w:szCs w:val="24"/>
              </w:rPr>
            </w:pPr>
            <w:r w:rsidRPr="0E792681">
              <w:rPr>
                <w:b/>
                <w:bCs/>
                <w:sz w:val="24"/>
                <w:szCs w:val="24"/>
              </w:rPr>
              <w:t xml:space="preserve">Venue: </w:t>
            </w:r>
            <w:r w:rsidRPr="0E792681" w:rsidR="34132EF1">
              <w:rPr>
                <w:sz w:val="24"/>
                <w:szCs w:val="24"/>
              </w:rPr>
              <w:t>TBC</w:t>
            </w:r>
          </w:p>
          <w:p w:rsidRPr="00E372AA" w:rsidR="00577EC8" w:rsidP="0E792681" w:rsidRDefault="1A28427B" w14:paraId="1CBFFA31" w14:textId="77777777">
            <w:pPr>
              <w:spacing w:after="0" w:line="240" w:lineRule="auto"/>
              <w:ind w:left="0" w:hanging="2"/>
              <w:rPr>
                <w:sz w:val="24"/>
                <w:szCs w:val="24"/>
              </w:rPr>
            </w:pPr>
            <w:r w:rsidRPr="0E792681">
              <w:rPr>
                <w:b/>
                <w:bCs/>
                <w:sz w:val="24"/>
                <w:szCs w:val="24"/>
              </w:rPr>
              <w:t>Moderator:</w:t>
            </w:r>
            <w:r w:rsidRPr="0E792681">
              <w:rPr>
                <w:sz w:val="24"/>
                <w:szCs w:val="24"/>
              </w:rPr>
              <w:t xml:space="preserve"> TBC</w:t>
            </w:r>
          </w:p>
          <w:p w:rsidRPr="00E372AA" w:rsidR="00577EC8" w:rsidP="0E792681" w:rsidRDefault="1A28427B" w14:paraId="0BEDE4C6" w14:textId="77777777">
            <w:pPr>
              <w:spacing w:after="0" w:line="240" w:lineRule="auto"/>
              <w:ind w:left="0" w:hanging="2"/>
              <w:rPr>
                <w:b/>
                <w:bCs/>
                <w:sz w:val="24"/>
                <w:szCs w:val="24"/>
              </w:rPr>
            </w:pPr>
            <w:r w:rsidRPr="0E792681">
              <w:rPr>
                <w:b/>
                <w:bCs/>
                <w:sz w:val="24"/>
                <w:szCs w:val="24"/>
              </w:rPr>
              <w:t xml:space="preserve">Partners: </w:t>
            </w:r>
          </w:p>
          <w:p w:rsidRPr="00E372AA" w:rsidR="00577EC8" w:rsidP="5763EBA3" w:rsidRDefault="00577EC8" w14:paraId="382A9EF3" w14:textId="192AD9C4">
            <w:pPr>
              <w:pStyle w:val="ListParagraph"/>
              <w:numPr>
                <w:ilvl w:val="0"/>
                <w:numId w:val="7"/>
              </w:numPr>
              <w:spacing w:after="0" w:line="240" w:lineRule="auto"/>
              <w:ind/>
              <w:rPr>
                <w:sz w:val="24"/>
                <w:szCs w:val="24"/>
              </w:rPr>
            </w:pPr>
            <w:r w:rsidRPr="5763EBA3" w:rsidR="7E015830">
              <w:rPr>
                <w:sz w:val="24"/>
                <w:szCs w:val="24"/>
              </w:rPr>
              <w:t>ICT Authority</w:t>
            </w:r>
          </w:p>
          <w:p w:rsidRPr="00E372AA" w:rsidR="00577EC8" w:rsidP="5763EBA3" w:rsidRDefault="00577EC8" w14:paraId="6E0DEF82" w14:textId="26664DAA">
            <w:pPr>
              <w:pStyle w:val="ListParagraph"/>
              <w:numPr>
                <w:ilvl w:val="0"/>
                <w:numId w:val="7"/>
              </w:numPr>
              <w:spacing w:after="0" w:line="240" w:lineRule="auto"/>
              <w:ind/>
              <w:rPr>
                <w:sz w:val="24"/>
                <w:szCs w:val="24"/>
              </w:rPr>
            </w:pPr>
            <w:r w:rsidRPr="5763EBA3" w:rsidR="6BDC8AE1">
              <w:rPr>
                <w:sz w:val="24"/>
                <w:szCs w:val="24"/>
              </w:rPr>
              <w:t xml:space="preserve">Ajira </w:t>
            </w:r>
          </w:p>
        </w:tc>
        <w:tc>
          <w:tcPr>
            <w:tcW w:w="2363" w:type="dxa"/>
            <w:tcMar/>
          </w:tcPr>
          <w:p w:rsidR="00577EC8" w:rsidP="0E792681" w:rsidRDefault="1A28427B" w14:paraId="21DEEC51" w14:textId="77777777">
            <w:pPr>
              <w:spacing w:after="0" w:line="240" w:lineRule="auto"/>
              <w:ind w:left="0" w:hanging="2"/>
              <w:rPr>
                <w:b/>
                <w:bCs/>
                <w:sz w:val="24"/>
                <w:szCs w:val="24"/>
              </w:rPr>
            </w:pPr>
            <w:r w:rsidRPr="0E792681">
              <w:rPr>
                <w:b/>
                <w:bCs/>
                <w:sz w:val="24"/>
                <w:szCs w:val="24"/>
              </w:rPr>
              <w:t>Youth and Entrepreneurship Village</w:t>
            </w:r>
          </w:p>
          <w:p w:rsidR="00577EC8" w:rsidP="0E792681" w:rsidRDefault="00577EC8" w14:paraId="5E6F11AF" w14:textId="77777777">
            <w:pPr>
              <w:spacing w:after="0" w:line="240" w:lineRule="auto"/>
              <w:ind w:left="0" w:leftChars="0" w:firstLine="0" w:firstLineChars="0"/>
              <w:rPr>
                <w:sz w:val="24"/>
                <w:szCs w:val="24"/>
              </w:rPr>
            </w:pPr>
          </w:p>
          <w:p w:rsidRPr="00E372AA" w:rsidR="00577EC8" w:rsidP="0E792681" w:rsidRDefault="6D0FE7A5" w14:paraId="344634D0" w14:textId="280575B5">
            <w:pPr>
              <w:spacing w:after="0" w:line="240" w:lineRule="auto"/>
              <w:ind w:left="0" w:hanging="2"/>
              <w:rPr>
                <w:b/>
                <w:bCs/>
                <w:sz w:val="24"/>
                <w:szCs w:val="24"/>
              </w:rPr>
            </w:pPr>
            <w:r w:rsidRPr="0E792681">
              <w:rPr>
                <w:b/>
                <w:bCs/>
                <w:sz w:val="24"/>
                <w:szCs w:val="24"/>
              </w:rPr>
              <w:t>Workshop 6</w:t>
            </w:r>
          </w:p>
          <w:p w:rsidRPr="00E372AA" w:rsidR="00577EC8" w:rsidP="0E792681" w:rsidRDefault="00577EC8" w14:paraId="56BEFA02" w14:textId="4020572A">
            <w:pPr>
              <w:spacing w:after="0" w:line="240" w:lineRule="auto"/>
              <w:ind w:left="0" w:hanging="2"/>
              <w:rPr>
                <w:b/>
                <w:bCs/>
                <w:sz w:val="24"/>
                <w:szCs w:val="24"/>
              </w:rPr>
            </w:pPr>
          </w:p>
          <w:p w:rsidRPr="00E372AA" w:rsidR="00577EC8" w:rsidP="5763EBA3" w:rsidRDefault="5AB0A3B2" w14:paraId="66065A43" w14:textId="7A6D7E4F">
            <w:pPr>
              <w:pStyle w:val="Normal"/>
              <w:suppressLineNumbers w:val="0"/>
              <w:bidi w:val="0"/>
              <w:spacing w:before="0" w:beforeAutospacing="off" w:after="0" w:afterAutospacing="off" w:line="240" w:lineRule="auto"/>
              <w:ind w:left="0" w:right="0" w:hanging="2"/>
              <w:jc w:val="left"/>
              <w:rPr>
                <w:sz w:val="24"/>
                <w:szCs w:val="24"/>
              </w:rPr>
            </w:pPr>
            <w:r w:rsidRPr="5763EBA3" w:rsidR="21CC529E">
              <w:rPr>
                <w:b w:val="1"/>
                <w:bCs w:val="1"/>
                <w:sz w:val="24"/>
                <w:szCs w:val="24"/>
              </w:rPr>
              <w:t xml:space="preserve">Title: </w:t>
            </w:r>
            <w:r w:rsidRPr="5763EBA3" w:rsidR="0810A268">
              <w:rPr>
                <w:sz w:val="24"/>
                <w:szCs w:val="24"/>
              </w:rPr>
              <w:t xml:space="preserve">Work </w:t>
            </w:r>
            <w:r w:rsidRPr="5763EBA3" w:rsidR="63FC0776">
              <w:rPr>
                <w:sz w:val="24"/>
                <w:szCs w:val="24"/>
              </w:rPr>
              <w:t xml:space="preserve">Readiness </w:t>
            </w:r>
            <w:r w:rsidRPr="5763EBA3" w:rsidR="63FC0776">
              <w:rPr>
                <w:sz w:val="24"/>
                <w:szCs w:val="24"/>
              </w:rPr>
              <w:t>Masterclass</w:t>
            </w:r>
          </w:p>
          <w:p w:rsidR="43DF1FA7" w:rsidP="0E792681" w:rsidRDefault="43DF1FA7" w14:paraId="789C1282" w14:textId="483FF15E">
            <w:pPr>
              <w:spacing w:after="0" w:line="240" w:lineRule="auto"/>
              <w:ind w:left="0" w:hanging="2"/>
              <w:rPr>
                <w:b/>
                <w:bCs/>
                <w:sz w:val="24"/>
                <w:szCs w:val="24"/>
              </w:rPr>
            </w:pPr>
          </w:p>
          <w:p w:rsidR="22E9F62A" w:rsidP="0E792681" w:rsidRDefault="232FE791" w14:paraId="291B4274" w14:textId="18F641A8">
            <w:pPr>
              <w:spacing w:after="0" w:line="240" w:lineRule="auto"/>
              <w:ind w:left="0" w:hanging="2"/>
            </w:pPr>
            <w:r w:rsidRPr="0E792681">
              <w:rPr>
                <w:b/>
                <w:bCs/>
                <w:sz w:val="24"/>
                <w:szCs w:val="24"/>
              </w:rPr>
              <w:t xml:space="preserve">Keynote Address: </w:t>
            </w:r>
          </w:p>
          <w:p w:rsidR="22E9F62A" w:rsidP="0E792681" w:rsidRDefault="334C76E2" w14:paraId="3CA59C63" w14:textId="2171C15E">
            <w:pPr>
              <w:spacing w:after="0" w:line="240" w:lineRule="auto"/>
              <w:ind w:left="0" w:hanging="2"/>
              <w:rPr>
                <w:color w:val="111827"/>
                <w:sz w:val="24"/>
                <w:szCs w:val="24"/>
              </w:rPr>
            </w:pPr>
            <w:r w:rsidRPr="0E792681">
              <w:rPr>
                <w:color w:val="111827"/>
                <w:sz w:val="24"/>
                <w:szCs w:val="24"/>
              </w:rPr>
              <w:t>Antony Karanja</w:t>
            </w:r>
            <w:r w:rsidR="22E9F62A">
              <w:br/>
            </w:r>
          </w:p>
          <w:p w:rsidR="22E9F62A" w:rsidP="0E792681" w:rsidRDefault="334C76E2" w14:paraId="14020AF4" w14:textId="63C302B0">
            <w:pPr>
              <w:spacing w:after="0" w:line="240" w:lineRule="auto"/>
              <w:ind w:left="0" w:hanging="2"/>
              <w:rPr>
                <w:b/>
                <w:bCs/>
                <w:color w:val="111827"/>
                <w:sz w:val="24"/>
                <w:szCs w:val="24"/>
              </w:rPr>
            </w:pPr>
            <w:r w:rsidRPr="0E792681">
              <w:rPr>
                <w:b/>
                <w:bCs/>
                <w:color w:val="111827"/>
                <w:sz w:val="24"/>
                <w:szCs w:val="24"/>
              </w:rPr>
              <w:t>Facilitator:</w:t>
            </w:r>
          </w:p>
          <w:p w:rsidR="22E9F62A" w:rsidP="0E792681" w:rsidRDefault="232FE791" w14:paraId="12844CDA" w14:textId="13672F19">
            <w:pPr>
              <w:spacing w:after="0" w:line="240" w:lineRule="auto"/>
              <w:ind w:left="0" w:hanging="2"/>
              <w:rPr>
                <w:color w:val="111827"/>
                <w:sz w:val="24"/>
                <w:szCs w:val="24"/>
              </w:rPr>
            </w:pPr>
            <w:r w:rsidRPr="0E792681">
              <w:rPr>
                <w:color w:val="111827"/>
                <w:sz w:val="24"/>
                <w:szCs w:val="24"/>
              </w:rPr>
              <w:t>Ibtisam Balala</w:t>
            </w:r>
          </w:p>
          <w:p w:rsidR="43DF1FA7" w:rsidP="0E792681" w:rsidRDefault="43DF1FA7" w14:paraId="6418BF00" w14:textId="0C02DA57">
            <w:pPr>
              <w:spacing w:after="0" w:line="240" w:lineRule="auto"/>
              <w:ind w:left="0" w:hanging="2"/>
              <w:rPr>
                <w:b/>
                <w:bCs/>
                <w:sz w:val="24"/>
                <w:szCs w:val="24"/>
              </w:rPr>
            </w:pPr>
          </w:p>
          <w:p w:rsidRPr="00E372AA" w:rsidR="00577EC8" w:rsidP="5763EBA3" w:rsidRDefault="218D539E" w14:paraId="1CC1A791" w14:textId="62F4544F">
            <w:pPr>
              <w:pStyle w:val="Normal"/>
              <w:suppressLineNumbers w:val="0"/>
              <w:bidi w:val="0"/>
              <w:spacing w:before="0" w:beforeAutospacing="off" w:after="0" w:afterAutospacing="off" w:line="240" w:lineRule="auto"/>
              <w:ind w:left="0" w:right="0" w:hanging="2"/>
              <w:jc w:val="left"/>
            </w:pPr>
            <w:r w:rsidRPr="5763EBA3" w:rsidR="31658B11">
              <w:rPr>
                <w:b w:val="1"/>
                <w:bCs w:val="1"/>
                <w:sz w:val="24"/>
                <w:szCs w:val="24"/>
              </w:rPr>
              <w:t xml:space="preserve">Venue: </w:t>
            </w:r>
            <w:r w:rsidRPr="5763EBA3" w:rsidR="043CF55B">
              <w:rPr>
                <w:b w:val="1"/>
                <w:bCs w:val="1"/>
                <w:sz w:val="24"/>
                <w:szCs w:val="24"/>
              </w:rPr>
              <w:t xml:space="preserve"> </w:t>
            </w:r>
            <w:r w:rsidRPr="5763EBA3" w:rsidR="17EC889C">
              <w:rPr>
                <w:sz w:val="24"/>
                <w:szCs w:val="24"/>
              </w:rPr>
              <w:t>Main Arena</w:t>
            </w:r>
          </w:p>
          <w:p w:rsidRPr="00E372AA" w:rsidR="00577EC8" w:rsidP="0E792681" w:rsidRDefault="1A28427B" w14:paraId="4C461661" w14:textId="77777777">
            <w:pPr>
              <w:spacing w:after="0" w:line="240" w:lineRule="auto"/>
              <w:ind w:left="0" w:hanging="2"/>
              <w:rPr>
                <w:sz w:val="24"/>
                <w:szCs w:val="24"/>
              </w:rPr>
            </w:pPr>
            <w:r w:rsidRPr="0E792681">
              <w:rPr>
                <w:b/>
                <w:bCs/>
                <w:sz w:val="24"/>
                <w:szCs w:val="24"/>
              </w:rPr>
              <w:t>Moderator:</w:t>
            </w:r>
            <w:r w:rsidRPr="0E792681">
              <w:rPr>
                <w:sz w:val="24"/>
                <w:szCs w:val="24"/>
              </w:rPr>
              <w:t xml:space="preserve"> TBC</w:t>
            </w:r>
          </w:p>
          <w:p w:rsidR="00577EC8" w:rsidP="0E792681" w:rsidRDefault="5AB0A3B2" w14:paraId="443C190D" w14:textId="77777777">
            <w:pPr>
              <w:spacing w:after="0" w:line="240" w:lineRule="auto"/>
              <w:ind w:left="0" w:hanging="2"/>
              <w:rPr>
                <w:b/>
                <w:bCs/>
                <w:sz w:val="24"/>
                <w:szCs w:val="24"/>
              </w:rPr>
            </w:pPr>
            <w:r w:rsidRPr="0E792681">
              <w:rPr>
                <w:b/>
                <w:bCs/>
                <w:sz w:val="24"/>
                <w:szCs w:val="24"/>
              </w:rPr>
              <w:t xml:space="preserve">Partners: </w:t>
            </w:r>
          </w:p>
          <w:p w:rsidRPr="00577EC8" w:rsidR="00577EC8" w:rsidP="5763EBA3" w:rsidRDefault="2CC39D9F" w14:paraId="37A76CFF" w14:textId="012DE144">
            <w:pPr>
              <w:pStyle w:val="ListParagraph"/>
              <w:numPr>
                <w:ilvl w:val="0"/>
                <w:numId w:val="23"/>
              </w:numPr>
              <w:spacing w:after="0" w:line="240" w:lineRule="auto"/>
              <w:ind/>
              <w:rPr>
                <w:sz w:val="24"/>
                <w:szCs w:val="24"/>
              </w:rPr>
            </w:pPr>
            <w:commentRangeStart w:id="191808906"/>
            <w:commentRangeStart w:id="1752546305"/>
            <w:commentRangeStart w:id="904962193"/>
            <w:r w:rsidRPr="6D0C1489" w:rsidR="433F4AE1">
              <w:rPr>
                <w:sz w:val="24"/>
                <w:szCs w:val="24"/>
              </w:rPr>
              <w:t>NCCK</w:t>
            </w:r>
          </w:p>
          <w:p w:rsidRPr="00577EC8" w:rsidR="00577EC8" w:rsidP="5763EBA3" w:rsidRDefault="2CC39D9F" w14:paraId="6318687C" w14:textId="2A8C6926">
            <w:pPr>
              <w:pStyle w:val="ListParagraph"/>
              <w:numPr>
                <w:ilvl w:val="0"/>
                <w:numId w:val="23"/>
              </w:numPr>
              <w:spacing w:after="0" w:line="240" w:lineRule="auto"/>
              <w:ind/>
              <w:rPr>
                <w:sz w:val="24"/>
                <w:szCs w:val="24"/>
              </w:rPr>
            </w:pPr>
            <w:r w:rsidRPr="5763EBA3" w:rsidR="170AA096">
              <w:rPr>
                <w:sz w:val="24"/>
                <w:szCs w:val="24"/>
              </w:rPr>
              <w:t>E4Impact</w:t>
            </w:r>
          </w:p>
          <w:p w:rsidRPr="00577EC8" w:rsidR="00577EC8" w:rsidP="5763EBA3" w:rsidRDefault="2CC39D9F" w14:paraId="6C42B61B" w14:textId="6BBA6341">
            <w:pPr>
              <w:pStyle w:val="ListParagraph"/>
              <w:numPr>
                <w:ilvl w:val="0"/>
                <w:numId w:val="23"/>
              </w:numPr>
              <w:spacing w:after="0" w:line="240" w:lineRule="auto"/>
              <w:ind/>
              <w:rPr>
                <w:sz w:val="24"/>
                <w:szCs w:val="24"/>
              </w:rPr>
            </w:pPr>
            <w:r w:rsidRPr="5763EBA3" w:rsidR="170AA096">
              <w:rPr>
                <w:sz w:val="24"/>
                <w:szCs w:val="24"/>
              </w:rPr>
              <w:t xml:space="preserve">Swahilipot Hub Foundation </w:t>
            </w:r>
          </w:p>
          <w:p w:rsidRPr="00577EC8" w:rsidR="00577EC8" w:rsidP="5763EBA3" w:rsidRDefault="2CC39D9F" w14:paraId="10BFF3C6" w14:textId="571904D3">
            <w:pPr>
              <w:pStyle w:val="ListParagraph"/>
              <w:numPr>
                <w:ilvl w:val="0"/>
                <w:numId w:val="23"/>
              </w:numPr>
              <w:spacing w:after="0" w:line="240" w:lineRule="auto"/>
              <w:ind/>
              <w:rPr>
                <w:sz w:val="24"/>
                <w:szCs w:val="24"/>
              </w:rPr>
            </w:pPr>
            <w:r w:rsidRPr="6D0C1489" w:rsidR="433F4AE1">
              <w:rPr>
                <w:sz w:val="24"/>
                <w:szCs w:val="24"/>
              </w:rPr>
              <w:t>Mastercard Foundation</w:t>
            </w:r>
            <w:commentRangeEnd w:id="191808906"/>
            <w:r>
              <w:rPr>
                <w:rStyle w:val="CommentReference"/>
              </w:rPr>
              <w:commentReference w:id="191808906"/>
            </w:r>
            <w:commentRangeEnd w:id="1752546305"/>
            <w:r>
              <w:rPr>
                <w:rStyle w:val="CommentReference"/>
              </w:rPr>
              <w:commentReference w:id="1752546305"/>
            </w:r>
            <w:commentRangeEnd w:id="904962193"/>
            <w:r>
              <w:rPr>
                <w:rStyle w:val="CommentReference"/>
              </w:rPr>
              <w:commentReference w:id="904962193"/>
            </w:r>
          </w:p>
          <w:p w:rsidRPr="00577EC8" w:rsidR="00577EC8" w:rsidP="0E792681" w:rsidRDefault="00577EC8" w14:paraId="08FDB91F" w14:textId="20F9BA1A">
            <w:pPr>
              <w:spacing w:after="0" w:line="240" w:lineRule="auto"/>
              <w:ind w:left="0" w:hanging="2"/>
              <w:rPr>
                <w:sz w:val="24"/>
                <w:szCs w:val="24"/>
              </w:rPr>
            </w:pPr>
          </w:p>
        </w:tc>
      </w:tr>
      <w:tr w:rsidRPr="00E372AA" w:rsidR="00203B99" w:rsidTr="6D0C1489" w14:paraId="5D7E9A26" w14:textId="77777777">
        <w:tc>
          <w:tcPr>
            <w:tcW w:w="2263" w:type="dxa"/>
            <w:tcMar/>
          </w:tcPr>
          <w:p w:rsidRPr="00E372AA" w:rsidR="00203B99" w:rsidP="0E792681" w:rsidRDefault="547D95D4" w14:paraId="1029E651" w14:textId="77777777">
            <w:pPr>
              <w:spacing w:after="0" w:line="240" w:lineRule="auto"/>
              <w:ind w:left="0" w:hanging="2"/>
              <w:rPr>
                <w:sz w:val="24"/>
                <w:szCs w:val="24"/>
              </w:rPr>
            </w:pPr>
            <w:r w:rsidRPr="0E792681">
              <w:rPr>
                <w:sz w:val="24"/>
                <w:szCs w:val="24"/>
              </w:rPr>
              <w:t>1:00 PM - 2:00 PM</w:t>
            </w:r>
          </w:p>
        </w:tc>
        <w:tc>
          <w:tcPr>
            <w:tcW w:w="7087" w:type="dxa"/>
            <w:gridSpan w:val="3"/>
            <w:tcMar/>
          </w:tcPr>
          <w:p w:rsidRPr="00E372AA" w:rsidR="00203B99" w:rsidP="0E792681" w:rsidRDefault="547D95D4" w14:paraId="32756A5F" w14:textId="77777777">
            <w:pPr>
              <w:spacing w:after="0" w:line="240" w:lineRule="auto"/>
              <w:ind w:left="0" w:hanging="2"/>
              <w:rPr>
                <w:sz w:val="24"/>
                <w:szCs w:val="24"/>
              </w:rPr>
            </w:pPr>
            <w:r w:rsidRPr="0E792681">
              <w:rPr>
                <w:sz w:val="24"/>
                <w:szCs w:val="24"/>
              </w:rPr>
              <w:t xml:space="preserve">Lunch Break </w:t>
            </w:r>
          </w:p>
        </w:tc>
      </w:tr>
      <w:tr w:rsidRPr="00E372AA" w:rsidR="00203B99" w:rsidTr="6D0C1489" w14:paraId="7D097D65" w14:textId="77777777">
        <w:tc>
          <w:tcPr>
            <w:tcW w:w="2263" w:type="dxa"/>
            <w:tcMar/>
          </w:tcPr>
          <w:p w:rsidRPr="00E372AA" w:rsidR="00203B99" w:rsidP="0E792681" w:rsidRDefault="547D95D4" w14:paraId="5CEC8343" w14:textId="77777777">
            <w:pPr>
              <w:spacing w:after="0" w:line="240" w:lineRule="auto"/>
              <w:ind w:left="0" w:hanging="2"/>
              <w:rPr>
                <w:sz w:val="24"/>
                <w:szCs w:val="24"/>
              </w:rPr>
            </w:pPr>
            <w:r w:rsidRPr="0E792681">
              <w:rPr>
                <w:sz w:val="24"/>
                <w:szCs w:val="24"/>
              </w:rPr>
              <w:t xml:space="preserve">2:00 PM- 3:15 PM </w:t>
            </w:r>
          </w:p>
        </w:tc>
        <w:tc>
          <w:tcPr>
            <w:tcW w:w="7087" w:type="dxa"/>
            <w:gridSpan w:val="3"/>
            <w:tcMar/>
          </w:tcPr>
          <w:p w:rsidRPr="00E372AA" w:rsidR="00203B99" w:rsidP="0E792681" w:rsidRDefault="2FD3CD84" w14:paraId="79F5626B" w14:textId="0466AB1B">
            <w:pPr>
              <w:spacing w:after="0" w:line="240" w:lineRule="auto"/>
              <w:ind w:left="0" w:hanging="2"/>
              <w:rPr>
                <w:b/>
                <w:bCs/>
                <w:sz w:val="24"/>
                <w:szCs w:val="24"/>
                <w:lang w:val="en-GB"/>
              </w:rPr>
            </w:pPr>
            <w:r w:rsidRPr="0E792681">
              <w:rPr>
                <w:b/>
                <w:bCs/>
                <w:sz w:val="24"/>
                <w:szCs w:val="24"/>
              </w:rPr>
              <w:t>Fireside Chat 3</w:t>
            </w:r>
          </w:p>
          <w:p w:rsidRPr="00E372AA" w:rsidR="00203B99" w:rsidP="0E792681" w:rsidRDefault="00203B99" w14:paraId="16E957B9" w14:textId="77777777">
            <w:pPr>
              <w:spacing w:after="0" w:line="240" w:lineRule="auto"/>
              <w:ind w:left="0" w:hanging="2"/>
              <w:rPr>
                <w:b/>
                <w:bCs/>
                <w:sz w:val="24"/>
                <w:szCs w:val="24"/>
                <w:lang w:val="en-GB"/>
              </w:rPr>
            </w:pPr>
          </w:p>
          <w:p w:rsidRPr="00E372AA" w:rsidR="00203B99" w:rsidP="0E792681" w:rsidRDefault="2FD3CD84" w14:paraId="7C12F6CE" w14:textId="3E677FBF">
            <w:pPr>
              <w:spacing w:after="0" w:line="240" w:lineRule="auto"/>
              <w:ind w:left="0" w:hanging="2"/>
              <w:rPr>
                <w:sz w:val="24"/>
                <w:szCs w:val="24"/>
              </w:rPr>
            </w:pPr>
            <w:r w:rsidRPr="0E792681">
              <w:rPr>
                <w:b/>
                <w:bCs/>
                <w:sz w:val="24"/>
                <w:szCs w:val="24"/>
              </w:rPr>
              <w:t xml:space="preserve">Title: </w:t>
            </w:r>
            <w:r w:rsidRPr="0E792681">
              <w:rPr>
                <w:sz w:val="24"/>
                <w:szCs w:val="24"/>
              </w:rPr>
              <w:t>Capital Reset: When Money Meets Opportunity And</w:t>
            </w:r>
            <w:r w:rsidR="475895D5">
              <w:br/>
            </w:r>
            <w:r w:rsidRPr="0E792681">
              <w:rPr>
                <w:sz w:val="24"/>
                <w:szCs w:val="24"/>
              </w:rPr>
              <w:t>Understanding How Investors Think </w:t>
            </w:r>
          </w:p>
          <w:p w:rsidRPr="00E372AA" w:rsidR="00203B99" w:rsidP="0E792681" w:rsidRDefault="2FD3CD84" w14:paraId="7766E5B6" w14:textId="4B5ABACB">
            <w:pPr>
              <w:spacing w:after="0" w:line="240" w:lineRule="auto"/>
              <w:ind w:left="0" w:hanging="2"/>
              <w:rPr>
                <w:sz w:val="24"/>
                <w:szCs w:val="24"/>
              </w:rPr>
            </w:pPr>
            <w:r w:rsidRPr="0E792681">
              <w:rPr>
                <w:b/>
                <w:bCs/>
                <w:sz w:val="24"/>
                <w:szCs w:val="24"/>
              </w:rPr>
              <w:t xml:space="preserve">Venue: </w:t>
            </w:r>
            <w:r w:rsidRPr="0E792681">
              <w:rPr>
                <w:sz w:val="24"/>
                <w:szCs w:val="24"/>
              </w:rPr>
              <w:t>Main Arena</w:t>
            </w:r>
          </w:p>
          <w:p w:rsidRPr="00E372AA" w:rsidR="00203B99" w:rsidP="0E792681" w:rsidRDefault="2FD3CD84" w14:paraId="6404AA0F" w14:textId="1B32D6ED">
            <w:pPr>
              <w:spacing w:after="0" w:line="240" w:lineRule="auto"/>
              <w:ind w:left="0" w:hanging="2"/>
            </w:pPr>
            <w:r w:rsidRPr="6D0C1489" w:rsidR="46AF0400">
              <w:rPr>
                <w:b w:val="1"/>
                <w:bCs w:val="1"/>
                <w:sz w:val="24"/>
                <w:szCs w:val="24"/>
              </w:rPr>
              <w:t xml:space="preserve">Moderator: </w:t>
            </w:r>
            <w:r w:rsidRPr="6D0C1489" w:rsidR="7A691CE5">
              <w:rPr>
                <w:sz w:val="24"/>
                <w:szCs w:val="24"/>
              </w:rPr>
              <w:t xml:space="preserve">Sir </w:t>
            </w:r>
            <w:r w:rsidRPr="6D0C1489" w:rsidR="2719E3A5">
              <w:rPr>
                <w:sz w:val="24"/>
                <w:szCs w:val="24"/>
              </w:rPr>
              <w:t>Michael Onyango</w:t>
            </w:r>
          </w:p>
          <w:p w:rsidR="5A6C989F" w:rsidP="6D0C1489" w:rsidRDefault="5A6C989F" w14:paraId="30A6260F" w14:textId="31271830">
            <w:pPr>
              <w:pStyle w:val="Normal"/>
              <w:spacing w:after="0" w:line="240" w:lineRule="auto"/>
              <w:ind w:left="0" w:hanging="2"/>
              <w:rPr>
                <w:rFonts w:ascii="Calibri" w:hAnsi="Calibri" w:eastAsia="Calibri" w:cs="Calibri"/>
                <w:b w:val="0"/>
                <w:bCs w:val="0"/>
                <w:i w:val="1"/>
                <w:iCs w:val="1"/>
                <w:caps w:val="0"/>
                <w:smallCaps w:val="0"/>
                <w:noProof w:val="0"/>
                <w:color w:val="111111"/>
                <w:sz w:val="24"/>
                <w:szCs w:val="24"/>
                <w:lang w:val="en-US"/>
              </w:rPr>
            </w:pPr>
            <w:r w:rsidRPr="6D0C1489" w:rsidR="5A6C989F">
              <w:rPr>
                <w:b w:val="1"/>
                <w:bCs w:val="1"/>
                <w:sz w:val="24"/>
                <w:szCs w:val="24"/>
              </w:rPr>
              <w:t>Keynote Address:</w:t>
            </w:r>
            <w:r w:rsidRPr="6D0C1489" w:rsidR="5A6C989F">
              <w:rPr>
                <w:sz w:val="24"/>
                <w:szCs w:val="24"/>
              </w:rPr>
              <w:t xml:space="preserve"> </w:t>
            </w:r>
          </w:p>
          <w:p w:rsidRPr="00E372AA" w:rsidR="00203B99" w:rsidP="0E792681" w:rsidRDefault="2FD3CD84" w14:paraId="5B27F516" w14:textId="77777777">
            <w:pPr>
              <w:spacing w:after="0" w:line="240" w:lineRule="auto"/>
              <w:ind w:left="0" w:hanging="2"/>
              <w:rPr>
                <w:b/>
                <w:bCs/>
                <w:sz w:val="24"/>
                <w:szCs w:val="24"/>
                <w:lang w:val="en-GB"/>
              </w:rPr>
            </w:pPr>
            <w:r w:rsidRPr="0E792681">
              <w:rPr>
                <w:b/>
                <w:bCs/>
                <w:sz w:val="24"/>
                <w:szCs w:val="24"/>
              </w:rPr>
              <w:t xml:space="preserve">Panelist: </w:t>
            </w:r>
          </w:p>
          <w:p w:rsidRPr="00E372AA" w:rsidR="00203B99" w:rsidRDefault="2FD3CD84" w14:paraId="72CE5D29" w14:textId="638F5A0E">
            <w:pPr>
              <w:numPr>
                <w:ilvl w:val="0"/>
                <w:numId w:val="27"/>
              </w:numPr>
              <w:spacing w:after="0" w:line="240" w:lineRule="auto"/>
              <w:ind w:leftChars="0" w:firstLineChars="0"/>
              <w:rPr>
                <w:sz w:val="24"/>
                <w:szCs w:val="24"/>
                <w:lang w:val="en-GB"/>
              </w:rPr>
            </w:pPr>
            <w:r w:rsidRPr="0E792681">
              <w:rPr>
                <w:sz w:val="24"/>
                <w:szCs w:val="24"/>
              </w:rPr>
              <w:t xml:space="preserve">Hon. Suleiman Shahbal, </w:t>
            </w:r>
            <w:r w:rsidRPr="0E792681">
              <w:rPr>
                <w:i/>
                <w:iCs/>
                <w:sz w:val="24"/>
                <w:szCs w:val="24"/>
              </w:rPr>
              <w:t xml:space="preserve">Founder and Chairman of the </w:t>
            </w:r>
            <w:proofErr w:type="spellStart"/>
            <w:r w:rsidRPr="0E792681">
              <w:rPr>
                <w:i/>
                <w:iCs/>
                <w:sz w:val="24"/>
                <w:szCs w:val="24"/>
              </w:rPr>
              <w:t>GulfCap</w:t>
            </w:r>
            <w:proofErr w:type="spellEnd"/>
            <w:r w:rsidRPr="0E792681">
              <w:rPr>
                <w:i/>
                <w:iCs/>
                <w:sz w:val="24"/>
                <w:szCs w:val="24"/>
              </w:rPr>
              <w:t xml:space="preserve"> Group of Companies</w:t>
            </w:r>
          </w:p>
          <w:p w:rsidRPr="00E372AA" w:rsidR="00203B99" w:rsidP="0E792681" w:rsidRDefault="00203B99" w14:paraId="4101CC5A" w14:textId="0B9A906D">
            <w:pPr>
              <w:spacing w:after="0" w:line="240" w:lineRule="auto"/>
              <w:ind w:leftChars="0" w:firstLineChars="0"/>
              <w:rPr>
                <w:sz w:val="24"/>
                <w:szCs w:val="24"/>
                <w:lang w:val="en-GB"/>
              </w:rPr>
            </w:pPr>
          </w:p>
        </w:tc>
      </w:tr>
      <w:tr w:rsidRPr="00E372AA" w:rsidR="00677ABF" w:rsidTr="6D0C1489" w14:paraId="1D7401B9" w14:textId="77777777">
        <w:tc>
          <w:tcPr>
            <w:tcW w:w="2263" w:type="dxa"/>
            <w:tcMar/>
          </w:tcPr>
          <w:p w:rsidRPr="00E372AA" w:rsidR="00677ABF" w:rsidP="0E792681" w:rsidRDefault="3A8736D3" w14:paraId="701C90B0" w14:textId="660E7BB9">
            <w:pPr>
              <w:spacing w:after="0" w:line="240" w:lineRule="auto"/>
              <w:ind w:left="0" w:hanging="2"/>
              <w:rPr>
                <w:sz w:val="24"/>
                <w:szCs w:val="24"/>
              </w:rPr>
            </w:pPr>
            <w:r w:rsidRPr="0E792681">
              <w:rPr>
                <w:sz w:val="24"/>
                <w:szCs w:val="24"/>
              </w:rPr>
              <w:t xml:space="preserve">3:30 PM- 5 PM </w:t>
            </w:r>
          </w:p>
        </w:tc>
        <w:tc>
          <w:tcPr>
            <w:tcW w:w="2362" w:type="dxa"/>
            <w:tcMar/>
          </w:tcPr>
          <w:p w:rsidRPr="00E372AA" w:rsidR="00677ABF" w:rsidP="0E792681" w:rsidRDefault="6C1F4AF3" w14:paraId="1B680307" w14:textId="77777777">
            <w:pPr>
              <w:spacing w:after="0" w:line="240" w:lineRule="auto"/>
              <w:ind w:left="0" w:hanging="2"/>
              <w:rPr>
                <w:sz w:val="24"/>
                <w:szCs w:val="24"/>
              </w:rPr>
            </w:pPr>
            <w:r w:rsidRPr="0E792681">
              <w:rPr>
                <w:b/>
                <w:bCs/>
                <w:sz w:val="24"/>
                <w:szCs w:val="24"/>
              </w:rPr>
              <w:t xml:space="preserve">Sustainable Economies Village </w:t>
            </w:r>
          </w:p>
          <w:p w:rsidRPr="00E372AA" w:rsidR="00677ABF" w:rsidP="0E792681" w:rsidRDefault="00677ABF" w14:paraId="0048D5F9" w14:textId="77777777">
            <w:pPr>
              <w:spacing w:after="0" w:line="240" w:lineRule="auto"/>
              <w:ind w:left="0" w:hanging="2"/>
              <w:rPr>
                <w:sz w:val="24"/>
                <w:szCs w:val="24"/>
              </w:rPr>
            </w:pPr>
          </w:p>
          <w:p w:rsidR="43DF1FA7" w:rsidP="0E792681" w:rsidRDefault="43DF1FA7" w14:paraId="2572D3D3" w14:textId="66BBD380">
            <w:pPr>
              <w:spacing w:after="0" w:line="240" w:lineRule="auto"/>
              <w:ind w:left="0" w:hanging="2"/>
              <w:rPr>
                <w:b/>
                <w:bCs/>
                <w:sz w:val="24"/>
                <w:szCs w:val="24"/>
              </w:rPr>
            </w:pPr>
          </w:p>
          <w:p w:rsidR="00677ABF" w:rsidP="0E792681" w:rsidRDefault="1A1B60CC" w14:paraId="05456E4D" w14:textId="2824D922">
            <w:pPr>
              <w:spacing w:after="0" w:line="240" w:lineRule="auto"/>
              <w:ind w:left="0" w:hanging="2"/>
              <w:rPr>
                <w:b/>
                <w:bCs/>
                <w:sz w:val="24"/>
                <w:szCs w:val="24"/>
              </w:rPr>
            </w:pPr>
            <w:r w:rsidRPr="0E792681">
              <w:rPr>
                <w:b/>
                <w:bCs/>
                <w:sz w:val="24"/>
                <w:szCs w:val="24"/>
              </w:rPr>
              <w:t xml:space="preserve">Workshop 7 </w:t>
            </w:r>
          </w:p>
          <w:p w:rsidR="4EDDD907" w:rsidP="0E792681" w:rsidRDefault="10DC9862" w14:paraId="5F1A3322" w14:textId="37080C72">
            <w:pPr>
              <w:spacing w:after="0" w:line="240" w:lineRule="auto"/>
              <w:ind w:left="0" w:hanging="2"/>
              <w:rPr>
                <w:b/>
                <w:bCs/>
                <w:sz w:val="24"/>
                <w:szCs w:val="24"/>
              </w:rPr>
            </w:pPr>
            <w:r w:rsidRPr="0E792681">
              <w:rPr>
                <w:b/>
                <w:bCs/>
                <w:sz w:val="24"/>
                <w:szCs w:val="24"/>
              </w:rPr>
              <w:t>Title</w:t>
            </w:r>
            <w:r w:rsidRPr="0E792681" w:rsidR="02D23DF9">
              <w:rPr>
                <w:b/>
                <w:bCs/>
                <w:sz w:val="24"/>
                <w:szCs w:val="24"/>
              </w:rPr>
              <w:t xml:space="preserve">: </w:t>
            </w:r>
          </w:p>
          <w:p w:rsidR="01A8DCF2" w:rsidP="5763EBA3" w:rsidRDefault="01A8DCF2" w14:paraId="1E8AA237" w14:textId="3DD6DF70">
            <w:pPr>
              <w:spacing w:before="240" w:after="240" w:line="240" w:lineRule="auto"/>
              <w:ind w:left="0" w:hanging="2"/>
            </w:pPr>
            <w:r w:rsidRPr="5763EBA3" w:rsidR="4233BFD2">
              <w:rPr>
                <w:sz w:val="24"/>
                <w:szCs w:val="24"/>
              </w:rPr>
              <w:t>Anchoring the Blue Economy: Maritime Education, Youth</w:t>
            </w:r>
            <w:r w:rsidRPr="5763EBA3" w:rsidR="058E5C78">
              <w:rPr>
                <w:sz w:val="24"/>
                <w:szCs w:val="24"/>
              </w:rPr>
              <w:t xml:space="preserve"> </w:t>
            </w:r>
            <w:r w:rsidRPr="5763EBA3" w:rsidR="4233BFD2">
              <w:rPr>
                <w:sz w:val="24"/>
                <w:szCs w:val="24"/>
              </w:rPr>
              <w:t>Innovation, and Kenya's untapped opportunity</w:t>
            </w:r>
          </w:p>
          <w:p w:rsidR="412EF1BD" w:rsidP="6D0C1489" w:rsidRDefault="412EF1BD" w14:paraId="2E8440AB" w14:textId="2527F5B4">
            <w:pPr>
              <w:pStyle w:val="Normal"/>
              <w:suppressLineNumbers w:val="0"/>
              <w:bidi w:val="0"/>
              <w:spacing w:before="240" w:beforeAutospacing="off" w:after="240" w:afterAutospacing="off" w:line="259" w:lineRule="auto"/>
              <w:ind w:left="0" w:right="0" w:hanging="2"/>
              <w:jc w:val="left"/>
              <w:rPr>
                <w:rFonts w:ascii="Calibri" w:hAnsi="Calibri" w:eastAsia="Calibri" w:cs="Calibri"/>
                <w:b w:val="0"/>
                <w:bCs w:val="0"/>
                <w:i w:val="1"/>
                <w:iCs w:val="1"/>
                <w:caps w:val="0"/>
                <w:smallCaps w:val="0"/>
                <w:noProof w:val="0"/>
                <w:color w:val="111111"/>
                <w:sz w:val="24"/>
                <w:szCs w:val="24"/>
                <w:lang w:val="en-US"/>
              </w:rPr>
            </w:pPr>
            <w:r w:rsidRPr="6D0C1489" w:rsidR="1F0672D8">
              <w:rPr>
                <w:b w:val="1"/>
                <w:bCs w:val="1"/>
                <w:sz w:val="24"/>
                <w:szCs w:val="24"/>
              </w:rPr>
              <w:t xml:space="preserve">Keynote Address: </w:t>
            </w:r>
            <w:r w:rsidRPr="6D0C1489" w:rsidR="1F0672D8">
              <w:rPr>
                <w:b w:val="1"/>
                <w:bCs w:val="1"/>
                <w:sz w:val="24"/>
                <w:szCs w:val="24"/>
              </w:rPr>
              <w:t xml:space="preserve"> </w:t>
            </w:r>
          </w:p>
          <w:p w:rsidR="03CCFB64" w:rsidP="0E792681" w:rsidRDefault="03CCFB64" w14:paraId="682AFE3C" w14:textId="038E2F87">
            <w:pPr>
              <w:spacing w:after="0" w:line="240" w:lineRule="auto"/>
              <w:ind w:left="0" w:hanging="2"/>
              <w:rPr>
                <w:b/>
                <w:bCs/>
                <w:sz w:val="24"/>
                <w:szCs w:val="24"/>
              </w:rPr>
            </w:pPr>
            <w:r w:rsidRPr="0E792681">
              <w:rPr>
                <w:b/>
                <w:bCs/>
                <w:sz w:val="24"/>
                <w:szCs w:val="24"/>
              </w:rPr>
              <w:t xml:space="preserve">Partners: </w:t>
            </w:r>
          </w:p>
          <w:p w:rsidR="00447CD9" w:rsidP="00447CD9" w:rsidRDefault="4E435142" w14:paraId="206FEBC9" w14:textId="77777777">
            <w:pPr>
              <w:pStyle w:val="ListParagraph"/>
              <w:numPr>
                <w:ilvl w:val="0"/>
                <w:numId w:val="8"/>
              </w:numPr>
              <w:spacing w:after="0" w:line="240" w:lineRule="auto"/>
              <w:ind w:leftChars="0" w:firstLineChars="0"/>
              <w:rPr>
                <w:sz w:val="24"/>
                <w:szCs w:val="24"/>
              </w:rPr>
            </w:pPr>
            <w:r w:rsidRPr="0E792681">
              <w:rPr>
                <w:sz w:val="24"/>
                <w:szCs w:val="24"/>
              </w:rPr>
              <w:t xml:space="preserve">Miss Nicole Sulu, </w:t>
            </w:r>
            <w:r w:rsidRPr="0E792681" w:rsidR="26CF8941">
              <w:rPr>
                <w:sz w:val="24"/>
                <w:szCs w:val="24"/>
              </w:rPr>
              <w:t>Bandari Maritime Academy</w:t>
            </w:r>
          </w:p>
          <w:p w:rsidR="00447CD9" w:rsidP="00447CD9" w:rsidRDefault="00447CD9" w14:paraId="1AD399CB" w14:textId="50AB1248">
            <w:pPr>
              <w:pStyle w:val="ListParagraph"/>
              <w:numPr>
                <w:ilvl w:val="0"/>
                <w:numId w:val="8"/>
              </w:numPr>
              <w:spacing w:after="0" w:line="240" w:lineRule="auto"/>
              <w:ind w:leftChars="0" w:firstLineChars="0"/>
              <w:rPr>
                <w:sz w:val="24"/>
                <w:szCs w:val="24"/>
              </w:rPr>
            </w:pPr>
            <w:r w:rsidRPr="00447CD9">
              <w:rPr>
                <w:sz w:val="24"/>
                <w:szCs w:val="24"/>
              </w:rPr>
              <w:t xml:space="preserve">Techno </w:t>
            </w:r>
            <w:r>
              <w:rPr>
                <w:sz w:val="24"/>
                <w:szCs w:val="24"/>
              </w:rPr>
              <w:t>Serve</w:t>
            </w:r>
          </w:p>
          <w:p w:rsidRPr="00447CD9" w:rsidR="3E43FC25" w:rsidP="00447CD9" w:rsidRDefault="3E43FC25" w14:paraId="15031E9A" w14:textId="4C34A610">
            <w:pPr>
              <w:pStyle w:val="ListParagraph"/>
              <w:numPr>
                <w:ilvl w:val="0"/>
                <w:numId w:val="8"/>
              </w:numPr>
              <w:spacing w:after="0" w:line="240" w:lineRule="auto"/>
              <w:ind w:leftChars="0" w:firstLineChars="0"/>
              <w:rPr>
                <w:sz w:val="24"/>
                <w:szCs w:val="24"/>
              </w:rPr>
            </w:pPr>
            <w:r w:rsidRPr="6D0C1489" w:rsidR="109F6A0E">
              <w:rPr>
                <w:sz w:val="24"/>
                <w:szCs w:val="24"/>
              </w:rPr>
              <w:t xml:space="preserve">James Waruiru, </w:t>
            </w:r>
            <w:r w:rsidRPr="6D0C1489" w:rsidR="109F6A0E">
              <w:rPr>
                <w:i w:val="1"/>
                <w:iCs w:val="1"/>
              </w:rPr>
              <w:t xml:space="preserve">Environmental Programs Head, </w:t>
            </w:r>
            <w:r w:rsidRPr="6D0C1489" w:rsidR="1F686643">
              <w:rPr>
                <w:i w:val="1"/>
                <w:iCs w:val="1"/>
                <w:sz w:val="24"/>
                <w:szCs w:val="24"/>
              </w:rPr>
              <w:t xml:space="preserve">Majestic Hub </w:t>
            </w:r>
          </w:p>
          <w:p w:rsidR="4FCC8EDB" w:rsidP="5763EBA3" w:rsidRDefault="4FCC8EDB" w14:paraId="0686C9D2" w14:textId="5AB400DF">
            <w:pPr>
              <w:pStyle w:val="ListParagraph"/>
              <w:numPr>
                <w:ilvl w:val="0"/>
                <w:numId w:val="8"/>
              </w:numPr>
              <w:spacing w:after="0" w:line="240" w:lineRule="auto"/>
              <w:ind w:leftChars="0" w:firstLineChars="0"/>
              <w:rPr>
                <w:sz w:val="24"/>
                <w:szCs w:val="24"/>
              </w:rPr>
            </w:pPr>
            <w:r w:rsidRPr="5763EBA3" w:rsidR="4FCC8EDB">
              <w:rPr>
                <w:sz w:val="24"/>
                <w:szCs w:val="24"/>
              </w:rPr>
              <w:t xml:space="preserve">David Ogiga, </w:t>
            </w:r>
            <w:r w:rsidRPr="5763EBA3" w:rsidR="4FCC8EDB">
              <w:rPr>
                <w:i w:val="1"/>
                <w:iCs w:val="1"/>
                <w:sz w:val="24"/>
                <w:szCs w:val="24"/>
              </w:rPr>
              <w:t>CEO, Sote Hub</w:t>
            </w:r>
          </w:p>
          <w:p w:rsidR="0E792681" w:rsidP="0E792681" w:rsidRDefault="0E792681" w14:paraId="6F2F3382" w14:textId="16EB7073">
            <w:pPr>
              <w:spacing w:after="0" w:line="240" w:lineRule="auto"/>
              <w:ind w:left="0" w:hanging="2"/>
              <w:rPr>
                <w:sz w:val="24"/>
                <w:szCs w:val="24"/>
              </w:rPr>
            </w:pPr>
          </w:p>
          <w:p w:rsidR="43DF1FA7" w:rsidP="0E792681" w:rsidRDefault="43DF1FA7" w14:paraId="1BAAD2AE" w14:textId="11A22016">
            <w:pPr>
              <w:spacing w:after="0" w:line="240" w:lineRule="auto"/>
              <w:ind w:left="0" w:hanging="2"/>
              <w:rPr>
                <w:b/>
                <w:bCs/>
                <w:sz w:val="24"/>
                <w:szCs w:val="24"/>
              </w:rPr>
            </w:pPr>
          </w:p>
          <w:p w:rsidRPr="00E372AA" w:rsidR="00677ABF" w:rsidP="0E792681" w:rsidRDefault="00677ABF" w14:paraId="20087F22" w14:textId="01303BDB">
            <w:pPr>
              <w:spacing w:after="0" w:line="240" w:lineRule="auto"/>
              <w:ind w:left="0" w:hanging="2"/>
              <w:rPr>
                <w:sz w:val="24"/>
                <w:szCs w:val="24"/>
              </w:rPr>
            </w:pPr>
          </w:p>
        </w:tc>
        <w:tc>
          <w:tcPr>
            <w:tcW w:w="2362" w:type="dxa"/>
            <w:tcMar/>
          </w:tcPr>
          <w:p w:rsidR="00677ABF" w:rsidP="0E792681" w:rsidRDefault="78A5AFBF" w14:paraId="28D32CE7" w14:textId="77777777">
            <w:pPr>
              <w:spacing w:after="0" w:line="240" w:lineRule="auto"/>
              <w:ind w:left="0" w:hanging="2"/>
              <w:rPr>
                <w:b/>
                <w:bCs/>
                <w:sz w:val="24"/>
                <w:szCs w:val="24"/>
              </w:rPr>
            </w:pPr>
            <w:r w:rsidRPr="0E792681">
              <w:rPr>
                <w:b/>
                <w:bCs/>
                <w:sz w:val="24"/>
                <w:szCs w:val="24"/>
              </w:rPr>
              <w:t xml:space="preserve">Digital Transformation Village </w:t>
            </w:r>
          </w:p>
          <w:p w:rsidR="00677ABF" w:rsidP="0E792681" w:rsidRDefault="00677ABF" w14:paraId="6F049EC2" w14:textId="26472E25">
            <w:pPr>
              <w:spacing w:after="0" w:line="240" w:lineRule="auto"/>
              <w:ind w:left="0" w:hanging="2"/>
              <w:rPr>
                <w:b/>
                <w:bCs/>
                <w:sz w:val="24"/>
                <w:szCs w:val="24"/>
              </w:rPr>
            </w:pPr>
          </w:p>
          <w:p w:rsidR="00677ABF" w:rsidP="0E792681" w:rsidRDefault="444EDFF9" w14:paraId="75A62C90" w14:textId="3CCBCCB4">
            <w:pPr>
              <w:spacing w:after="0" w:line="240" w:lineRule="auto"/>
              <w:ind w:left="0" w:hanging="2"/>
              <w:rPr>
                <w:b/>
                <w:bCs/>
                <w:sz w:val="24"/>
                <w:szCs w:val="24"/>
              </w:rPr>
            </w:pPr>
            <w:r w:rsidRPr="0E792681">
              <w:rPr>
                <w:b/>
                <w:bCs/>
                <w:sz w:val="24"/>
                <w:szCs w:val="24"/>
              </w:rPr>
              <w:t>Workshop 8</w:t>
            </w:r>
          </w:p>
          <w:p w:rsidR="00677ABF" w:rsidP="0E792681" w:rsidRDefault="00677ABF" w14:paraId="486E6B5D" w14:textId="7E8FDB78">
            <w:pPr>
              <w:spacing w:after="0" w:line="240" w:lineRule="auto"/>
              <w:ind w:left="0" w:hanging="2"/>
              <w:rPr>
                <w:b/>
                <w:bCs/>
                <w:sz w:val="24"/>
                <w:szCs w:val="24"/>
              </w:rPr>
            </w:pPr>
          </w:p>
          <w:p w:rsidRPr="00E372AA" w:rsidR="00677ABF" w:rsidP="0E792681" w:rsidRDefault="184518DF" w14:paraId="2BA2ABBE" w14:textId="3C782694">
            <w:pPr>
              <w:shd w:val="clear" w:color="auto" w:fill="FFFFFF" w:themeFill="background1"/>
              <w:spacing w:after="75"/>
              <w:ind w:left="0" w:hanging="2"/>
              <w:rPr>
                <w:color w:val="000000" w:themeColor="text1"/>
                <w:sz w:val="24"/>
                <w:szCs w:val="24"/>
              </w:rPr>
            </w:pPr>
            <w:r w:rsidRPr="0E792681">
              <w:rPr>
                <w:b/>
                <w:bCs/>
                <w:sz w:val="24"/>
                <w:szCs w:val="24"/>
              </w:rPr>
              <w:t xml:space="preserve">Title: </w:t>
            </w:r>
            <w:r w:rsidR="00447CD9">
              <w:rPr>
                <w:color w:val="000000" w:themeColor="text1"/>
                <w:sz w:val="24"/>
                <w:szCs w:val="24"/>
              </w:rPr>
              <w:t>AI</w:t>
            </w:r>
            <w:r w:rsidRPr="0E792681" w:rsidR="4AEB7E4A">
              <w:rPr>
                <w:color w:val="000000" w:themeColor="text1"/>
                <w:sz w:val="24"/>
                <w:szCs w:val="24"/>
              </w:rPr>
              <w:t xml:space="preserve"> and The </w:t>
            </w:r>
            <w:r w:rsidRPr="0E792681" w:rsidR="7D6B2451">
              <w:rPr>
                <w:color w:val="000000" w:themeColor="text1"/>
                <w:sz w:val="24"/>
                <w:szCs w:val="24"/>
              </w:rPr>
              <w:t>Brain;</w:t>
            </w:r>
            <w:r w:rsidRPr="0E792681" w:rsidR="4AEB7E4A">
              <w:rPr>
                <w:color w:val="000000" w:themeColor="text1"/>
                <w:sz w:val="24"/>
                <w:szCs w:val="24"/>
              </w:rPr>
              <w:t xml:space="preserve"> Using </w:t>
            </w:r>
            <w:r w:rsidR="00447CD9">
              <w:rPr>
                <w:color w:val="000000" w:themeColor="text1"/>
                <w:sz w:val="24"/>
                <w:szCs w:val="24"/>
              </w:rPr>
              <w:t>Machines</w:t>
            </w:r>
            <w:r w:rsidRPr="0E792681" w:rsidR="4AEB7E4A">
              <w:rPr>
                <w:color w:val="000000" w:themeColor="text1"/>
                <w:sz w:val="24"/>
                <w:szCs w:val="24"/>
              </w:rPr>
              <w:t xml:space="preserve"> for Mental Health</w:t>
            </w:r>
          </w:p>
          <w:p w:rsidRPr="00E372AA" w:rsidR="00677ABF" w:rsidP="0E792681" w:rsidRDefault="00677ABF" w14:paraId="4F19B9A2" w14:textId="2D1396E2">
            <w:pPr>
              <w:spacing w:after="0" w:line="240" w:lineRule="auto"/>
              <w:ind w:left="0" w:hanging="2"/>
              <w:rPr>
                <w:sz w:val="24"/>
                <w:szCs w:val="24"/>
              </w:rPr>
            </w:pPr>
          </w:p>
          <w:p w:rsidRPr="00E372AA" w:rsidR="00677ABF" w:rsidP="0E792681" w:rsidRDefault="729EED30" w14:paraId="28F35671" w14:textId="3A84C4BF">
            <w:pPr>
              <w:spacing w:after="0" w:line="240" w:lineRule="auto"/>
              <w:ind w:left="0" w:hanging="2"/>
              <w:rPr>
                <w:b w:val="1"/>
                <w:bCs w:val="1"/>
                <w:sz w:val="24"/>
                <w:szCs w:val="24"/>
              </w:rPr>
            </w:pPr>
            <w:r w:rsidRPr="5763EBA3" w:rsidR="2B4D8626">
              <w:rPr>
                <w:b w:val="1"/>
                <w:bCs w:val="1"/>
                <w:sz w:val="24"/>
                <w:szCs w:val="24"/>
              </w:rPr>
              <w:t xml:space="preserve">Keynote Address: </w:t>
            </w:r>
            <w:r w:rsidRPr="5763EBA3" w:rsidR="46A7E7B1">
              <w:rPr>
                <w:b w:val="1"/>
                <w:bCs w:val="1"/>
                <w:sz w:val="24"/>
                <w:szCs w:val="24"/>
              </w:rPr>
              <w:t xml:space="preserve"> </w:t>
            </w:r>
            <w:r w:rsidRPr="5763EBA3" w:rsidR="46A7E7B1">
              <w:rPr>
                <w:sz w:val="24"/>
                <w:szCs w:val="24"/>
              </w:rPr>
              <w:t>Queenie</w:t>
            </w:r>
            <w:r w:rsidRPr="5763EBA3" w:rsidR="067FFD18">
              <w:rPr>
                <w:sz w:val="24"/>
                <w:szCs w:val="24"/>
              </w:rPr>
              <w:t xml:space="preserve"> Meria</w:t>
            </w:r>
            <w:r w:rsidRPr="5763EBA3" w:rsidR="46A7E7B1">
              <w:rPr>
                <w:sz w:val="24"/>
                <w:szCs w:val="24"/>
              </w:rPr>
              <w:t>, UN W</w:t>
            </w:r>
            <w:r w:rsidRPr="5763EBA3" w:rsidR="30C3BDD3">
              <w:rPr>
                <w:sz w:val="24"/>
                <w:szCs w:val="24"/>
              </w:rPr>
              <w:t xml:space="preserve">omen </w:t>
            </w:r>
            <w:r>
              <w:br/>
            </w:r>
            <w:r>
              <w:br/>
            </w:r>
            <w:r w:rsidRPr="5763EBA3" w:rsidR="78A5AFBF">
              <w:rPr>
                <w:b w:val="1"/>
                <w:bCs w:val="1"/>
                <w:sz w:val="24"/>
                <w:szCs w:val="24"/>
              </w:rPr>
              <w:t xml:space="preserve">Venue: </w:t>
            </w:r>
            <w:r w:rsidRPr="5763EBA3" w:rsidR="018CBE44">
              <w:rPr>
                <w:b w:val="1"/>
                <w:bCs w:val="1"/>
                <w:sz w:val="24"/>
                <w:szCs w:val="24"/>
              </w:rPr>
              <w:t xml:space="preserve">TBC </w:t>
            </w:r>
            <w:r>
              <w:br/>
            </w:r>
          </w:p>
          <w:p w:rsidRPr="00E372AA" w:rsidR="00677ABF" w:rsidP="0E792681" w:rsidRDefault="0DA52CBD" w14:paraId="1A47F7AF" w14:textId="05F8E620">
            <w:pPr>
              <w:spacing w:after="0" w:line="240" w:lineRule="auto"/>
              <w:ind w:left="0" w:hanging="2"/>
            </w:pPr>
            <w:r w:rsidRPr="0E792681">
              <w:rPr>
                <w:b/>
                <w:bCs/>
                <w:sz w:val="24"/>
                <w:szCs w:val="24"/>
              </w:rPr>
              <w:t>Moderator:</w:t>
            </w:r>
            <w:r w:rsidRPr="0E792681">
              <w:rPr>
                <w:sz w:val="24"/>
                <w:szCs w:val="24"/>
              </w:rPr>
              <w:t xml:space="preserve"> </w:t>
            </w:r>
            <w:r w:rsidRPr="0E792681" w:rsidR="3257F3D1">
              <w:rPr>
                <w:sz w:val="24"/>
                <w:szCs w:val="24"/>
              </w:rPr>
              <w:t>Diana</w:t>
            </w:r>
          </w:p>
          <w:p w:rsidRPr="00E372AA" w:rsidR="00677ABF" w:rsidP="0E792681" w:rsidRDefault="78A5AFBF" w14:paraId="55F5A4C1" w14:textId="77777777">
            <w:pPr>
              <w:spacing w:after="0" w:line="240" w:lineRule="auto"/>
              <w:ind w:left="0" w:hanging="2"/>
              <w:rPr>
                <w:b/>
                <w:bCs/>
                <w:sz w:val="24"/>
                <w:szCs w:val="24"/>
              </w:rPr>
            </w:pPr>
            <w:r w:rsidRPr="0E792681">
              <w:rPr>
                <w:b/>
                <w:bCs/>
                <w:sz w:val="24"/>
                <w:szCs w:val="24"/>
              </w:rPr>
              <w:t xml:space="preserve">Partners: </w:t>
            </w:r>
          </w:p>
          <w:p w:rsidR="00447CD9" w:rsidRDefault="1BBCA949" w14:paraId="4CADF1B5" w14:textId="77777777">
            <w:pPr>
              <w:pStyle w:val="ListParagraph"/>
              <w:numPr>
                <w:ilvl w:val="0"/>
                <w:numId w:val="24"/>
              </w:numPr>
              <w:spacing w:after="0" w:line="240" w:lineRule="auto"/>
              <w:ind w:leftChars="0" w:firstLineChars="0"/>
              <w:rPr>
                <w:sz w:val="24"/>
                <w:szCs w:val="24"/>
              </w:rPr>
            </w:pPr>
            <w:r w:rsidRPr="0E792681">
              <w:rPr>
                <w:sz w:val="24"/>
                <w:szCs w:val="24"/>
              </w:rPr>
              <w:t>Shazmeen Kassam</w:t>
            </w:r>
          </w:p>
          <w:p w:rsidR="00C439DF" w:rsidRDefault="06AF33AB" w14:paraId="0F61E6E6" w14:textId="77777777">
            <w:pPr>
              <w:pStyle w:val="ListParagraph"/>
              <w:numPr>
                <w:ilvl w:val="0"/>
                <w:numId w:val="24"/>
              </w:numPr>
              <w:spacing w:after="0" w:line="240" w:lineRule="auto"/>
              <w:ind w:leftChars="0" w:firstLineChars="0"/>
              <w:rPr>
                <w:sz w:val="24"/>
                <w:szCs w:val="24"/>
              </w:rPr>
            </w:pPr>
            <w:r w:rsidRPr="00447CD9">
              <w:rPr>
                <w:sz w:val="24"/>
                <w:szCs w:val="24"/>
              </w:rPr>
              <w:t xml:space="preserve">Eddy Kimani, </w:t>
            </w:r>
            <w:r w:rsidRPr="00447CD9">
              <w:rPr>
                <w:i/>
                <w:iCs/>
              </w:rPr>
              <w:t>Creative Entrepreneur, Mental Health and Mindset Advocate</w:t>
            </w:r>
          </w:p>
          <w:p w:rsidR="00C439DF" w:rsidRDefault="1334E09E" w14:paraId="72F8FA62" w14:textId="77777777">
            <w:pPr>
              <w:pStyle w:val="ListParagraph"/>
              <w:numPr>
                <w:ilvl w:val="0"/>
                <w:numId w:val="24"/>
              </w:numPr>
              <w:spacing w:after="0" w:line="240" w:lineRule="auto"/>
              <w:ind w:leftChars="0" w:firstLineChars="0"/>
              <w:rPr>
                <w:sz w:val="24"/>
                <w:szCs w:val="24"/>
              </w:rPr>
            </w:pPr>
            <w:r w:rsidRPr="00C439DF">
              <w:rPr>
                <w:sz w:val="24"/>
                <w:szCs w:val="24"/>
              </w:rPr>
              <w:t>Faith</w:t>
            </w:r>
          </w:p>
          <w:p w:rsidRPr="00E372AA" w:rsidR="00677ABF" w:rsidP="5763EBA3" w:rsidRDefault="1334E09E" w14:paraId="63C76127" w14:textId="28911CB9">
            <w:pPr>
              <w:pStyle w:val="ListParagraph"/>
              <w:numPr>
                <w:ilvl w:val="0"/>
                <w:numId w:val="24"/>
              </w:numPr>
              <w:spacing w:after="0" w:line="240" w:lineRule="auto"/>
              <w:ind w:leftChars="0" w:firstLineChars="0"/>
              <w:rPr>
                <w:sz w:val="24"/>
                <w:szCs w:val="24"/>
              </w:rPr>
            </w:pPr>
            <w:r w:rsidRPr="5763EBA3" w:rsidR="59BEB665">
              <w:rPr>
                <w:sz w:val="24"/>
                <w:szCs w:val="24"/>
              </w:rPr>
              <w:t>Perish</w:t>
            </w:r>
          </w:p>
          <w:p w:rsidRPr="00E372AA" w:rsidR="00677ABF" w:rsidP="5763EBA3" w:rsidRDefault="1334E09E" w14:paraId="64CF3095" w14:textId="6512312B">
            <w:pPr>
              <w:pStyle w:val="ListParagraph"/>
              <w:numPr>
                <w:ilvl w:val="0"/>
                <w:numId w:val="24"/>
              </w:numPr>
              <w:spacing w:after="0" w:line="240" w:lineRule="auto"/>
              <w:ind w:leftChars="0" w:firstLineChars="0"/>
              <w:rPr/>
            </w:pPr>
            <w:r w:rsidRPr="5763EBA3" w:rsidR="59BEB665">
              <w:rPr>
                <w:sz w:val="24"/>
                <w:szCs w:val="24"/>
              </w:rPr>
              <w:t>Aisha Nassir</w:t>
            </w:r>
            <w:r w:rsidRPr="5763EBA3" w:rsidR="2F606ACD">
              <w:rPr>
                <w:sz w:val="24"/>
                <w:szCs w:val="24"/>
              </w:rPr>
              <w:t xml:space="preserve">, </w:t>
            </w:r>
            <w:r w:rsidRPr="5763EBA3" w:rsidR="2F606ACD">
              <w:rPr>
                <w:rFonts w:ascii="Segoe UI" w:hAnsi="Segoe UI" w:eastAsia="Segoe UI" w:cs="Segoe UI"/>
                <w:b w:val="0"/>
                <w:bCs w:val="0"/>
                <w:i w:val="1"/>
                <w:iCs w:val="1"/>
                <w:caps w:val="0"/>
                <w:smallCaps w:val="0"/>
                <w:noProof w:val="0"/>
                <w:color w:val="242424"/>
                <w:sz w:val="21"/>
                <w:szCs w:val="21"/>
                <w:lang w:val="en-US"/>
              </w:rPr>
              <w:t xml:space="preserve">Campus Ambassador of Swahilipot Hub Foundation at Umma University </w:t>
            </w:r>
          </w:p>
        </w:tc>
        <w:tc>
          <w:tcPr>
            <w:tcW w:w="2363" w:type="dxa"/>
            <w:tcMar/>
          </w:tcPr>
          <w:p w:rsidR="00677ABF" w:rsidP="0E792681" w:rsidRDefault="78A5AFBF" w14:paraId="663FB929" w14:textId="77777777">
            <w:pPr>
              <w:spacing w:after="0" w:line="240" w:lineRule="auto"/>
              <w:ind w:left="0" w:hanging="2"/>
              <w:rPr>
                <w:b/>
                <w:bCs/>
                <w:sz w:val="24"/>
                <w:szCs w:val="24"/>
              </w:rPr>
            </w:pPr>
            <w:r w:rsidRPr="0E792681">
              <w:rPr>
                <w:b/>
                <w:bCs/>
                <w:sz w:val="24"/>
                <w:szCs w:val="24"/>
              </w:rPr>
              <w:t>Youth and Entrepreneurship Village</w:t>
            </w:r>
          </w:p>
          <w:p w:rsidR="00677ABF" w:rsidP="0E792681" w:rsidRDefault="00677ABF" w14:paraId="4AD2804B" w14:textId="53311338">
            <w:pPr>
              <w:spacing w:after="0" w:line="240" w:lineRule="auto"/>
              <w:ind w:left="0" w:hanging="2"/>
              <w:rPr>
                <w:b/>
                <w:bCs/>
                <w:sz w:val="24"/>
                <w:szCs w:val="24"/>
              </w:rPr>
            </w:pPr>
          </w:p>
          <w:p w:rsidR="00677ABF" w:rsidP="0E792681" w:rsidRDefault="1F9125DF" w14:paraId="1E82A140" w14:textId="0C78FEE7">
            <w:pPr>
              <w:spacing w:after="0" w:line="240" w:lineRule="auto"/>
              <w:ind w:left="0" w:hanging="2"/>
              <w:rPr>
                <w:b/>
                <w:bCs/>
                <w:sz w:val="24"/>
                <w:szCs w:val="24"/>
              </w:rPr>
            </w:pPr>
            <w:r w:rsidRPr="0E792681">
              <w:rPr>
                <w:b/>
                <w:bCs/>
                <w:sz w:val="24"/>
                <w:szCs w:val="24"/>
              </w:rPr>
              <w:t>Workshop 9</w:t>
            </w:r>
          </w:p>
          <w:p w:rsidR="00677ABF" w:rsidP="0E792681" w:rsidRDefault="00677ABF" w14:paraId="35AF481D" w14:textId="734D3021">
            <w:pPr>
              <w:spacing w:after="0" w:line="240" w:lineRule="auto"/>
              <w:ind w:left="0" w:leftChars="0" w:firstLine="0" w:firstLineChars="0"/>
              <w:rPr>
                <w:sz w:val="24"/>
                <w:szCs w:val="24"/>
              </w:rPr>
            </w:pPr>
          </w:p>
          <w:p w:rsidRPr="00E372AA" w:rsidR="00677ABF" w:rsidP="0E792681" w:rsidRDefault="10DC9862" w14:paraId="206E61CB" w14:textId="252942E3">
            <w:pPr>
              <w:spacing w:after="0" w:line="240" w:lineRule="auto"/>
              <w:ind w:left="0" w:hanging="2"/>
              <w:rPr>
                <w:sz w:val="24"/>
                <w:szCs w:val="24"/>
              </w:rPr>
            </w:pPr>
            <w:r w:rsidRPr="0E792681">
              <w:rPr>
                <w:b/>
                <w:bCs/>
                <w:sz w:val="24"/>
                <w:szCs w:val="24"/>
              </w:rPr>
              <w:t>Title:</w:t>
            </w:r>
            <w:r w:rsidRPr="0E792681">
              <w:rPr>
                <w:sz w:val="24"/>
                <w:szCs w:val="24"/>
              </w:rPr>
              <w:t xml:space="preserve"> </w:t>
            </w:r>
            <w:r w:rsidRPr="0E792681" w:rsidR="76E2A282">
              <w:rPr>
                <w:sz w:val="24"/>
                <w:szCs w:val="24"/>
              </w:rPr>
              <w:t xml:space="preserve">Show Me How: Telling Your Story in the Age of AI. </w:t>
            </w:r>
          </w:p>
          <w:p w:rsidR="43DF1FA7" w:rsidP="0E792681" w:rsidRDefault="43DF1FA7" w14:paraId="3410D69B" w14:textId="552BA1CD">
            <w:pPr>
              <w:spacing w:after="0" w:line="240" w:lineRule="auto"/>
              <w:ind w:left="0" w:hanging="2"/>
              <w:rPr>
                <w:b/>
                <w:bCs/>
                <w:sz w:val="24"/>
                <w:szCs w:val="24"/>
              </w:rPr>
            </w:pPr>
          </w:p>
          <w:p w:rsidR="542D102C" w:rsidP="0E792681" w:rsidRDefault="542D102C" w14:paraId="3FC43AB6" w14:textId="57080DED">
            <w:pPr>
              <w:spacing w:after="0" w:line="240" w:lineRule="auto"/>
              <w:ind w:left="0" w:hanging="2"/>
              <w:rPr>
                <w:b/>
                <w:bCs/>
                <w:sz w:val="24"/>
                <w:szCs w:val="24"/>
              </w:rPr>
            </w:pPr>
          </w:p>
          <w:p w:rsidR="542D102C" w:rsidP="0E792681" w:rsidRDefault="01937739" w14:paraId="3F804C57" w14:textId="592A78BC">
            <w:pPr>
              <w:spacing w:after="0" w:line="240" w:lineRule="auto"/>
              <w:ind w:left="0" w:hanging="2"/>
              <w:rPr>
                <w:sz w:val="24"/>
                <w:szCs w:val="24"/>
              </w:rPr>
            </w:pPr>
            <w:r w:rsidRPr="0E792681">
              <w:rPr>
                <w:b/>
                <w:bCs/>
                <w:sz w:val="24"/>
                <w:szCs w:val="24"/>
              </w:rPr>
              <w:t>Keynote Address:</w:t>
            </w:r>
            <w:r w:rsidRPr="0E792681">
              <w:rPr>
                <w:sz w:val="24"/>
                <w:szCs w:val="24"/>
              </w:rPr>
              <w:t xml:space="preserve"> </w:t>
            </w:r>
          </w:p>
          <w:p w:rsidRPr="00E372AA" w:rsidR="00677ABF" w:rsidP="0E792681" w:rsidRDefault="78A5AFBF" w14:paraId="45AA79BE" w14:textId="7FB32D36">
            <w:pPr>
              <w:spacing w:after="0" w:line="240" w:lineRule="auto"/>
              <w:ind w:left="0" w:hanging="2"/>
              <w:rPr>
                <w:b/>
                <w:bCs/>
                <w:sz w:val="24"/>
                <w:szCs w:val="24"/>
              </w:rPr>
            </w:pPr>
            <w:r w:rsidRPr="0E792681">
              <w:rPr>
                <w:b/>
                <w:bCs/>
                <w:sz w:val="24"/>
                <w:szCs w:val="24"/>
              </w:rPr>
              <w:t xml:space="preserve">Venue: </w:t>
            </w:r>
            <w:r w:rsidRPr="0E792681" w:rsidR="70132A29">
              <w:rPr>
                <w:b/>
                <w:bCs/>
                <w:sz w:val="24"/>
                <w:szCs w:val="24"/>
              </w:rPr>
              <w:t xml:space="preserve"> </w:t>
            </w:r>
            <w:r w:rsidRPr="0E792681" w:rsidR="1068671B">
              <w:rPr>
                <w:b/>
                <w:bCs/>
                <w:sz w:val="24"/>
                <w:szCs w:val="24"/>
              </w:rPr>
              <w:t>TBC</w:t>
            </w:r>
            <w:r w:rsidR="289FF38B">
              <w:br/>
            </w:r>
          </w:p>
          <w:p w:rsidRPr="00E372AA" w:rsidR="00677ABF" w:rsidP="0E792681" w:rsidRDefault="6C1F4AF3" w14:paraId="380D556D" w14:textId="6D3F5665">
            <w:pPr>
              <w:spacing w:after="0" w:line="240" w:lineRule="auto"/>
              <w:ind w:left="0" w:hanging="2"/>
              <w:rPr>
                <w:b/>
                <w:bCs/>
                <w:sz w:val="24"/>
                <w:szCs w:val="24"/>
              </w:rPr>
            </w:pPr>
            <w:r w:rsidRPr="0E792681">
              <w:rPr>
                <w:b/>
                <w:bCs/>
                <w:sz w:val="24"/>
                <w:szCs w:val="24"/>
              </w:rPr>
              <w:t>Moderator:</w:t>
            </w:r>
            <w:r w:rsidRPr="0E792681">
              <w:rPr>
                <w:sz w:val="24"/>
                <w:szCs w:val="24"/>
              </w:rPr>
              <w:t xml:space="preserve"> </w:t>
            </w:r>
            <w:r w:rsidRPr="0E792681" w:rsidR="6EC4951B">
              <w:rPr>
                <w:sz w:val="24"/>
                <w:szCs w:val="24"/>
              </w:rPr>
              <w:t>Sophia Wabosha</w:t>
            </w:r>
            <w:r w:rsidRPr="0E792681" w:rsidR="6EC4951B">
              <w:rPr>
                <w:b/>
                <w:bCs/>
                <w:sz w:val="24"/>
                <w:szCs w:val="24"/>
              </w:rPr>
              <w:t xml:space="preserve">, </w:t>
            </w:r>
            <w:r w:rsidRPr="0E792681" w:rsidR="6EC4951B">
              <w:rPr>
                <w:i/>
                <w:iCs/>
                <w:sz w:val="24"/>
                <w:szCs w:val="24"/>
              </w:rPr>
              <w:t>County Coordinator, Swahilipot Hub Foundation</w:t>
            </w:r>
          </w:p>
          <w:p w:rsidR="00677ABF" w:rsidP="0E792681" w:rsidRDefault="6C1F4AF3" w14:paraId="7293038C" w14:textId="77777777">
            <w:pPr>
              <w:spacing w:after="0" w:line="240" w:lineRule="auto"/>
              <w:ind w:left="0" w:hanging="2"/>
              <w:rPr>
                <w:b/>
                <w:bCs/>
                <w:sz w:val="24"/>
                <w:szCs w:val="24"/>
              </w:rPr>
            </w:pPr>
            <w:r w:rsidRPr="0E792681">
              <w:rPr>
                <w:b/>
                <w:bCs/>
                <w:sz w:val="24"/>
                <w:szCs w:val="24"/>
              </w:rPr>
              <w:t xml:space="preserve">Partners: </w:t>
            </w:r>
          </w:p>
          <w:p w:rsidRPr="00E372AA" w:rsidR="00677ABF" w:rsidP="0E792681" w:rsidRDefault="00677ABF" w14:paraId="6DBD3942" w14:textId="4AE6DDA1">
            <w:pPr>
              <w:spacing w:after="0" w:line="240" w:lineRule="auto"/>
              <w:ind w:left="0" w:hanging="2"/>
              <w:rPr>
                <w:b/>
                <w:bCs/>
                <w:color w:val="000000" w:themeColor="text1"/>
                <w:sz w:val="24"/>
                <w:szCs w:val="24"/>
              </w:rPr>
            </w:pPr>
          </w:p>
          <w:p w:rsidRPr="00E372AA" w:rsidR="00677ABF" w:rsidP="5763EBA3" w:rsidRDefault="3B4BCD27" w14:paraId="29D0E742" w14:textId="76534274">
            <w:pPr>
              <w:pStyle w:val="ListParagraph"/>
              <w:numPr>
                <w:ilvl w:val="0"/>
                <w:numId w:val="33"/>
              </w:numPr>
              <w:spacing w:after="0" w:line="240" w:lineRule="auto"/>
              <w:ind w:leftChars="0" w:firstLineChars="0"/>
              <w:rPr>
                <w:sz w:val="24"/>
                <w:szCs w:val="24"/>
              </w:rPr>
            </w:pPr>
            <w:r w:rsidRPr="5763EBA3" w:rsidR="268EAAC8">
              <w:rPr>
                <w:sz w:val="24"/>
                <w:szCs w:val="24"/>
              </w:rPr>
              <w:t>Kudzayi</w:t>
            </w:r>
            <w:r w:rsidRPr="5763EBA3" w:rsidR="268EAAC8">
              <w:rPr>
                <w:sz w:val="24"/>
                <w:szCs w:val="24"/>
              </w:rPr>
              <w:t xml:space="preserve"> Zvinavashe,</w:t>
            </w:r>
            <w:r w:rsidRPr="5763EBA3" w:rsidR="45E1726A">
              <w:rPr>
                <w:sz w:val="24"/>
                <w:szCs w:val="24"/>
              </w:rPr>
              <w:t xml:space="preserve"> </w:t>
            </w:r>
            <w:r w:rsidRPr="5763EBA3" w:rsidR="45E1726A">
              <w:rPr>
                <w:i w:val="1"/>
                <w:iCs w:val="1"/>
                <w:sz w:val="24"/>
                <w:szCs w:val="24"/>
              </w:rPr>
              <w:t xml:space="preserve">Program Lead, Nafasi </w:t>
            </w:r>
            <w:r w:rsidRPr="5763EBA3" w:rsidR="45E1726A">
              <w:rPr>
                <w:i w:val="1"/>
                <w:iCs w:val="1"/>
                <w:sz w:val="24"/>
                <w:szCs w:val="24"/>
              </w:rPr>
              <w:t>Magamba</w:t>
            </w:r>
            <w:r w:rsidRPr="5763EBA3" w:rsidR="45E1726A">
              <w:rPr>
                <w:i w:val="1"/>
                <w:iCs w:val="1"/>
                <w:sz w:val="24"/>
                <w:szCs w:val="24"/>
              </w:rPr>
              <w:t xml:space="preserve"> Network</w:t>
            </w:r>
          </w:p>
          <w:p w:rsidRPr="00E372AA" w:rsidR="00677ABF" w:rsidP="5763EBA3" w:rsidRDefault="3B4BCD27" w14:paraId="19B2C008" w14:textId="7594C7B6">
            <w:pPr>
              <w:pStyle w:val="ListParagraph"/>
              <w:numPr>
                <w:ilvl w:val="0"/>
                <w:numId w:val="33"/>
              </w:numPr>
              <w:spacing w:after="0" w:line="240" w:lineRule="auto"/>
              <w:ind w:leftChars="0" w:firstLineChars="0"/>
              <w:rPr>
                <w:color w:val="404040" w:themeColor="text1" w:themeTint="BF"/>
                <w:sz w:val="24"/>
                <w:szCs w:val="24"/>
              </w:rPr>
            </w:pPr>
            <w:r w:rsidRPr="5763EBA3" w:rsidR="268EAAC8">
              <w:rPr>
                <w:sz w:val="24"/>
                <w:szCs w:val="24"/>
              </w:rPr>
              <w:t>Bekithemba</w:t>
            </w:r>
            <w:r w:rsidRPr="5763EBA3" w:rsidR="268EAAC8">
              <w:rPr>
                <w:sz w:val="24"/>
                <w:szCs w:val="24"/>
              </w:rPr>
              <w:t xml:space="preserve"> Ntini,</w:t>
            </w:r>
            <w:r w:rsidRPr="5763EBA3" w:rsidR="6EC03AD5">
              <w:rPr>
                <w:sz w:val="24"/>
                <w:szCs w:val="24"/>
              </w:rPr>
              <w:t xml:space="preserve"> </w:t>
            </w:r>
            <w:r w:rsidRPr="5763EBA3" w:rsidR="6EC03AD5">
              <w:rPr>
                <w:i w:val="1"/>
                <w:iCs w:val="1"/>
                <w:sz w:val="24"/>
                <w:szCs w:val="24"/>
              </w:rPr>
              <w:t xml:space="preserve">Partnership &amp; Program Director, </w:t>
            </w:r>
            <w:r w:rsidRPr="5763EBA3" w:rsidR="6EC03AD5">
              <w:rPr>
                <w:i w:val="1"/>
                <w:iCs w:val="1"/>
                <w:sz w:val="24"/>
                <w:szCs w:val="24"/>
              </w:rPr>
              <w:t>Afrotellers</w:t>
            </w:r>
          </w:p>
          <w:p w:rsidRPr="00E372AA" w:rsidR="00677ABF" w:rsidP="5763EBA3" w:rsidRDefault="3B4BCD27" w14:paraId="6D7B8718" w14:textId="57778F3D">
            <w:pPr>
              <w:pStyle w:val="ListParagraph"/>
              <w:numPr>
                <w:ilvl w:val="0"/>
                <w:numId w:val="33"/>
              </w:numPr>
              <w:spacing w:after="0" w:line="240" w:lineRule="auto"/>
              <w:ind w:leftChars="0" w:firstLineChars="0"/>
              <w:rPr>
                <w:color w:val="404040" w:themeColor="text1" w:themeTint="BF"/>
                <w:sz w:val="24"/>
                <w:szCs w:val="24"/>
              </w:rPr>
            </w:pPr>
            <w:r w:rsidRPr="5763EBA3" w:rsidR="268EAAC8">
              <w:rPr>
                <w:color w:val="000000" w:themeColor="text1" w:themeTint="FF" w:themeShade="FF"/>
                <w:sz w:val="24"/>
                <w:szCs w:val="24"/>
              </w:rPr>
              <w:t>Gofaone</w:t>
            </w:r>
            <w:r w:rsidRPr="5763EBA3" w:rsidR="268EAAC8">
              <w:rPr>
                <w:color w:val="000000" w:themeColor="text1" w:themeTint="FF" w:themeShade="FF"/>
                <w:sz w:val="24"/>
                <w:szCs w:val="24"/>
              </w:rPr>
              <w:t xml:space="preserve"> Modise,</w:t>
            </w:r>
            <w:r w:rsidRPr="5763EBA3" w:rsidR="18439457">
              <w:rPr>
                <w:color w:val="000000" w:themeColor="text1" w:themeTint="FF" w:themeShade="FF"/>
                <w:sz w:val="24"/>
                <w:szCs w:val="24"/>
              </w:rPr>
              <w:t xml:space="preserve"> </w:t>
            </w:r>
            <w:r w:rsidRPr="5763EBA3" w:rsidR="18439457">
              <w:rPr>
                <w:i w:val="1"/>
                <w:iCs w:val="1"/>
                <w:color w:val="000000" w:themeColor="text1" w:themeTint="FF" w:themeShade="FF"/>
                <w:sz w:val="24"/>
                <w:szCs w:val="24"/>
              </w:rPr>
              <w:t>Media Entrepreneur, Moderator and Podcaster</w:t>
            </w:r>
          </w:p>
          <w:p w:rsidRPr="00E372AA" w:rsidR="00677ABF" w:rsidP="5763EBA3" w:rsidRDefault="3B4BCD27" w14:paraId="1B89FA26" w14:textId="78D098F9">
            <w:pPr>
              <w:pStyle w:val="ListParagraph"/>
              <w:numPr>
                <w:ilvl w:val="0"/>
                <w:numId w:val="33"/>
              </w:numPr>
              <w:spacing w:after="0" w:line="240" w:lineRule="auto"/>
              <w:ind w:leftChars="0" w:firstLineChars="0"/>
              <w:rPr>
                <w:color w:val="404040" w:themeColor="text1" w:themeTint="BF"/>
                <w:sz w:val="24"/>
                <w:szCs w:val="24"/>
              </w:rPr>
            </w:pPr>
            <w:r w:rsidRPr="5763EBA3" w:rsidR="268EAAC8">
              <w:rPr>
                <w:color w:val="000000" w:themeColor="text1" w:themeTint="FF" w:themeShade="FF"/>
                <w:sz w:val="24"/>
                <w:szCs w:val="24"/>
              </w:rPr>
              <w:t>Leah Wanjiru,</w:t>
            </w:r>
            <w:r w:rsidRPr="5763EBA3" w:rsidR="7592ADFE">
              <w:rPr>
                <w:color w:val="000000" w:themeColor="text1" w:themeTint="FF" w:themeShade="FF"/>
                <w:sz w:val="24"/>
                <w:szCs w:val="24"/>
              </w:rPr>
              <w:t xml:space="preserve"> </w:t>
            </w:r>
            <w:r w:rsidRPr="5763EBA3" w:rsidR="7592ADFE">
              <w:rPr>
                <w:i w:val="1"/>
                <w:iCs w:val="1"/>
                <w:color w:val="000000" w:themeColor="text1" w:themeTint="FF" w:themeShade="FF"/>
                <w:sz w:val="24"/>
                <w:szCs w:val="24"/>
              </w:rPr>
              <w:t xml:space="preserve">Loc and </w:t>
            </w:r>
            <w:r w:rsidRPr="5763EBA3" w:rsidR="7592ADFE">
              <w:rPr>
                <w:i w:val="1"/>
                <w:iCs w:val="1"/>
                <w:color w:val="000000" w:themeColor="text1" w:themeTint="FF" w:themeShade="FF"/>
                <w:sz w:val="24"/>
                <w:szCs w:val="24"/>
              </w:rPr>
              <w:t>Experiences</w:t>
            </w:r>
            <w:r w:rsidRPr="5763EBA3" w:rsidR="7592ADFE">
              <w:rPr>
                <w:i w:val="1"/>
                <w:iCs w:val="1"/>
                <w:color w:val="000000" w:themeColor="text1" w:themeTint="FF" w:themeShade="FF"/>
                <w:sz w:val="24"/>
                <w:szCs w:val="24"/>
              </w:rPr>
              <w:t xml:space="preserve"> Lead, </w:t>
            </w:r>
            <w:r w:rsidRPr="5763EBA3" w:rsidR="7592ADFE">
              <w:rPr>
                <w:i w:val="1"/>
                <w:iCs w:val="1"/>
                <w:color w:val="000000" w:themeColor="text1" w:themeTint="FF" w:themeShade="FF"/>
                <w:sz w:val="24"/>
                <w:szCs w:val="24"/>
              </w:rPr>
              <w:t>Afrotellers</w:t>
            </w:r>
            <w:r w:rsidRPr="5763EBA3" w:rsidR="7592ADFE">
              <w:rPr>
                <w:i w:val="1"/>
                <w:iCs w:val="1"/>
                <w:color w:val="000000" w:themeColor="text1" w:themeTint="FF" w:themeShade="FF"/>
                <w:sz w:val="24"/>
                <w:szCs w:val="24"/>
              </w:rPr>
              <w:t xml:space="preserve"> </w:t>
            </w:r>
            <w:r w:rsidRPr="5763EBA3" w:rsidR="268EAAC8">
              <w:rPr>
                <w:i w:val="1"/>
                <w:iCs w:val="1"/>
                <w:color w:val="000000" w:themeColor="text1" w:themeTint="FF" w:themeShade="FF"/>
                <w:sz w:val="24"/>
                <w:szCs w:val="24"/>
              </w:rPr>
              <w:t xml:space="preserve"> </w:t>
            </w:r>
          </w:p>
          <w:p w:rsidRPr="00E372AA" w:rsidR="00677ABF" w:rsidP="0E792681" w:rsidRDefault="00677ABF" w14:paraId="18FF83E7" w14:textId="5F2F054A">
            <w:pPr>
              <w:pStyle w:val="ListParagraph"/>
              <w:spacing w:after="0" w:line="240" w:lineRule="auto"/>
              <w:ind w:left="0" w:hanging="2"/>
              <w:rPr>
                <w:color w:val="404040" w:themeColor="text1" w:themeTint="BF"/>
                <w:sz w:val="24"/>
                <w:szCs w:val="24"/>
              </w:rPr>
            </w:pPr>
          </w:p>
        </w:tc>
      </w:tr>
      <w:tr w:rsidR="0E792681" w:rsidTr="6D0C1489" w14:paraId="47B3D2F8" w14:textId="77777777">
        <w:trPr>
          <w:trHeight w:val="300"/>
        </w:trPr>
        <w:tc>
          <w:tcPr>
            <w:tcW w:w="2263" w:type="dxa"/>
            <w:tcMar/>
          </w:tcPr>
          <w:p w:rsidR="0E792681" w:rsidP="0E792681" w:rsidRDefault="0E792681" w14:paraId="6C588E48" w14:textId="496DB0C2">
            <w:pPr>
              <w:spacing w:line="240" w:lineRule="auto"/>
              <w:ind w:left="0" w:hanging="2"/>
            </w:pPr>
            <w:r w:rsidRPr="6D0C1489" w:rsidR="2CD4573B">
              <w:rPr>
                <w:sz w:val="24"/>
                <w:szCs w:val="24"/>
              </w:rPr>
              <w:t xml:space="preserve">5:00- 7:00 PM </w:t>
            </w:r>
          </w:p>
        </w:tc>
        <w:tc>
          <w:tcPr>
            <w:tcW w:w="7087" w:type="dxa"/>
            <w:gridSpan w:val="3"/>
            <w:tcMar/>
          </w:tcPr>
          <w:p w:rsidR="5A9D05B1" w:rsidP="0E792681" w:rsidRDefault="5A9D05B1" w14:paraId="3BEB2784" w14:textId="120AE8A8">
            <w:pPr>
              <w:spacing w:after="0" w:line="240" w:lineRule="auto"/>
              <w:ind w:left="0" w:hanging="2"/>
              <w:rPr>
                <w:sz w:val="24"/>
                <w:szCs w:val="24"/>
              </w:rPr>
            </w:pPr>
            <w:r w:rsidRPr="6D0C1489" w:rsidR="22A5F811">
              <w:rPr>
                <w:sz w:val="24"/>
                <w:szCs w:val="24"/>
              </w:rPr>
              <w:t>Kanga Festival</w:t>
            </w:r>
            <w:r w:rsidRPr="6D0C1489" w:rsidR="2E9734E5">
              <w:rPr>
                <w:sz w:val="24"/>
                <w:szCs w:val="24"/>
              </w:rPr>
              <w:t>: Old Town</w:t>
            </w:r>
            <w:r w:rsidRPr="6D0C1489" w:rsidR="77634925">
              <w:rPr>
                <w:sz w:val="24"/>
                <w:szCs w:val="24"/>
              </w:rPr>
              <w:t>-plk,[</w:t>
            </w:r>
          </w:p>
        </w:tc>
      </w:tr>
      <w:tr w:rsidRPr="00E372AA" w:rsidR="00203B99" w:rsidTr="6D0C1489" w14:paraId="7E10AE62" w14:textId="77777777">
        <w:tc>
          <w:tcPr>
            <w:tcW w:w="9350" w:type="dxa"/>
            <w:gridSpan w:val="4"/>
            <w:tcMar/>
          </w:tcPr>
          <w:p w:rsidRPr="00E372AA" w:rsidR="00203B99" w:rsidP="0E792681" w:rsidRDefault="547D95D4" w14:paraId="7E0E1A37" w14:textId="77777777">
            <w:pPr>
              <w:spacing w:after="0" w:line="240" w:lineRule="auto"/>
              <w:ind w:left="0" w:hanging="2"/>
              <w:jc w:val="center"/>
              <w:rPr>
                <w:sz w:val="24"/>
                <w:szCs w:val="24"/>
              </w:rPr>
            </w:pPr>
            <w:r w:rsidRPr="0E792681">
              <w:rPr>
                <w:b/>
                <w:bCs/>
                <w:sz w:val="24"/>
                <w:szCs w:val="24"/>
              </w:rPr>
              <w:t xml:space="preserve">End of Day 3 </w:t>
            </w:r>
          </w:p>
        </w:tc>
      </w:tr>
    </w:tbl>
    <w:p w:rsidR="56C1EDA6" w:rsidP="0E792681" w:rsidRDefault="56C1EDA6" w14:paraId="33142E38" w14:textId="6D609A64">
      <w:pPr>
        <w:ind w:left="0" w:hanging="2"/>
        <w:rPr>
          <w:sz w:val="24"/>
          <w:szCs w:val="24"/>
        </w:rPr>
      </w:pPr>
    </w:p>
    <w:p w:rsidR="0E792681" w:rsidP="0E792681" w:rsidRDefault="0E792681" w14:paraId="0CBF907C" w14:textId="48ECBE9A">
      <w:pPr>
        <w:ind w:left="0" w:hanging="2"/>
        <w:rPr>
          <w:b/>
          <w:bCs/>
          <w:sz w:val="24"/>
          <w:szCs w:val="24"/>
        </w:rPr>
      </w:pPr>
    </w:p>
    <w:p w:rsidRPr="00E372AA" w:rsidR="00203B99" w:rsidP="0E792681" w:rsidRDefault="547D95D4" w14:paraId="60042969" w14:textId="0C59B966">
      <w:pPr>
        <w:ind w:left="0" w:hanging="2"/>
        <w:rPr>
          <w:sz w:val="24"/>
          <w:szCs w:val="24"/>
        </w:rPr>
      </w:pPr>
      <w:r w:rsidRPr="0E792681">
        <w:rPr>
          <w:b/>
          <w:bCs/>
          <w:sz w:val="24"/>
          <w:szCs w:val="24"/>
        </w:rPr>
        <w:t>Day 4</w:t>
      </w:r>
      <w:r w:rsidRPr="0E792681">
        <w:rPr>
          <w:sz w:val="24"/>
          <w:szCs w:val="24"/>
        </w:rPr>
        <w:t xml:space="preserve">: </w:t>
      </w:r>
    </w:p>
    <w:p w:rsidRPr="00E372AA" w:rsidR="00203B99" w:rsidP="0E792681" w:rsidRDefault="547D95D4" w14:paraId="1AB5974F" w14:textId="692A3B58">
      <w:pPr>
        <w:ind w:left="0" w:hanging="2"/>
        <w:rPr>
          <w:sz w:val="24"/>
          <w:szCs w:val="24"/>
        </w:rPr>
      </w:pPr>
      <w:r w:rsidRPr="0E792681">
        <w:rPr>
          <w:b/>
          <w:bCs/>
          <w:sz w:val="24"/>
          <w:szCs w:val="24"/>
        </w:rPr>
        <w:t xml:space="preserve">Theme: </w:t>
      </w:r>
    </w:p>
    <w:tbl>
      <w:tblPr>
        <w:tblW w:w="9349"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2"/>
        <w:gridCol w:w="2362"/>
        <w:gridCol w:w="2438"/>
        <w:gridCol w:w="2287"/>
      </w:tblGrid>
      <w:tr w:rsidRPr="00E372AA" w:rsidR="00203B99" w:rsidTr="6D0C1489" w14:paraId="302FEF2B" w14:textId="77777777">
        <w:trPr>
          <w:trHeight w:val="300"/>
        </w:trPr>
        <w:tc>
          <w:tcPr>
            <w:tcW w:w="2262" w:type="dxa"/>
            <w:tcMar/>
          </w:tcPr>
          <w:p w:rsidRPr="00E372AA" w:rsidR="00203B99" w:rsidP="0E792681" w:rsidRDefault="547D95D4" w14:paraId="437A7655" w14:textId="77777777">
            <w:pPr>
              <w:spacing w:after="0" w:line="240" w:lineRule="auto"/>
              <w:ind w:left="0" w:hanging="2"/>
              <w:rPr>
                <w:sz w:val="24"/>
                <w:szCs w:val="24"/>
              </w:rPr>
            </w:pPr>
            <w:r w:rsidRPr="0E792681">
              <w:rPr>
                <w:sz w:val="24"/>
                <w:szCs w:val="24"/>
              </w:rPr>
              <w:t xml:space="preserve">Time </w:t>
            </w:r>
          </w:p>
        </w:tc>
        <w:tc>
          <w:tcPr>
            <w:tcW w:w="7087" w:type="dxa"/>
            <w:gridSpan w:val="3"/>
            <w:tcMar/>
          </w:tcPr>
          <w:p w:rsidRPr="00E372AA" w:rsidR="00203B99" w:rsidP="0E792681" w:rsidRDefault="547D95D4" w14:paraId="4C1A8367" w14:textId="77777777">
            <w:pPr>
              <w:spacing w:after="0" w:line="240" w:lineRule="auto"/>
              <w:ind w:left="0" w:hanging="2"/>
              <w:rPr>
                <w:sz w:val="24"/>
                <w:szCs w:val="24"/>
              </w:rPr>
            </w:pPr>
            <w:r w:rsidRPr="0E792681">
              <w:rPr>
                <w:sz w:val="24"/>
                <w:szCs w:val="24"/>
              </w:rPr>
              <w:t xml:space="preserve">Event </w:t>
            </w:r>
          </w:p>
        </w:tc>
      </w:tr>
      <w:tr w:rsidRPr="00E372AA" w:rsidR="00203B99" w:rsidTr="6D0C1489" w14:paraId="2D08853E" w14:textId="77777777">
        <w:trPr>
          <w:trHeight w:val="300"/>
        </w:trPr>
        <w:tc>
          <w:tcPr>
            <w:tcW w:w="2262" w:type="dxa"/>
            <w:tcMar/>
          </w:tcPr>
          <w:p w:rsidRPr="00E372AA" w:rsidR="00203B99" w:rsidP="0E792681" w:rsidRDefault="547D95D4" w14:paraId="39F71BEA" w14:textId="77777777">
            <w:pPr>
              <w:spacing w:after="0" w:line="240" w:lineRule="auto"/>
              <w:ind w:left="0" w:hanging="2"/>
              <w:rPr>
                <w:sz w:val="24"/>
                <w:szCs w:val="24"/>
              </w:rPr>
            </w:pPr>
            <w:r w:rsidRPr="0E792681">
              <w:rPr>
                <w:sz w:val="24"/>
                <w:szCs w:val="24"/>
              </w:rPr>
              <w:t>8.30 AM – 9.00 AM</w:t>
            </w:r>
          </w:p>
        </w:tc>
        <w:tc>
          <w:tcPr>
            <w:tcW w:w="7087" w:type="dxa"/>
            <w:gridSpan w:val="3"/>
            <w:tcMar/>
          </w:tcPr>
          <w:p w:rsidRPr="00E372AA" w:rsidR="00203B99" w:rsidP="0E792681" w:rsidRDefault="547D95D4" w14:paraId="57F6AAEF" w14:textId="77777777">
            <w:pPr>
              <w:spacing w:after="0" w:line="240" w:lineRule="auto"/>
              <w:ind w:left="0" w:hanging="2"/>
              <w:rPr>
                <w:sz w:val="24"/>
                <w:szCs w:val="24"/>
              </w:rPr>
            </w:pPr>
            <w:r w:rsidRPr="0E792681">
              <w:rPr>
                <w:sz w:val="24"/>
                <w:szCs w:val="24"/>
              </w:rPr>
              <w:t>Arrival and Registration</w:t>
            </w:r>
          </w:p>
        </w:tc>
      </w:tr>
      <w:tr w:rsidR="42539706" w:rsidTr="6D0C1489" w14:paraId="08D74A25" w14:textId="77777777">
        <w:trPr>
          <w:trHeight w:val="300"/>
        </w:trPr>
        <w:tc>
          <w:tcPr>
            <w:tcW w:w="2262" w:type="dxa"/>
            <w:tcMar/>
          </w:tcPr>
          <w:p w:rsidR="42539706" w:rsidP="0E792681" w:rsidRDefault="3F2409F4" w14:paraId="3D2CE1EA" w14:textId="1F99C4B7">
            <w:pPr>
              <w:spacing w:line="240" w:lineRule="auto"/>
              <w:ind w:left="0" w:hanging="2"/>
              <w:rPr>
                <w:sz w:val="24"/>
                <w:szCs w:val="24"/>
              </w:rPr>
            </w:pPr>
            <w:r w:rsidRPr="0E792681">
              <w:rPr>
                <w:sz w:val="24"/>
                <w:szCs w:val="24"/>
              </w:rPr>
              <w:t xml:space="preserve">8:30 AM- 1:00 PM </w:t>
            </w:r>
          </w:p>
        </w:tc>
        <w:tc>
          <w:tcPr>
            <w:tcW w:w="7087" w:type="dxa"/>
            <w:gridSpan w:val="3"/>
            <w:tcMar/>
          </w:tcPr>
          <w:p w:rsidR="42539706" w:rsidP="0E792681" w:rsidRDefault="3E76E14B" w14:paraId="2B9275D3" w14:textId="532FD126">
            <w:pPr>
              <w:spacing w:line="240" w:lineRule="auto"/>
              <w:ind w:left="0" w:hanging="2"/>
              <w:rPr>
                <w:sz w:val="24"/>
                <w:szCs w:val="24"/>
              </w:rPr>
            </w:pPr>
            <w:r w:rsidRPr="0E792681">
              <w:rPr>
                <w:b/>
                <w:bCs/>
                <w:sz w:val="24"/>
                <w:szCs w:val="24"/>
              </w:rPr>
              <w:t>Plenary 7</w:t>
            </w:r>
            <w:r w:rsidRPr="0E792681">
              <w:rPr>
                <w:sz w:val="24"/>
                <w:szCs w:val="24"/>
              </w:rPr>
              <w:t xml:space="preserve"> </w:t>
            </w:r>
          </w:p>
          <w:p w:rsidR="42539706" w:rsidP="0E792681" w:rsidRDefault="3E76E14B" w14:paraId="51E2318B" w14:textId="26A07203">
            <w:pPr>
              <w:spacing w:line="240" w:lineRule="auto"/>
              <w:ind w:left="0" w:hanging="2"/>
            </w:pPr>
            <w:r w:rsidRPr="5763EBA3" w:rsidR="3E76E14B">
              <w:rPr>
                <w:b w:val="1"/>
                <w:bCs w:val="1"/>
                <w:sz w:val="24"/>
                <w:szCs w:val="24"/>
              </w:rPr>
              <w:t>Topic 1:</w:t>
            </w:r>
            <w:r w:rsidRPr="5763EBA3" w:rsidR="3E76E14B">
              <w:rPr>
                <w:sz w:val="24"/>
                <w:szCs w:val="24"/>
              </w:rPr>
              <w:t xml:space="preserve"> </w:t>
            </w:r>
            <w:r w:rsidRPr="5763EBA3" w:rsidR="2EA7A2AD">
              <w:rPr>
                <w:sz w:val="24"/>
                <w:szCs w:val="24"/>
              </w:rPr>
              <w:t>Sovereignty</w:t>
            </w:r>
            <w:r w:rsidRPr="5763EBA3" w:rsidR="3E76E14B">
              <w:rPr>
                <w:sz w:val="24"/>
                <w:szCs w:val="24"/>
              </w:rPr>
              <w:t xml:space="preserve"> as a governance question at national, East African Community, and African Union levels</w:t>
            </w:r>
          </w:p>
          <w:p w:rsidR="6F5C5005" w:rsidP="5763EBA3" w:rsidRDefault="6F5C5005" w14:paraId="31E4F768" w14:textId="48BD7CCA">
            <w:pPr>
              <w:pStyle w:val="ListParagraph"/>
              <w:numPr>
                <w:ilvl w:val="0"/>
                <w:numId w:val="47"/>
              </w:numPr>
              <w:spacing w:after="0" w:line="240" w:lineRule="auto"/>
              <w:rPr>
                <w:sz w:val="24"/>
                <w:szCs w:val="24"/>
              </w:rPr>
            </w:pPr>
            <w:r w:rsidRPr="5763EBA3" w:rsidR="6F5C5005">
              <w:rPr>
                <w:sz w:val="24"/>
                <w:szCs w:val="24"/>
              </w:rPr>
              <w:t xml:space="preserve">Ms. Linet Akeyo, Program Officer Maskani Ya Taifa, </w:t>
            </w:r>
            <w:r w:rsidRPr="5763EBA3" w:rsidR="6F5C5005">
              <w:rPr>
                <w:sz w:val="24"/>
                <w:szCs w:val="24"/>
              </w:rPr>
              <w:t>Inuka</w:t>
            </w:r>
            <w:r w:rsidRPr="5763EBA3" w:rsidR="6F5C5005">
              <w:rPr>
                <w:sz w:val="24"/>
                <w:szCs w:val="24"/>
              </w:rPr>
              <w:t xml:space="preserve"> Kenya Ni Sisi!</w:t>
            </w:r>
          </w:p>
          <w:p w:rsidR="5763EBA3" w:rsidP="5763EBA3" w:rsidRDefault="5763EBA3" w14:paraId="48FA44B8" w14:textId="1CBA5AC7">
            <w:pPr>
              <w:spacing w:line="240" w:lineRule="auto"/>
              <w:ind w:left="0" w:hanging="2"/>
              <w:rPr>
                <w:sz w:val="24"/>
                <w:szCs w:val="24"/>
              </w:rPr>
            </w:pPr>
          </w:p>
          <w:p w:rsidR="42539706" w:rsidP="0E792681" w:rsidRDefault="3E76E14B" w14:paraId="18E1A855" w14:textId="179ECFF6">
            <w:pPr>
              <w:spacing w:line="240" w:lineRule="auto"/>
              <w:ind w:left="0" w:hanging="2"/>
              <w:rPr>
                <w:sz w:val="24"/>
                <w:szCs w:val="24"/>
              </w:rPr>
            </w:pPr>
            <w:r w:rsidRPr="0E792681">
              <w:rPr>
                <w:b/>
                <w:bCs/>
                <w:sz w:val="24"/>
                <w:szCs w:val="24"/>
              </w:rPr>
              <w:t>Topic 2:</w:t>
            </w:r>
            <w:r w:rsidRPr="0E792681">
              <w:rPr>
                <w:sz w:val="24"/>
                <w:szCs w:val="24"/>
              </w:rPr>
              <w:t xml:space="preserve"> Algorithmic colonialism.</w:t>
            </w:r>
          </w:p>
          <w:p w:rsidR="42539706" w:rsidP="0E792681" w:rsidRDefault="3E76E14B" w14:paraId="2F187BA0" w14:textId="3D2169C5">
            <w:pPr>
              <w:spacing w:after="0" w:line="240" w:lineRule="auto"/>
              <w:ind w:left="0" w:hanging="2"/>
              <w:rPr>
                <w:sz w:val="24"/>
                <w:szCs w:val="24"/>
              </w:rPr>
            </w:pPr>
            <w:r w:rsidRPr="0E792681">
              <w:rPr>
                <w:b/>
                <w:bCs/>
                <w:sz w:val="24"/>
                <w:szCs w:val="24"/>
              </w:rPr>
              <w:t xml:space="preserve">Keynote Address: TBC </w:t>
            </w:r>
          </w:p>
          <w:p w:rsidR="42539706" w:rsidP="0E792681" w:rsidRDefault="3E76E14B" w14:paraId="7F4A9F4D" w14:textId="44DB2620">
            <w:pPr>
              <w:spacing w:after="0" w:line="240" w:lineRule="auto"/>
              <w:ind w:left="0" w:hanging="2"/>
              <w:rPr>
                <w:b/>
                <w:bCs/>
                <w:sz w:val="24"/>
                <w:szCs w:val="24"/>
              </w:rPr>
            </w:pPr>
            <w:r w:rsidRPr="0E792681">
              <w:rPr>
                <w:b/>
                <w:bCs/>
                <w:sz w:val="24"/>
                <w:szCs w:val="24"/>
              </w:rPr>
              <w:t xml:space="preserve">Venue: </w:t>
            </w:r>
            <w:r w:rsidRPr="0E792681">
              <w:rPr>
                <w:sz w:val="24"/>
                <w:szCs w:val="24"/>
              </w:rPr>
              <w:t xml:space="preserve">Pride </w:t>
            </w:r>
            <w:r w:rsidRPr="0E792681" w:rsidR="0C367F6D">
              <w:rPr>
                <w:sz w:val="24"/>
                <w:szCs w:val="24"/>
              </w:rPr>
              <w:t>I</w:t>
            </w:r>
            <w:r w:rsidRPr="0E792681" w:rsidR="7332AF0F">
              <w:rPr>
                <w:sz w:val="24"/>
                <w:szCs w:val="24"/>
              </w:rPr>
              <w:t>nn</w:t>
            </w:r>
            <w:r w:rsidRPr="0E792681">
              <w:rPr>
                <w:sz w:val="24"/>
                <w:szCs w:val="24"/>
              </w:rPr>
              <w:t xml:space="preserve"> Paradi</w:t>
            </w:r>
            <w:r w:rsidRPr="0E792681" w:rsidR="3A15D9E9">
              <w:rPr>
                <w:sz w:val="24"/>
                <w:szCs w:val="24"/>
              </w:rPr>
              <w:t>s</w:t>
            </w:r>
            <w:r w:rsidRPr="0E792681">
              <w:rPr>
                <w:sz w:val="24"/>
                <w:szCs w:val="24"/>
              </w:rPr>
              <w:t xml:space="preserve">e </w:t>
            </w:r>
          </w:p>
          <w:p w:rsidR="42539706" w:rsidP="0E792681" w:rsidRDefault="3E76E14B" w14:paraId="6F7BEBA7" w14:textId="77777777">
            <w:pPr>
              <w:spacing w:after="0" w:line="240" w:lineRule="auto"/>
              <w:ind w:left="0" w:hanging="2"/>
              <w:rPr>
                <w:sz w:val="24"/>
                <w:szCs w:val="24"/>
              </w:rPr>
            </w:pPr>
            <w:r w:rsidRPr="0E792681">
              <w:rPr>
                <w:b/>
                <w:bCs/>
                <w:sz w:val="24"/>
                <w:szCs w:val="24"/>
              </w:rPr>
              <w:t>Moderator:</w:t>
            </w:r>
            <w:r w:rsidRPr="0E792681">
              <w:rPr>
                <w:sz w:val="24"/>
                <w:szCs w:val="24"/>
              </w:rPr>
              <w:t xml:space="preserve"> TBC</w:t>
            </w:r>
          </w:p>
          <w:p w:rsidR="42539706" w:rsidP="0E792681" w:rsidRDefault="3E76E14B" w14:paraId="0A802F4E" w14:textId="77777777">
            <w:pPr>
              <w:spacing w:after="0" w:line="240" w:lineRule="auto"/>
              <w:ind w:left="0" w:hanging="2"/>
              <w:rPr>
                <w:b/>
                <w:bCs/>
                <w:sz w:val="24"/>
                <w:szCs w:val="24"/>
              </w:rPr>
            </w:pPr>
            <w:r w:rsidRPr="0E792681">
              <w:rPr>
                <w:b/>
                <w:bCs/>
                <w:sz w:val="24"/>
                <w:szCs w:val="24"/>
              </w:rPr>
              <w:t xml:space="preserve">Partners: </w:t>
            </w:r>
          </w:p>
          <w:p w:rsidR="42539706" w:rsidRDefault="3E76E14B" w14:paraId="49BD584C" w14:textId="3B2E48F3">
            <w:pPr>
              <w:pStyle w:val="ListParagraph"/>
              <w:numPr>
                <w:ilvl w:val="0"/>
                <w:numId w:val="22"/>
              </w:numPr>
              <w:spacing w:line="240" w:lineRule="auto"/>
              <w:ind w:left="0" w:hanging="2"/>
              <w:rPr>
                <w:sz w:val="24"/>
                <w:szCs w:val="24"/>
              </w:rPr>
            </w:pPr>
            <w:proofErr w:type="spellStart"/>
            <w:r w:rsidRPr="0E792681">
              <w:rPr>
                <w:sz w:val="24"/>
                <w:szCs w:val="24"/>
              </w:rPr>
              <w:t>Afroteller</w:t>
            </w:r>
            <w:proofErr w:type="spellEnd"/>
          </w:p>
          <w:p w:rsidR="42539706" w:rsidRDefault="3E76E14B" w14:paraId="61117F20" w14:textId="3BE410CD">
            <w:pPr>
              <w:pStyle w:val="ListParagraph"/>
              <w:numPr>
                <w:ilvl w:val="0"/>
                <w:numId w:val="22"/>
              </w:numPr>
              <w:spacing w:line="240" w:lineRule="auto"/>
              <w:ind w:left="0" w:hanging="2"/>
              <w:rPr>
                <w:sz w:val="24"/>
                <w:szCs w:val="24"/>
              </w:rPr>
            </w:pPr>
            <w:r w:rsidRPr="5763EBA3" w:rsidR="3E76E14B">
              <w:rPr>
                <w:sz w:val="24"/>
                <w:szCs w:val="24"/>
              </w:rPr>
              <w:t>Swahilipot Hub Foundation</w:t>
            </w:r>
          </w:p>
          <w:p w:rsidR="42539706" w:rsidP="5763EBA3" w:rsidRDefault="3E76E14B" w14:paraId="599155AE" w14:textId="670EC7FA">
            <w:pPr>
              <w:pStyle w:val="ListParagraph"/>
              <w:spacing w:line="240" w:lineRule="auto"/>
              <w:ind w:left="0" w:hanging="2"/>
              <w:rPr>
                <w:sz w:val="24"/>
                <w:szCs w:val="24"/>
              </w:rPr>
            </w:pPr>
          </w:p>
        </w:tc>
      </w:tr>
      <w:tr w:rsidRPr="00E372AA" w:rsidR="00203B99" w:rsidTr="6D0C1489" w14:paraId="222C4F9F" w14:textId="77777777">
        <w:trPr>
          <w:trHeight w:val="300"/>
        </w:trPr>
        <w:tc>
          <w:tcPr>
            <w:tcW w:w="2262" w:type="dxa"/>
            <w:tcMar/>
          </w:tcPr>
          <w:p w:rsidRPr="00E372AA" w:rsidR="00203B99" w:rsidP="0E792681" w:rsidRDefault="6C1F4AF3" w14:paraId="3AEC5D03" w14:textId="07D1535C">
            <w:pPr>
              <w:spacing w:after="0" w:line="240" w:lineRule="auto"/>
              <w:ind w:left="0" w:leftChars="0" w:firstLine="0" w:firstLineChars="0"/>
              <w:rPr>
                <w:sz w:val="24"/>
                <w:szCs w:val="24"/>
              </w:rPr>
            </w:pPr>
            <w:r w:rsidRPr="0E792681">
              <w:rPr>
                <w:sz w:val="24"/>
                <w:szCs w:val="24"/>
              </w:rPr>
              <w:t>9.00 AM- 10.</w:t>
            </w:r>
            <w:r w:rsidRPr="0E792681" w:rsidR="22793A32">
              <w:rPr>
                <w:sz w:val="24"/>
                <w:szCs w:val="24"/>
              </w:rPr>
              <w:t>15</w:t>
            </w:r>
            <w:r w:rsidRPr="0E792681">
              <w:rPr>
                <w:sz w:val="24"/>
                <w:szCs w:val="24"/>
              </w:rPr>
              <w:t xml:space="preserve"> AM </w:t>
            </w:r>
          </w:p>
        </w:tc>
        <w:tc>
          <w:tcPr>
            <w:tcW w:w="7087" w:type="dxa"/>
            <w:gridSpan w:val="3"/>
            <w:tcMar/>
          </w:tcPr>
          <w:p w:rsidR="00677ABF" w:rsidP="0E792681" w:rsidRDefault="00677ABF" w14:paraId="33A6C480" w14:textId="20C4E921">
            <w:pPr>
              <w:spacing w:after="0" w:line="240" w:lineRule="auto"/>
              <w:ind w:left="0" w:hanging="2"/>
              <w:rPr>
                <w:b/>
                <w:bCs/>
                <w:sz w:val="24"/>
                <w:szCs w:val="24"/>
              </w:rPr>
            </w:pPr>
          </w:p>
          <w:p w:rsidR="3B68D3A5" w:rsidP="0E792681" w:rsidRDefault="3B68D3A5" w14:paraId="4C267EF3" w14:textId="0195C6BA">
            <w:pPr>
              <w:spacing w:after="0" w:line="240" w:lineRule="auto"/>
              <w:ind w:left="0" w:hanging="2"/>
              <w:rPr>
                <w:b/>
                <w:bCs/>
                <w:sz w:val="24"/>
                <w:szCs w:val="24"/>
              </w:rPr>
            </w:pPr>
            <w:r w:rsidRPr="0E792681">
              <w:rPr>
                <w:b/>
                <w:bCs/>
                <w:sz w:val="24"/>
                <w:szCs w:val="24"/>
              </w:rPr>
              <w:t>Fireside Chat 4</w:t>
            </w:r>
          </w:p>
          <w:p w:rsidR="0E792681" w:rsidP="0E792681" w:rsidRDefault="0E792681" w14:paraId="36EE6D07" w14:textId="441AB033">
            <w:pPr>
              <w:spacing w:after="0" w:line="240" w:lineRule="auto"/>
              <w:ind w:left="0" w:hanging="2"/>
              <w:rPr>
                <w:b/>
                <w:bCs/>
                <w:sz w:val="24"/>
                <w:szCs w:val="24"/>
              </w:rPr>
            </w:pPr>
          </w:p>
          <w:p w:rsidRPr="00677ABF" w:rsidR="00677ABF" w:rsidP="5763EBA3" w:rsidRDefault="3D589828" w14:paraId="495E842C" w14:textId="434CB476">
            <w:pPr>
              <w:spacing w:line="240" w:lineRule="auto"/>
              <w:ind w:left="0" w:hanging="2"/>
              <w:rPr>
                <w:sz w:val="24"/>
                <w:szCs w:val="24"/>
                <w:lang w:val="en"/>
              </w:rPr>
            </w:pPr>
            <w:r w:rsidRPr="5763EBA3" w:rsidR="3D589828">
              <w:rPr>
                <w:b w:val="1"/>
                <w:bCs w:val="1"/>
                <w:sz w:val="24"/>
                <w:szCs w:val="24"/>
              </w:rPr>
              <w:t xml:space="preserve">Title: </w:t>
            </w:r>
            <w:r w:rsidRPr="5763EBA3" w:rsidR="20BB15D0">
              <w:rPr>
                <w:b w:val="1"/>
                <w:bCs w:val="1"/>
                <w:sz w:val="24"/>
                <w:szCs w:val="24"/>
              </w:rPr>
              <w:t xml:space="preserve">Founder </w:t>
            </w:r>
            <w:r w:rsidRPr="5763EBA3" w:rsidR="20BB15D0">
              <w:rPr>
                <w:b w:val="1"/>
                <w:bCs w:val="1"/>
                <w:sz w:val="24"/>
                <w:szCs w:val="24"/>
              </w:rPr>
              <w:t>Reset:</w:t>
            </w:r>
            <w:r w:rsidRPr="5763EBA3" w:rsidR="20BB15D0">
              <w:rPr>
                <w:b w:val="1"/>
                <w:bCs w:val="1"/>
                <w:sz w:val="24"/>
                <w:szCs w:val="24"/>
              </w:rPr>
              <w:t xml:space="preserve"> Are you building a business or doing a job?</w:t>
            </w:r>
          </w:p>
          <w:p w:rsidRPr="00677ABF" w:rsidR="00677ABF" w:rsidP="0E792681" w:rsidRDefault="78A5AFBF" w14:paraId="1FF542C1" w14:textId="675F36AB">
            <w:pPr>
              <w:spacing w:line="240" w:lineRule="auto"/>
              <w:ind w:left="0" w:hanging="2"/>
              <w:rPr>
                <w:sz w:val="24"/>
                <w:szCs w:val="24"/>
              </w:rPr>
            </w:pPr>
            <w:r w:rsidRPr="0E792681">
              <w:rPr>
                <w:b/>
                <w:bCs/>
                <w:sz w:val="24"/>
                <w:szCs w:val="24"/>
              </w:rPr>
              <w:t>Venue</w:t>
            </w:r>
            <w:r w:rsidRPr="0E792681">
              <w:rPr>
                <w:sz w:val="24"/>
                <w:szCs w:val="24"/>
              </w:rPr>
              <w:t>: Main Arena</w:t>
            </w:r>
          </w:p>
          <w:p w:rsidRPr="00577EC8" w:rsidR="00677ABF" w:rsidP="0E792681" w:rsidRDefault="1A30B3A0" w14:paraId="1F0EA25C" w14:textId="4254A41A">
            <w:pPr>
              <w:spacing w:after="0" w:line="240" w:lineRule="auto"/>
              <w:ind w:left="0" w:hanging="2"/>
              <w:rPr>
                <w:b/>
                <w:bCs/>
                <w:sz w:val="24"/>
                <w:szCs w:val="24"/>
              </w:rPr>
            </w:pPr>
            <w:r w:rsidRPr="0E792681">
              <w:rPr>
                <w:b/>
                <w:bCs/>
                <w:sz w:val="24"/>
                <w:szCs w:val="24"/>
              </w:rPr>
              <w:t xml:space="preserve">Moderator: </w:t>
            </w:r>
            <w:r w:rsidRPr="0E792681" w:rsidR="4AB89DD8">
              <w:rPr>
                <w:b/>
                <w:bCs/>
                <w:sz w:val="24"/>
                <w:szCs w:val="24"/>
              </w:rPr>
              <w:t>MC</w:t>
            </w:r>
          </w:p>
          <w:p w:rsidR="08FDC279" w:rsidP="0E792681" w:rsidRDefault="3D589828" w14:paraId="645D199C" w14:textId="1F609B98">
            <w:pPr>
              <w:spacing w:after="0" w:line="240" w:lineRule="auto"/>
              <w:ind w:left="0" w:hanging="2"/>
              <w:rPr>
                <w:b/>
                <w:bCs/>
                <w:sz w:val="24"/>
                <w:szCs w:val="24"/>
              </w:rPr>
            </w:pPr>
            <w:r w:rsidRPr="5763EBA3" w:rsidR="3D589828">
              <w:rPr>
                <w:b w:val="1"/>
                <w:bCs w:val="1"/>
                <w:sz w:val="24"/>
                <w:szCs w:val="24"/>
              </w:rPr>
              <w:t xml:space="preserve">Panelist: </w:t>
            </w:r>
          </w:p>
          <w:p w:rsidR="00067212" w:rsidP="5763EBA3" w:rsidRDefault="00067212" w14:paraId="611D609D" w14:textId="62300345">
            <w:pPr>
              <w:pStyle w:val="Normal"/>
              <w:numPr>
                <w:ilvl w:val="0"/>
                <w:numId w:val="26"/>
              </w:numPr>
              <w:suppressLineNumbers w:val="0"/>
              <w:bidi w:val="0"/>
              <w:spacing w:before="0" w:beforeAutospacing="off" w:after="0" w:afterAutospacing="off" w:line="240" w:lineRule="auto"/>
              <w:ind w:left="718" w:right="0" w:hanging="360"/>
              <w:jc w:val="left"/>
              <w:rPr>
                <w:sz w:val="24"/>
                <w:szCs w:val="24"/>
              </w:rPr>
            </w:pPr>
            <w:r w:rsidRPr="5763EBA3" w:rsidR="00067212">
              <w:rPr>
                <w:sz w:val="24"/>
                <w:szCs w:val="24"/>
              </w:rPr>
              <w:t xml:space="preserve">Kamal </w:t>
            </w:r>
            <w:r w:rsidRPr="5763EBA3" w:rsidR="08C85818">
              <w:rPr>
                <w:sz w:val="24"/>
                <w:szCs w:val="24"/>
              </w:rPr>
              <w:t xml:space="preserve">Budhabatti – </w:t>
            </w:r>
            <w:r w:rsidRPr="5763EBA3" w:rsidR="048D05C8">
              <w:rPr>
                <w:sz w:val="24"/>
                <w:szCs w:val="24"/>
              </w:rPr>
              <w:t xml:space="preserve">Founder and Group </w:t>
            </w:r>
            <w:r w:rsidRPr="5763EBA3" w:rsidR="08C85818">
              <w:rPr>
                <w:sz w:val="24"/>
                <w:szCs w:val="24"/>
              </w:rPr>
              <w:t>CEO Craft Silicon</w:t>
            </w:r>
          </w:p>
          <w:p w:rsidRPr="00677ABF" w:rsidR="00203B99" w:rsidP="0E792681" w:rsidRDefault="00203B99" w14:paraId="7026F906" w14:textId="4427C3C8">
            <w:pPr>
              <w:spacing w:after="0" w:line="240" w:lineRule="auto"/>
              <w:ind w:left="0" w:hanging="2"/>
              <w:rPr>
                <w:sz w:val="24"/>
                <w:szCs w:val="24"/>
              </w:rPr>
            </w:pPr>
          </w:p>
        </w:tc>
      </w:tr>
      <w:tr w:rsidRPr="00E372AA" w:rsidR="00203B99" w:rsidTr="6D0C1489" w14:paraId="167A6D96" w14:textId="77777777">
        <w:trPr>
          <w:trHeight w:val="300"/>
        </w:trPr>
        <w:tc>
          <w:tcPr>
            <w:tcW w:w="2262" w:type="dxa"/>
            <w:tcMar/>
          </w:tcPr>
          <w:p w:rsidRPr="00E372AA" w:rsidR="00203B99" w:rsidP="0E792681" w:rsidRDefault="6C1F4AF3" w14:paraId="18F744BB" w14:textId="7DC6157D">
            <w:pPr>
              <w:spacing w:after="0" w:line="240" w:lineRule="auto"/>
              <w:ind w:left="0" w:hanging="2"/>
              <w:rPr>
                <w:sz w:val="24"/>
                <w:szCs w:val="24"/>
              </w:rPr>
            </w:pPr>
            <w:r w:rsidRPr="0E792681">
              <w:rPr>
                <w:sz w:val="24"/>
                <w:szCs w:val="24"/>
              </w:rPr>
              <w:t>10:15 AM- 1</w:t>
            </w:r>
            <w:r w:rsidRPr="0E792681" w:rsidR="22793A32">
              <w:rPr>
                <w:sz w:val="24"/>
                <w:szCs w:val="24"/>
              </w:rPr>
              <w:t>1</w:t>
            </w:r>
            <w:r w:rsidRPr="0E792681">
              <w:rPr>
                <w:sz w:val="24"/>
                <w:szCs w:val="24"/>
              </w:rPr>
              <w:t>:30 AM</w:t>
            </w:r>
          </w:p>
        </w:tc>
        <w:tc>
          <w:tcPr>
            <w:tcW w:w="2362" w:type="dxa"/>
            <w:tcMar/>
          </w:tcPr>
          <w:p w:rsidR="10E62A7E" w:rsidP="5763EBA3" w:rsidRDefault="10E62A7E" w14:paraId="3E68F6DF" w14:textId="0DCC2113">
            <w:pPr>
              <w:pStyle w:val="Normal"/>
              <w:spacing w:after="0" w:line="240" w:lineRule="auto"/>
              <w:ind w:leftChars="0" w:firstLineChars="0"/>
              <w:rPr>
                <w:b w:val="1"/>
                <w:bCs w:val="1"/>
                <w:sz w:val="24"/>
                <w:szCs w:val="24"/>
              </w:rPr>
            </w:pPr>
            <w:r w:rsidRPr="5763EBA3" w:rsidR="10E62A7E">
              <w:rPr>
                <w:b w:val="1"/>
                <w:bCs w:val="1"/>
                <w:sz w:val="24"/>
                <w:szCs w:val="24"/>
              </w:rPr>
              <w:t xml:space="preserve">Digital Transformation Village </w:t>
            </w:r>
          </w:p>
          <w:p w:rsidR="5763EBA3" w:rsidP="5763EBA3" w:rsidRDefault="5763EBA3" w14:paraId="36CABFFC">
            <w:pPr>
              <w:spacing w:after="0" w:line="240" w:lineRule="auto"/>
              <w:ind w:left="0" w:hanging="2"/>
              <w:rPr>
                <w:b w:val="1"/>
                <w:bCs w:val="1"/>
                <w:sz w:val="24"/>
                <w:szCs w:val="24"/>
              </w:rPr>
            </w:pPr>
          </w:p>
          <w:p w:rsidR="10E62A7E" w:rsidP="5763EBA3" w:rsidRDefault="10E62A7E" w14:paraId="0572C129" w14:textId="46DEEC20">
            <w:pPr>
              <w:spacing w:after="0" w:line="240" w:lineRule="auto"/>
              <w:ind w:left="0" w:hanging="2"/>
              <w:rPr>
                <w:b w:val="1"/>
                <w:bCs w:val="1"/>
                <w:sz w:val="24"/>
                <w:szCs w:val="24"/>
              </w:rPr>
            </w:pPr>
            <w:r w:rsidRPr="5763EBA3" w:rsidR="10E62A7E">
              <w:rPr>
                <w:b w:val="1"/>
                <w:bCs w:val="1"/>
                <w:sz w:val="24"/>
                <w:szCs w:val="24"/>
              </w:rPr>
              <w:t>Workshop 11</w:t>
            </w:r>
          </w:p>
          <w:p w:rsidR="5763EBA3" w:rsidP="5763EBA3" w:rsidRDefault="5763EBA3" w14:paraId="0DCFF6A3" w14:textId="357BD080">
            <w:pPr>
              <w:spacing w:after="0" w:line="240" w:lineRule="auto"/>
              <w:ind w:left="0" w:hanging="2"/>
              <w:rPr>
                <w:b w:val="1"/>
                <w:bCs w:val="1"/>
                <w:sz w:val="24"/>
                <w:szCs w:val="24"/>
              </w:rPr>
            </w:pPr>
          </w:p>
          <w:p w:rsidRPr="003F3963" w:rsidR="00203B99" w:rsidP="0E792681" w:rsidRDefault="00203B99" w14:paraId="7B95DCF0" w14:textId="77777777">
            <w:pPr>
              <w:spacing w:after="0" w:line="240" w:lineRule="auto"/>
              <w:ind w:left="0" w:hanging="2"/>
              <w:rPr>
                <w:b/>
                <w:bCs/>
                <w:sz w:val="24"/>
                <w:szCs w:val="24"/>
              </w:rPr>
            </w:pPr>
          </w:p>
          <w:p w:rsidRPr="003F3963" w:rsidR="00203B99" w:rsidP="0E792681" w:rsidRDefault="6390B4B6" w14:paraId="0A41511C" w14:textId="4BA60689">
            <w:pPr>
              <w:spacing w:after="0" w:line="240" w:lineRule="auto"/>
              <w:ind w:left="0" w:hanging="2"/>
              <w:rPr>
                <w:b/>
                <w:bCs/>
                <w:sz w:val="24"/>
                <w:szCs w:val="24"/>
              </w:rPr>
            </w:pPr>
            <w:r w:rsidRPr="0E792681">
              <w:rPr>
                <w:b/>
                <w:bCs/>
                <w:sz w:val="24"/>
                <w:szCs w:val="24"/>
              </w:rPr>
              <w:t xml:space="preserve">Title: </w:t>
            </w:r>
            <w:r w:rsidRPr="0E792681">
              <w:rPr>
                <w:sz w:val="24"/>
                <w:szCs w:val="24"/>
              </w:rPr>
              <w:t>Future of Work Innovation Showcase</w:t>
            </w:r>
          </w:p>
          <w:p w:rsidRPr="003F3963" w:rsidR="00203B99" w:rsidP="0E792681" w:rsidRDefault="6390B4B6" w14:paraId="6900F9D3" w14:textId="77777777">
            <w:pPr>
              <w:spacing w:after="0" w:line="240" w:lineRule="auto"/>
              <w:ind w:left="0" w:hanging="2"/>
              <w:rPr>
                <w:sz w:val="24"/>
                <w:szCs w:val="24"/>
              </w:rPr>
            </w:pPr>
            <w:r w:rsidRPr="0E792681">
              <w:rPr>
                <w:b/>
                <w:bCs/>
                <w:sz w:val="24"/>
                <w:szCs w:val="24"/>
              </w:rPr>
              <w:t>Venue</w:t>
            </w:r>
            <w:r w:rsidRPr="0E792681">
              <w:rPr>
                <w:sz w:val="24"/>
                <w:szCs w:val="24"/>
              </w:rPr>
              <w:t>: Main Arena</w:t>
            </w:r>
          </w:p>
          <w:p w:rsidRPr="003F3963" w:rsidR="00203B99" w:rsidP="26A9F9EC" w:rsidRDefault="6390B4B6" w14:paraId="144CA2EB" w14:textId="107F5405">
            <w:pPr>
              <w:spacing w:after="0" w:line="240" w:lineRule="auto"/>
              <w:ind w:left="0" w:hanging="2"/>
            </w:pPr>
            <w:r w:rsidRPr="0E792681">
              <w:rPr>
                <w:b/>
                <w:bCs/>
                <w:sz w:val="24"/>
                <w:szCs w:val="24"/>
              </w:rPr>
              <w:t xml:space="preserve">Moderator:  </w:t>
            </w:r>
            <w:r w:rsidRPr="0E792681" w:rsidR="3B1EBA56">
              <w:rPr>
                <w:b/>
                <w:bCs/>
                <w:sz w:val="24"/>
                <w:szCs w:val="24"/>
              </w:rPr>
              <w:t xml:space="preserve"> </w:t>
            </w:r>
            <w:r w:rsidRPr="0E792681" w:rsidR="162F91FE">
              <w:rPr>
                <w:sz w:val="24"/>
                <w:szCs w:val="24"/>
              </w:rPr>
              <w:t xml:space="preserve">Shamsa </w:t>
            </w:r>
          </w:p>
          <w:p w:rsidRPr="003F3963" w:rsidR="00203B99" w:rsidP="0E792681" w:rsidRDefault="6390B4B6" w14:paraId="2F7113CC" w14:textId="77777777">
            <w:pPr>
              <w:spacing w:after="0" w:line="240" w:lineRule="auto"/>
              <w:ind w:left="0" w:hanging="2"/>
              <w:rPr>
                <w:b/>
                <w:bCs/>
                <w:sz w:val="24"/>
                <w:szCs w:val="24"/>
              </w:rPr>
            </w:pPr>
            <w:r w:rsidRPr="0E792681">
              <w:rPr>
                <w:b/>
                <w:bCs/>
                <w:sz w:val="24"/>
                <w:szCs w:val="24"/>
              </w:rPr>
              <w:t xml:space="preserve">Panelist: </w:t>
            </w:r>
          </w:p>
          <w:p w:rsidRPr="003F3963" w:rsidR="00203B99" w:rsidRDefault="6390B4B6" w14:paraId="5E2A9B8A" w14:textId="109D307D">
            <w:pPr>
              <w:numPr>
                <w:ilvl w:val="0"/>
                <w:numId w:val="29"/>
              </w:numPr>
              <w:spacing w:after="0" w:line="240" w:lineRule="auto"/>
              <w:ind w:leftChars="0" w:firstLineChars="0"/>
              <w:rPr>
                <w:sz w:val="24"/>
                <w:szCs w:val="24"/>
                <w:lang w:val="en-GB"/>
              </w:rPr>
            </w:pPr>
            <w:r w:rsidRPr="5763EBA3" w:rsidR="6390B4B6">
              <w:rPr>
                <w:sz w:val="24"/>
                <w:szCs w:val="24"/>
              </w:rPr>
              <w:t>Paul Akwabi</w:t>
            </w:r>
            <w:r w:rsidRPr="5763EBA3" w:rsidR="2C285C8C">
              <w:rPr>
                <w:sz w:val="24"/>
                <w:szCs w:val="24"/>
              </w:rPr>
              <w:t xml:space="preserve"> – CEO Tech Kids Africa</w:t>
            </w:r>
          </w:p>
          <w:p w:rsidRPr="003F3963" w:rsidR="00203B99" w:rsidRDefault="5B94B0E3" w14:paraId="122E8BD6" w14:textId="39E86079">
            <w:pPr>
              <w:numPr>
                <w:ilvl w:val="0"/>
                <w:numId w:val="29"/>
              </w:numPr>
              <w:spacing w:after="0" w:line="240" w:lineRule="auto"/>
              <w:ind w:leftChars="0" w:firstLineChars="0"/>
              <w:rPr>
                <w:sz w:val="24"/>
                <w:szCs w:val="24"/>
              </w:rPr>
            </w:pPr>
            <w:proofErr w:type="spellStart"/>
            <w:r w:rsidRPr="0E792681">
              <w:rPr>
                <w:sz w:val="24"/>
                <w:szCs w:val="24"/>
              </w:rPr>
              <w:t>Wakanyi</w:t>
            </w:r>
            <w:proofErr w:type="spellEnd"/>
            <w:r w:rsidRPr="0E792681">
              <w:rPr>
                <w:sz w:val="24"/>
                <w:szCs w:val="24"/>
              </w:rPr>
              <w:t xml:space="preserve"> Macharia</w:t>
            </w:r>
          </w:p>
          <w:p w:rsidR="48AF4BF4" w:rsidRDefault="48AF4BF4" w14:paraId="4343E6D0" w14:textId="3AB093C2">
            <w:pPr>
              <w:numPr>
                <w:ilvl w:val="0"/>
                <w:numId w:val="29"/>
              </w:numPr>
              <w:spacing w:after="0" w:line="240" w:lineRule="auto"/>
              <w:ind w:leftChars="0" w:firstLineChars="0"/>
              <w:rPr>
                <w:sz w:val="24"/>
                <w:szCs w:val="24"/>
              </w:rPr>
            </w:pPr>
            <w:r w:rsidRPr="5763EBA3" w:rsidR="48AF4BF4">
              <w:rPr>
                <w:sz w:val="24"/>
                <w:szCs w:val="24"/>
              </w:rPr>
              <w:t>Jasin Owili</w:t>
            </w:r>
            <w:r w:rsidRPr="5763EBA3" w:rsidR="06B02426">
              <w:rPr>
                <w:sz w:val="24"/>
                <w:szCs w:val="24"/>
              </w:rPr>
              <w:t xml:space="preserve"> – CEO </w:t>
            </w:r>
            <w:r w:rsidRPr="5763EBA3" w:rsidR="06B02426">
              <w:rPr>
                <w:sz w:val="24"/>
                <w:szCs w:val="24"/>
              </w:rPr>
              <w:t>Afribot</w:t>
            </w:r>
            <w:r w:rsidRPr="5763EBA3" w:rsidR="06B02426">
              <w:rPr>
                <w:sz w:val="24"/>
                <w:szCs w:val="24"/>
              </w:rPr>
              <w:t xml:space="preserve"> Robotics</w:t>
            </w:r>
          </w:p>
          <w:p w:rsidR="0E792681" w:rsidP="0E792681" w:rsidRDefault="0E792681" w14:paraId="7A7CB266" w14:textId="0B59B4D2">
            <w:pPr>
              <w:spacing w:after="0" w:line="240" w:lineRule="auto"/>
              <w:ind w:left="0" w:hanging="2"/>
              <w:rPr>
                <w:sz w:val="24"/>
                <w:szCs w:val="24"/>
              </w:rPr>
            </w:pPr>
          </w:p>
          <w:p w:rsidRPr="003F3963" w:rsidR="00203B99" w:rsidP="0E792681" w:rsidRDefault="00203B99" w14:paraId="659EC1B7" w14:textId="41F9A5FB">
            <w:pPr>
              <w:spacing w:after="0" w:line="240" w:lineRule="auto"/>
              <w:ind w:left="0" w:hanging="2"/>
              <w:rPr>
                <w:sz w:val="24"/>
                <w:szCs w:val="24"/>
              </w:rPr>
            </w:pPr>
          </w:p>
        </w:tc>
        <w:tc>
          <w:tcPr>
            <w:tcMar/>
          </w:tcPr>
          <w:p w:rsidR="707ACBA0" w:rsidP="5763EBA3" w:rsidRDefault="707ACBA0" w14:paraId="7A77C432">
            <w:pPr>
              <w:spacing w:after="0" w:line="240" w:lineRule="auto"/>
              <w:ind w:left="0" w:hanging="2"/>
              <w:rPr>
                <w:b w:val="1"/>
                <w:bCs w:val="1"/>
                <w:sz w:val="24"/>
                <w:szCs w:val="24"/>
              </w:rPr>
            </w:pPr>
            <w:r w:rsidRPr="5763EBA3" w:rsidR="707ACBA0">
              <w:rPr>
                <w:b w:val="1"/>
                <w:bCs w:val="1"/>
                <w:sz w:val="24"/>
                <w:szCs w:val="24"/>
              </w:rPr>
              <w:t xml:space="preserve">Sustainable Economies Village </w:t>
            </w:r>
          </w:p>
          <w:p w:rsidR="5763EBA3" w:rsidP="5763EBA3" w:rsidRDefault="5763EBA3" w14:paraId="45282599">
            <w:pPr>
              <w:spacing w:after="0" w:line="240" w:lineRule="auto"/>
              <w:ind w:left="0" w:hanging="2"/>
              <w:rPr>
                <w:b w:val="1"/>
                <w:bCs w:val="1"/>
                <w:sz w:val="24"/>
                <w:szCs w:val="24"/>
              </w:rPr>
            </w:pPr>
          </w:p>
          <w:p w:rsidR="5763EBA3" w:rsidP="5763EBA3" w:rsidRDefault="5763EBA3" w14:paraId="7CCE5D08" w14:textId="30DCECA4">
            <w:pPr>
              <w:spacing w:after="0" w:line="240" w:lineRule="auto"/>
              <w:ind w:left="0" w:hanging="2"/>
              <w:rPr>
                <w:b w:val="1"/>
                <w:bCs w:val="1"/>
                <w:sz w:val="24"/>
                <w:szCs w:val="24"/>
              </w:rPr>
            </w:pPr>
          </w:p>
          <w:p w:rsidR="707ACBA0" w:rsidP="5763EBA3" w:rsidRDefault="707ACBA0" w14:paraId="19DBCE8A" w14:textId="745848DA">
            <w:pPr>
              <w:spacing w:after="0" w:line="240" w:lineRule="auto"/>
              <w:ind w:left="0" w:hanging="2"/>
              <w:rPr>
                <w:b w:val="1"/>
                <w:bCs w:val="1"/>
                <w:sz w:val="24"/>
                <w:szCs w:val="24"/>
              </w:rPr>
            </w:pPr>
            <w:r w:rsidRPr="5763EBA3" w:rsidR="707ACBA0">
              <w:rPr>
                <w:b w:val="1"/>
                <w:bCs w:val="1"/>
                <w:sz w:val="24"/>
                <w:szCs w:val="24"/>
              </w:rPr>
              <w:t>Workshop 10</w:t>
            </w:r>
          </w:p>
          <w:p w:rsidR="5763EBA3" w:rsidP="5763EBA3" w:rsidRDefault="5763EBA3" w14:paraId="1729FC4E" w14:textId="0536EAD8">
            <w:pPr>
              <w:pStyle w:val="Normal"/>
              <w:rPr>
                <w:sz w:val="24"/>
                <w:szCs w:val="24"/>
              </w:rPr>
            </w:pPr>
          </w:p>
          <w:p w:rsidR="707ACBA0" w:rsidP="5763EBA3" w:rsidRDefault="707ACBA0" w14:paraId="78267E9E" w14:textId="59D07BDD">
            <w:pPr>
              <w:spacing w:after="0" w:line="240" w:lineRule="auto"/>
              <w:ind w:left="0" w:hanging="2"/>
              <w:rPr>
                <w:sz w:val="24"/>
                <w:szCs w:val="24"/>
              </w:rPr>
            </w:pPr>
            <w:r w:rsidRPr="5763EBA3" w:rsidR="707ACBA0">
              <w:rPr>
                <w:b w:val="1"/>
                <w:bCs w:val="1"/>
                <w:sz w:val="24"/>
                <w:szCs w:val="24"/>
              </w:rPr>
              <w:t>Title: TBC</w:t>
            </w:r>
          </w:p>
          <w:p w:rsidR="707ACBA0" w:rsidP="5763EBA3" w:rsidRDefault="707ACBA0" w14:paraId="732FC1A6">
            <w:pPr>
              <w:spacing w:after="0" w:line="240" w:lineRule="auto"/>
              <w:ind w:left="0" w:hanging="2"/>
              <w:rPr>
                <w:sz w:val="24"/>
                <w:szCs w:val="24"/>
              </w:rPr>
            </w:pPr>
            <w:r w:rsidRPr="5763EBA3" w:rsidR="707ACBA0">
              <w:rPr>
                <w:b w:val="1"/>
                <w:bCs w:val="1"/>
                <w:sz w:val="24"/>
                <w:szCs w:val="24"/>
              </w:rPr>
              <w:t>Venue</w:t>
            </w:r>
            <w:r w:rsidRPr="5763EBA3" w:rsidR="707ACBA0">
              <w:rPr>
                <w:sz w:val="24"/>
                <w:szCs w:val="24"/>
              </w:rPr>
              <w:t>: Main Arena</w:t>
            </w:r>
          </w:p>
          <w:p w:rsidR="707ACBA0" w:rsidP="5763EBA3" w:rsidRDefault="707ACBA0" w14:paraId="4BC867F3" w14:textId="107F5405">
            <w:pPr>
              <w:spacing w:after="0" w:line="240" w:lineRule="auto"/>
              <w:ind w:left="0" w:hanging="2"/>
            </w:pPr>
            <w:r w:rsidRPr="5763EBA3" w:rsidR="707ACBA0">
              <w:rPr>
                <w:b w:val="1"/>
                <w:bCs w:val="1"/>
                <w:sz w:val="24"/>
                <w:szCs w:val="24"/>
              </w:rPr>
              <w:t xml:space="preserve">Moderator:  </w:t>
            </w:r>
            <w:r w:rsidRPr="5763EBA3" w:rsidR="707ACBA0">
              <w:rPr>
                <w:b w:val="1"/>
                <w:bCs w:val="1"/>
                <w:sz w:val="24"/>
                <w:szCs w:val="24"/>
              </w:rPr>
              <w:t xml:space="preserve"> </w:t>
            </w:r>
            <w:r w:rsidRPr="5763EBA3" w:rsidR="707ACBA0">
              <w:rPr>
                <w:sz w:val="24"/>
                <w:szCs w:val="24"/>
              </w:rPr>
              <w:t xml:space="preserve">Shamsa </w:t>
            </w:r>
          </w:p>
          <w:p w:rsidR="707ACBA0" w:rsidP="5763EBA3" w:rsidRDefault="707ACBA0" w14:paraId="4518435B" w14:textId="087B627C">
            <w:pPr>
              <w:spacing w:after="0" w:line="240" w:lineRule="auto"/>
              <w:ind w:left="0" w:hanging="2"/>
            </w:pPr>
            <w:r w:rsidRPr="5763EBA3" w:rsidR="707ACBA0">
              <w:rPr>
                <w:b w:val="1"/>
                <w:bCs w:val="1"/>
                <w:sz w:val="24"/>
                <w:szCs w:val="24"/>
              </w:rPr>
              <w:t>Partners:</w:t>
            </w:r>
          </w:p>
          <w:p w:rsidR="707ACBA0" w:rsidP="5763EBA3" w:rsidRDefault="707ACBA0" w14:paraId="366A2FFD" w14:textId="51980ECD">
            <w:pPr>
              <w:pStyle w:val="ListParagraph"/>
              <w:numPr>
                <w:ilvl w:val="0"/>
                <w:numId w:val="46"/>
              </w:numPr>
              <w:spacing w:after="0" w:line="240" w:lineRule="auto"/>
              <w:rPr>
                <w:b w:val="0"/>
                <w:bCs w:val="0"/>
                <w:sz w:val="24"/>
                <w:szCs w:val="24"/>
              </w:rPr>
            </w:pPr>
            <w:r w:rsidRPr="5763EBA3" w:rsidR="707ACBA0">
              <w:rPr>
                <w:b w:val="0"/>
                <w:bCs w:val="0"/>
                <w:sz w:val="24"/>
                <w:szCs w:val="24"/>
              </w:rPr>
              <w:t>Sweat Africa</w:t>
            </w:r>
          </w:p>
          <w:p w:rsidR="5763EBA3" w:rsidP="5763EBA3" w:rsidRDefault="5763EBA3" w14:paraId="12A2F134" w14:textId="0BBBC85F">
            <w:pPr>
              <w:pStyle w:val="Normal"/>
              <w:rPr>
                <w:sz w:val="24"/>
                <w:szCs w:val="24"/>
              </w:rPr>
            </w:pPr>
          </w:p>
        </w:tc>
        <w:tc>
          <w:tcPr>
            <w:tcMar/>
          </w:tcPr>
          <w:p w:rsidR="5763EBA3" w:rsidP="5763EBA3" w:rsidRDefault="5763EBA3" w14:paraId="357B9C64" w14:textId="39BCA265">
            <w:pPr>
              <w:pStyle w:val="Normal"/>
              <w:rPr>
                <w:sz w:val="24"/>
                <w:szCs w:val="24"/>
              </w:rPr>
            </w:pPr>
          </w:p>
        </w:tc>
      </w:tr>
      <w:tr w:rsidRPr="00E372AA" w:rsidR="003F3963" w:rsidTr="6D0C1489" w14:paraId="129FBB70" w14:textId="77777777">
        <w:trPr>
          <w:trHeight w:val="300"/>
        </w:trPr>
        <w:tc>
          <w:tcPr>
            <w:tcW w:w="2262" w:type="dxa"/>
            <w:tcMar/>
          </w:tcPr>
          <w:p w:rsidRPr="00E372AA" w:rsidR="003F3963" w:rsidP="0E792681" w:rsidRDefault="35D484BA" w14:paraId="71CAE0BE" w14:textId="22DB2CF6">
            <w:pPr>
              <w:spacing w:after="0" w:line="240" w:lineRule="auto"/>
              <w:ind w:left="0" w:hanging="2"/>
              <w:rPr>
                <w:sz w:val="24"/>
                <w:szCs w:val="24"/>
              </w:rPr>
            </w:pPr>
            <w:r w:rsidRPr="0E792681">
              <w:rPr>
                <w:sz w:val="24"/>
                <w:szCs w:val="24"/>
              </w:rPr>
              <w:t xml:space="preserve">11:35- 1:00 PM </w:t>
            </w:r>
          </w:p>
        </w:tc>
        <w:tc>
          <w:tcPr>
            <w:tcW w:w="2362" w:type="dxa"/>
            <w:tcMar/>
          </w:tcPr>
          <w:p w:rsidRPr="003F3963" w:rsidR="003F3963" w:rsidP="0E792681" w:rsidRDefault="35D484BA" w14:paraId="6D6C74A4" w14:textId="77777777">
            <w:pPr>
              <w:spacing w:after="0" w:line="240" w:lineRule="auto"/>
              <w:ind w:left="0" w:hanging="2"/>
              <w:rPr>
                <w:b/>
                <w:bCs/>
                <w:sz w:val="24"/>
                <w:szCs w:val="24"/>
              </w:rPr>
            </w:pPr>
            <w:r w:rsidRPr="0E792681">
              <w:rPr>
                <w:b/>
                <w:bCs/>
                <w:sz w:val="24"/>
                <w:szCs w:val="24"/>
              </w:rPr>
              <w:t xml:space="preserve">Sustainable Economies Village </w:t>
            </w:r>
          </w:p>
          <w:p w:rsidRPr="003F3963" w:rsidR="003F3963" w:rsidP="0E792681" w:rsidRDefault="003F3963" w14:paraId="74C3990F" w14:textId="77777777">
            <w:pPr>
              <w:spacing w:after="0" w:line="240" w:lineRule="auto"/>
              <w:ind w:left="0" w:hanging="2"/>
              <w:rPr>
                <w:b/>
                <w:bCs/>
                <w:sz w:val="24"/>
                <w:szCs w:val="24"/>
              </w:rPr>
            </w:pPr>
          </w:p>
          <w:p w:rsidRPr="003F3963" w:rsidR="003F3963" w:rsidP="0E792681" w:rsidRDefault="003F3963" w14:paraId="18D33C58" w14:textId="30DCECA4">
            <w:pPr>
              <w:spacing w:after="0" w:line="240" w:lineRule="auto"/>
              <w:ind w:left="0" w:hanging="2"/>
              <w:rPr>
                <w:b/>
                <w:bCs/>
                <w:sz w:val="24"/>
                <w:szCs w:val="24"/>
              </w:rPr>
            </w:pPr>
          </w:p>
          <w:p w:rsidRPr="003F3963" w:rsidR="003F3963" w:rsidP="0E792681" w:rsidRDefault="518DC9B1" w14:paraId="58CDF5C1" w14:textId="745848DA">
            <w:pPr>
              <w:spacing w:after="0" w:line="240" w:lineRule="auto"/>
              <w:ind w:left="0" w:hanging="2"/>
              <w:rPr>
                <w:b/>
                <w:bCs/>
                <w:sz w:val="24"/>
                <w:szCs w:val="24"/>
              </w:rPr>
            </w:pPr>
            <w:r w:rsidRPr="0E792681">
              <w:rPr>
                <w:b/>
                <w:bCs/>
                <w:sz w:val="24"/>
                <w:szCs w:val="24"/>
              </w:rPr>
              <w:t>Workshop 10</w:t>
            </w:r>
          </w:p>
          <w:p w:rsidRPr="003F3963" w:rsidR="003F3963" w:rsidP="0E792681" w:rsidRDefault="003F3963" w14:paraId="0ED3BA6E" w14:textId="0B3F4A8C">
            <w:pPr>
              <w:spacing w:after="0" w:line="240" w:lineRule="auto"/>
              <w:ind w:left="0" w:hanging="2"/>
              <w:rPr>
                <w:b/>
                <w:bCs/>
                <w:sz w:val="24"/>
                <w:szCs w:val="24"/>
              </w:rPr>
            </w:pPr>
          </w:p>
          <w:p w:rsidRPr="003F3963" w:rsidR="003F3963" w:rsidP="0E792681" w:rsidRDefault="35D484BA" w14:paraId="6F9639A1" w14:textId="77777777">
            <w:pPr>
              <w:spacing w:after="0" w:line="276" w:lineRule="auto"/>
              <w:ind w:left="0" w:hanging="2"/>
              <w:rPr>
                <w:kern w:val="0"/>
                <w:position w:val="0"/>
                <w:sz w:val="24"/>
                <w:szCs w:val="24"/>
                <w:lang w:eastAsia="zh-CN"/>
              </w:rPr>
            </w:pPr>
            <w:r w:rsidRPr="0E792681">
              <w:rPr>
                <w:b/>
                <w:bCs/>
                <w:sz w:val="24"/>
                <w:szCs w:val="24"/>
              </w:rPr>
              <w:t xml:space="preserve">Title: </w:t>
            </w:r>
            <w:r w:rsidRPr="0E792681">
              <w:rPr>
                <w:kern w:val="0"/>
                <w:position w:val="0"/>
                <w:sz w:val="24"/>
                <w:szCs w:val="24"/>
                <w:lang w:eastAsia="zh-CN"/>
              </w:rPr>
              <w:t>Creative Economy </w:t>
            </w:r>
          </w:p>
          <w:p w:rsidRPr="003F3963" w:rsidR="003F3963" w:rsidP="0E792681" w:rsidRDefault="35D484BA" w14:paraId="712DC235" w14:textId="77777777">
            <w:pPr>
              <w:suppressAutoHyphens w:val="0"/>
              <w:spacing w:after="0" w:line="276" w:lineRule="auto"/>
              <w:ind w:left="0" w:leftChars="0" w:firstLine="0" w:firstLineChars="0"/>
              <w:textDirection w:val="lrTb"/>
              <w:textAlignment w:val="auto"/>
              <w:rPr>
                <w:kern w:val="0"/>
                <w:position w:val="0"/>
                <w:sz w:val="24"/>
                <w:szCs w:val="24"/>
                <w:lang w:eastAsia="zh-CN"/>
              </w:rPr>
            </w:pPr>
            <w:r w:rsidRPr="0E792681">
              <w:rPr>
                <w:kern w:val="0"/>
                <w:position w:val="0"/>
                <w:sz w:val="24"/>
                <w:szCs w:val="24"/>
                <w:lang w:eastAsia="zh-CN"/>
              </w:rPr>
              <w:t>Your Talent Is the </w:t>
            </w:r>
          </w:p>
          <w:p w:rsidRPr="003F3963" w:rsidR="003F3963" w:rsidP="0E792681" w:rsidRDefault="6EA667D8" w14:paraId="03805AAD" w14:textId="3E3C9252">
            <w:pPr>
              <w:suppressAutoHyphens w:val="0"/>
              <w:spacing w:after="0" w:line="276" w:lineRule="auto"/>
              <w:ind w:left="0" w:leftChars="0" w:firstLine="0" w:firstLineChars="0"/>
              <w:textDirection w:val="lrTb"/>
              <w:textAlignment w:val="auto"/>
              <w:rPr>
                <w:sz w:val="24"/>
                <w:szCs w:val="24"/>
                <w:lang w:eastAsia="zh-CN"/>
              </w:rPr>
            </w:pPr>
            <w:r w:rsidRPr="0E792681">
              <w:rPr>
                <w:kern w:val="0"/>
                <w:position w:val="0"/>
                <w:sz w:val="24"/>
                <w:szCs w:val="24"/>
                <w:lang w:eastAsia="zh-CN"/>
              </w:rPr>
              <w:t> Product</w:t>
            </w:r>
            <w:r w:rsidRPr="0E792681" w:rsidR="66CBCB29">
              <w:rPr>
                <w:sz w:val="24"/>
                <w:szCs w:val="24"/>
                <w:lang w:eastAsia="zh-CN"/>
              </w:rPr>
              <w:t xml:space="preserve">, </w:t>
            </w:r>
            <w:r w:rsidRPr="0E792681">
              <w:rPr>
                <w:sz w:val="24"/>
                <w:szCs w:val="24"/>
                <w:lang w:eastAsia="zh-CN"/>
              </w:rPr>
              <w:t>But Where Is Business? </w:t>
            </w:r>
          </w:p>
          <w:p w:rsidRPr="003F3963" w:rsidR="003F3963" w:rsidP="0E792681" w:rsidRDefault="35D484BA" w14:paraId="6BA3C9AD" w14:textId="31C9176C">
            <w:pPr>
              <w:suppressAutoHyphens w:val="0"/>
              <w:spacing w:after="0" w:line="276" w:lineRule="auto"/>
              <w:ind w:left="0" w:leftChars="0" w:firstLine="0" w:firstLineChars="0"/>
              <w:textDirection w:val="lrTb"/>
              <w:textAlignment w:val="auto"/>
              <w:rPr>
                <w:kern w:val="0"/>
                <w:position w:val="0"/>
                <w:sz w:val="24"/>
                <w:szCs w:val="24"/>
                <w:lang w:eastAsia="zh-CN"/>
              </w:rPr>
            </w:pPr>
            <w:r w:rsidRPr="0E792681">
              <w:rPr>
                <w:kern w:val="0"/>
                <w:position w:val="0"/>
                <w:sz w:val="24"/>
                <w:szCs w:val="24"/>
                <w:lang w:eastAsia="zh-CN"/>
              </w:rPr>
              <w:t> </w:t>
            </w:r>
          </w:p>
          <w:p w:rsidRPr="003F3963" w:rsidR="003F3963" w:rsidP="0E792681" w:rsidRDefault="35D484BA" w14:paraId="057CE923" w14:textId="07399FE9">
            <w:pPr>
              <w:spacing w:after="0" w:line="240" w:lineRule="auto"/>
              <w:ind w:left="0" w:hanging="2"/>
              <w:rPr>
                <w:b/>
                <w:bCs/>
                <w:sz w:val="24"/>
                <w:szCs w:val="24"/>
              </w:rPr>
            </w:pPr>
            <w:r w:rsidRPr="0E792681">
              <w:rPr>
                <w:b/>
                <w:bCs/>
                <w:sz w:val="24"/>
                <w:szCs w:val="24"/>
              </w:rPr>
              <w:t xml:space="preserve">Venue: </w:t>
            </w:r>
            <w:r w:rsidRPr="0E792681" w:rsidR="31D1AB47">
              <w:rPr>
                <w:b/>
                <w:bCs/>
                <w:sz w:val="24"/>
                <w:szCs w:val="24"/>
              </w:rPr>
              <w:t xml:space="preserve"> </w:t>
            </w:r>
            <w:r w:rsidRPr="0E792681" w:rsidR="31D1AB47">
              <w:rPr>
                <w:sz w:val="24"/>
                <w:szCs w:val="24"/>
              </w:rPr>
              <w:t xml:space="preserve">TBC </w:t>
            </w:r>
          </w:p>
          <w:p w:rsidRPr="003F3963" w:rsidR="003F3963" w:rsidP="0E792681" w:rsidRDefault="35D484BA" w14:paraId="24089DC9" w14:textId="593176A3">
            <w:pPr>
              <w:spacing w:after="0" w:line="240" w:lineRule="auto"/>
              <w:ind w:left="0" w:hanging="2"/>
              <w:rPr>
                <w:sz w:val="24"/>
                <w:szCs w:val="24"/>
              </w:rPr>
            </w:pPr>
            <w:r w:rsidRPr="0E792681">
              <w:rPr>
                <w:b/>
                <w:bCs/>
                <w:sz w:val="24"/>
                <w:szCs w:val="24"/>
              </w:rPr>
              <w:t xml:space="preserve">Moderator: </w:t>
            </w:r>
            <w:r w:rsidRPr="0E792681" w:rsidR="79276B7E">
              <w:rPr>
                <w:sz w:val="24"/>
                <w:szCs w:val="24"/>
              </w:rPr>
              <w:t>Rajab Salim,</w:t>
            </w:r>
          </w:p>
          <w:p w:rsidR="003F3963" w:rsidP="0E792681" w:rsidRDefault="35D484BA" w14:paraId="7999F917" w14:textId="77777777">
            <w:pPr>
              <w:spacing w:after="0" w:line="240" w:lineRule="auto"/>
              <w:ind w:left="0" w:hanging="2"/>
              <w:rPr>
                <w:b/>
                <w:bCs/>
                <w:sz w:val="24"/>
                <w:szCs w:val="24"/>
              </w:rPr>
            </w:pPr>
            <w:r w:rsidRPr="0E792681">
              <w:rPr>
                <w:b/>
                <w:bCs/>
                <w:sz w:val="24"/>
                <w:szCs w:val="24"/>
              </w:rPr>
              <w:t xml:space="preserve">Partners: </w:t>
            </w:r>
          </w:p>
          <w:p w:rsidR="42539706" w:rsidP="0E792681" w:rsidRDefault="42539706" w14:paraId="738FFBC8" w14:textId="2F9B666F">
            <w:pPr>
              <w:spacing w:after="0" w:line="240" w:lineRule="auto"/>
              <w:ind w:left="0" w:hanging="2"/>
              <w:rPr>
                <w:sz w:val="24"/>
                <w:szCs w:val="24"/>
              </w:rPr>
            </w:pPr>
          </w:p>
          <w:p w:rsidR="2C36CCE4" w:rsidRDefault="71C9706B" w14:paraId="31D37D62" w14:textId="4D8D521D">
            <w:pPr>
              <w:pStyle w:val="ListParagraph"/>
              <w:numPr>
                <w:ilvl w:val="0"/>
                <w:numId w:val="21"/>
              </w:numPr>
              <w:spacing w:after="0" w:line="240" w:lineRule="auto"/>
              <w:ind w:left="0" w:hanging="2"/>
              <w:rPr>
                <w:sz w:val="24"/>
                <w:szCs w:val="24"/>
                <w:highlight w:val="yellow"/>
              </w:rPr>
            </w:pPr>
            <w:r w:rsidRPr="0E792681">
              <w:rPr>
                <w:sz w:val="24"/>
                <w:szCs w:val="24"/>
                <w:highlight w:val="yellow"/>
              </w:rPr>
              <w:t>HEVA Fund</w:t>
            </w:r>
          </w:p>
          <w:p w:rsidR="2C36CCE4" w:rsidRDefault="57898B1A" w14:paraId="131079F0" w14:textId="24F2DD7F">
            <w:pPr>
              <w:pStyle w:val="ListParagraph"/>
              <w:numPr>
                <w:ilvl w:val="0"/>
                <w:numId w:val="21"/>
              </w:numPr>
              <w:spacing w:after="0" w:line="240" w:lineRule="auto"/>
              <w:ind w:left="0" w:hanging="2"/>
              <w:rPr>
                <w:sz w:val="24"/>
                <w:szCs w:val="24"/>
                <w:highlight w:val="yellow"/>
              </w:rPr>
            </w:pPr>
            <w:r w:rsidRPr="6D0C1489" w:rsidR="3667D76F">
              <w:rPr>
                <w:sz w:val="24"/>
                <w:szCs w:val="24"/>
                <w:highlight w:val="yellow"/>
              </w:rPr>
              <w:t>Baraza Media</w:t>
            </w:r>
          </w:p>
          <w:p w:rsidR="57313974" w:rsidP="6D0C1489" w:rsidRDefault="57313974" w14:paraId="77FBE8D9" w14:textId="5AAD4798">
            <w:pPr>
              <w:pStyle w:val="ListParagraph"/>
              <w:numPr>
                <w:ilvl w:val="0"/>
                <w:numId w:val="21"/>
              </w:numPr>
              <w:spacing w:after="0" w:line="240" w:lineRule="auto"/>
              <w:ind w:left="0" w:hanging="2"/>
              <w:rPr>
                <w:sz w:val="24"/>
                <w:szCs w:val="24"/>
                <w:highlight w:val="yellow"/>
              </w:rPr>
            </w:pPr>
            <w:r w:rsidRPr="6D0C1489" w:rsidR="57313974">
              <w:rPr>
                <w:sz w:val="24"/>
                <w:szCs w:val="24"/>
                <w:highlight w:val="yellow"/>
              </w:rPr>
              <w:t>Iyani</w:t>
            </w:r>
          </w:p>
          <w:p w:rsidR="2C36CCE4" w:rsidP="0E792681" w:rsidRDefault="2C36CCE4" w14:paraId="712E7DE9" w14:textId="0302A22E">
            <w:pPr>
              <w:spacing w:after="0" w:line="240" w:lineRule="auto"/>
              <w:ind w:left="0" w:hanging="2"/>
              <w:rPr>
                <w:sz w:val="24"/>
                <w:szCs w:val="24"/>
              </w:rPr>
            </w:pPr>
          </w:p>
          <w:p w:rsidR="42539706" w:rsidP="0E792681" w:rsidRDefault="42539706" w14:paraId="173181D3" w14:textId="026886F7">
            <w:pPr>
              <w:spacing w:after="0" w:line="240" w:lineRule="auto"/>
              <w:ind w:left="0" w:hanging="2"/>
              <w:rPr>
                <w:sz w:val="24"/>
                <w:szCs w:val="24"/>
              </w:rPr>
            </w:pPr>
          </w:p>
          <w:p w:rsidRPr="00E372AA" w:rsidR="003F3963" w:rsidP="0E792681" w:rsidRDefault="003F3963" w14:paraId="0FD8414A" w14:textId="5EE0B429">
            <w:pPr>
              <w:spacing w:after="0" w:line="240" w:lineRule="auto"/>
              <w:ind w:left="0" w:hanging="2"/>
              <w:rPr>
                <w:sz w:val="24"/>
                <w:szCs w:val="24"/>
              </w:rPr>
            </w:pPr>
          </w:p>
        </w:tc>
        <w:tc>
          <w:tcPr>
            <w:tcW w:w="2438" w:type="dxa"/>
            <w:tcMar/>
          </w:tcPr>
          <w:p w:rsidR="003F3963" w:rsidP="0E792681" w:rsidRDefault="35D484BA" w14:paraId="45E9D335" w14:textId="77777777">
            <w:pPr>
              <w:spacing w:after="0" w:line="240" w:lineRule="auto"/>
              <w:ind w:left="0" w:hanging="2"/>
              <w:rPr>
                <w:b/>
                <w:bCs/>
                <w:sz w:val="24"/>
                <w:szCs w:val="24"/>
              </w:rPr>
            </w:pPr>
            <w:r w:rsidRPr="0E792681">
              <w:rPr>
                <w:b/>
                <w:bCs/>
                <w:sz w:val="24"/>
                <w:szCs w:val="24"/>
              </w:rPr>
              <w:t xml:space="preserve">Digital Transformation Village </w:t>
            </w:r>
          </w:p>
          <w:p w:rsidR="003F3963" w:rsidP="0E792681" w:rsidRDefault="003F3963" w14:paraId="36587B63" w14:textId="77777777">
            <w:pPr>
              <w:spacing w:after="0" w:line="240" w:lineRule="auto"/>
              <w:ind w:left="0" w:hanging="2"/>
              <w:rPr>
                <w:b/>
                <w:bCs/>
                <w:sz w:val="24"/>
                <w:szCs w:val="24"/>
              </w:rPr>
            </w:pPr>
          </w:p>
          <w:p w:rsidR="7F0B8A92" w:rsidP="0E792681" w:rsidRDefault="71981040" w14:paraId="1B30F801" w14:textId="46DEEC20">
            <w:pPr>
              <w:spacing w:after="0" w:line="240" w:lineRule="auto"/>
              <w:ind w:left="0" w:hanging="2"/>
              <w:rPr>
                <w:b/>
                <w:bCs/>
                <w:sz w:val="24"/>
                <w:szCs w:val="24"/>
              </w:rPr>
            </w:pPr>
            <w:r w:rsidRPr="0E792681">
              <w:rPr>
                <w:b/>
                <w:bCs/>
                <w:sz w:val="24"/>
                <w:szCs w:val="24"/>
              </w:rPr>
              <w:t>Workshop 11</w:t>
            </w:r>
          </w:p>
          <w:p w:rsidR="43DF1FA7" w:rsidP="0E792681" w:rsidRDefault="43DF1FA7" w14:paraId="7AA79ECE" w14:textId="1A36670F">
            <w:pPr>
              <w:shd w:val="clear" w:color="auto" w:fill="FFFFFF" w:themeFill="background1"/>
              <w:spacing w:after="75" w:line="240" w:lineRule="auto"/>
              <w:ind w:left="0" w:hanging="2"/>
              <w:rPr>
                <w:b/>
                <w:bCs/>
                <w:sz w:val="24"/>
                <w:szCs w:val="24"/>
              </w:rPr>
            </w:pPr>
          </w:p>
          <w:p w:rsidRPr="00E372AA" w:rsidR="003F3963" w:rsidP="0E792681" w:rsidRDefault="6EA667D8" w14:paraId="0BBF7E42" w14:textId="137E851B">
            <w:pPr>
              <w:spacing w:before="240" w:after="240" w:line="240" w:lineRule="auto"/>
              <w:ind w:left="0" w:hanging="2"/>
            </w:pPr>
            <w:r w:rsidRPr="0E792681">
              <w:rPr>
                <w:b/>
                <w:bCs/>
                <w:sz w:val="24"/>
                <w:szCs w:val="24"/>
              </w:rPr>
              <w:t>Title</w:t>
            </w:r>
            <w:r w:rsidRPr="0E792681" w:rsidR="34099C2E">
              <w:rPr>
                <w:b/>
                <w:bCs/>
                <w:sz w:val="24"/>
                <w:szCs w:val="24"/>
              </w:rPr>
              <w:t xml:space="preserve">: </w:t>
            </w:r>
            <w:r w:rsidRPr="0E792681" w:rsidR="34099C2E">
              <w:rPr>
                <w:sz w:val="24"/>
                <w:szCs w:val="24"/>
              </w:rPr>
              <w:t>Young</w:t>
            </w:r>
            <w:r w:rsidRPr="0E792681" w:rsidR="3B1BAF9D">
              <w:rPr>
                <w:sz w:val="24"/>
                <w:szCs w:val="24"/>
              </w:rPr>
              <w:t xml:space="preserve"> People Are Already Building: What Does It Take to Make Youth Enterprise Work </w:t>
            </w:r>
            <w:r w:rsidRPr="0E792681" w:rsidR="0CA7DB6B">
              <w:rPr>
                <w:sz w:val="24"/>
                <w:szCs w:val="24"/>
              </w:rPr>
              <w:t>on</w:t>
            </w:r>
            <w:r w:rsidRPr="0E792681" w:rsidR="3B1BAF9D">
              <w:rPr>
                <w:sz w:val="24"/>
                <w:szCs w:val="24"/>
              </w:rPr>
              <w:t xml:space="preserve"> the Coast?</w:t>
            </w:r>
          </w:p>
          <w:p w:rsidRPr="00E372AA" w:rsidR="003F3963" w:rsidP="0E792681" w:rsidRDefault="35D484BA" w14:paraId="4F852429" w14:textId="6DC10B19">
            <w:pPr>
              <w:spacing w:after="0" w:line="240" w:lineRule="auto"/>
              <w:ind w:left="0" w:leftChars="0" w:firstLine="0" w:firstLineChars="0"/>
              <w:rPr>
                <w:b/>
                <w:bCs/>
                <w:sz w:val="24"/>
                <w:szCs w:val="24"/>
              </w:rPr>
            </w:pPr>
            <w:r w:rsidRPr="0E792681">
              <w:rPr>
                <w:b/>
                <w:bCs/>
                <w:sz w:val="24"/>
                <w:szCs w:val="24"/>
              </w:rPr>
              <w:t xml:space="preserve">Venue: </w:t>
            </w:r>
            <w:r w:rsidRPr="0E792681" w:rsidR="11EA622A">
              <w:rPr>
                <w:sz w:val="24"/>
                <w:szCs w:val="24"/>
              </w:rPr>
              <w:t>TBC</w:t>
            </w:r>
          </w:p>
          <w:p w:rsidRPr="00E372AA" w:rsidR="003F3963" w:rsidP="0E792681" w:rsidRDefault="35D484BA" w14:paraId="41C90F49" w14:textId="42616F04">
            <w:pPr>
              <w:spacing w:after="0" w:line="240" w:lineRule="auto"/>
              <w:ind w:left="0" w:hanging="2"/>
              <w:rPr>
                <w:b w:val="1"/>
                <w:bCs w:val="1"/>
                <w:sz w:val="24"/>
                <w:szCs w:val="24"/>
              </w:rPr>
            </w:pPr>
            <w:r w:rsidRPr="6D0C1489" w:rsidR="0154584B">
              <w:rPr>
                <w:b w:val="1"/>
                <w:bCs w:val="1"/>
                <w:sz w:val="24"/>
                <w:szCs w:val="24"/>
              </w:rPr>
              <w:t>Moderator:</w:t>
            </w:r>
            <w:r w:rsidRPr="6D0C1489" w:rsidR="04053E7D">
              <w:rPr>
                <w:b w:val="1"/>
                <w:bCs w:val="1"/>
                <w:sz w:val="24"/>
                <w:szCs w:val="24"/>
              </w:rPr>
              <w:t xml:space="preserve"> </w:t>
            </w:r>
            <w:r w:rsidRPr="6D0C1489" w:rsidR="4E9DF38D">
              <w:rPr>
                <w:sz w:val="24"/>
                <w:szCs w:val="24"/>
              </w:rPr>
              <w:t>Daisy Chesang</w:t>
            </w:r>
            <w:r w:rsidRPr="6D0C1489" w:rsidR="722FD69A">
              <w:rPr>
                <w:sz w:val="24"/>
                <w:szCs w:val="24"/>
              </w:rPr>
              <w:t xml:space="preserve">, </w:t>
            </w:r>
            <w:r w:rsidRPr="6D0C1489" w:rsidR="722FD69A">
              <w:rPr>
                <w:i w:val="1"/>
                <w:iCs w:val="1"/>
                <w:sz w:val="24"/>
                <w:szCs w:val="24"/>
              </w:rPr>
              <w:t>Senior Associate, Global Development Incubator</w:t>
            </w:r>
          </w:p>
          <w:p w:rsidRPr="00E372AA" w:rsidR="003F3963" w:rsidP="0E792681" w:rsidRDefault="35D484BA" w14:paraId="595C4DEB" w14:textId="77777777">
            <w:pPr>
              <w:spacing w:after="0" w:line="240" w:lineRule="auto"/>
              <w:ind w:left="0" w:hanging="2"/>
              <w:rPr>
                <w:b/>
                <w:bCs/>
                <w:sz w:val="24"/>
                <w:szCs w:val="24"/>
              </w:rPr>
            </w:pPr>
            <w:r w:rsidRPr="0E792681">
              <w:rPr>
                <w:b/>
                <w:bCs/>
                <w:sz w:val="24"/>
                <w:szCs w:val="24"/>
              </w:rPr>
              <w:t xml:space="preserve">Partners: </w:t>
            </w:r>
          </w:p>
          <w:p w:rsidR="2DA2AC12" w:rsidP="0E792681" w:rsidRDefault="2DA2AC12" w14:paraId="2038B405" w14:textId="23A0784F">
            <w:pPr>
              <w:spacing w:after="0" w:line="240" w:lineRule="auto"/>
              <w:ind w:left="0" w:hanging="2"/>
              <w:rPr>
                <w:color w:val="111827"/>
                <w:sz w:val="24"/>
                <w:szCs w:val="24"/>
              </w:rPr>
            </w:pPr>
          </w:p>
          <w:p w:rsidRPr="00E372AA" w:rsidR="003F3963" w:rsidP="5763EBA3" w:rsidRDefault="58221242" w14:paraId="5624E035" w14:textId="5AC0A258">
            <w:pPr>
              <w:pStyle w:val="ListParagraph"/>
              <w:numPr>
                <w:ilvl w:val="0"/>
                <w:numId w:val="5"/>
              </w:numPr>
              <w:spacing w:after="0" w:line="240" w:lineRule="auto"/>
              <w:ind/>
              <w:rPr>
                <w:b w:val="1"/>
                <w:bCs w:val="1"/>
              </w:rPr>
            </w:pPr>
            <w:r w:rsidR="3B7695CD">
              <w:rPr/>
              <w:t>Furaha L. Hesketh</w:t>
            </w:r>
            <w:r w:rsidR="5A07F104">
              <w:rPr/>
              <w:t xml:space="preserve">, </w:t>
            </w:r>
            <w:r w:rsidRPr="6D0C1489" w:rsidR="5A07F104">
              <w:rPr>
                <w:i w:val="1"/>
                <w:iCs w:val="1"/>
              </w:rPr>
              <w:t xml:space="preserve">Community Programs Officer, </w:t>
            </w:r>
            <w:r w:rsidRPr="6D0C1489" w:rsidR="5A07F104">
              <w:rPr>
                <w:i w:val="1"/>
                <w:iCs w:val="1"/>
              </w:rPr>
              <w:t>Maono</w:t>
            </w:r>
            <w:r w:rsidRPr="6D0C1489" w:rsidR="5A07F104">
              <w:rPr>
                <w:i w:val="1"/>
                <w:iCs w:val="1"/>
              </w:rPr>
              <w:t xml:space="preserve"> Space, Open Institute</w:t>
            </w:r>
          </w:p>
          <w:p w:rsidRPr="00E372AA" w:rsidR="003F3963" w:rsidP="5763EBA3" w:rsidRDefault="58221242" w14:paraId="7E29E2B4" w14:textId="1D376F6B">
            <w:pPr>
              <w:pStyle w:val="ListParagraph"/>
              <w:numPr>
                <w:ilvl w:val="0"/>
                <w:numId w:val="5"/>
              </w:numPr>
              <w:spacing w:after="0" w:line="240" w:lineRule="auto"/>
              <w:ind/>
              <w:rPr>
                <w:b w:val="1"/>
                <w:bCs w:val="1"/>
              </w:rPr>
            </w:pPr>
            <w:r w:rsidRPr="6D0C1489" w:rsidR="2AAE4AF2">
              <w:rPr>
                <w:i w:val="0"/>
                <w:iCs w:val="0"/>
              </w:rPr>
              <w:t xml:space="preserve">Monica </w:t>
            </w:r>
            <w:r w:rsidRPr="6D0C1489" w:rsidR="2AAE4AF2">
              <w:rPr>
                <w:i w:val="0"/>
                <w:iCs w:val="0"/>
              </w:rPr>
              <w:t>Ogetange</w:t>
            </w:r>
            <w:r w:rsidRPr="6D0C1489" w:rsidR="0AB832E0">
              <w:rPr>
                <w:i w:val="0"/>
                <w:iCs w:val="0"/>
              </w:rPr>
              <w:t xml:space="preserve">, </w:t>
            </w:r>
            <w:r w:rsidRPr="6D0C1489" w:rsidR="1FD99B9B">
              <w:rPr>
                <w:i w:val="1"/>
                <w:iCs w:val="1"/>
              </w:rPr>
              <w:t xml:space="preserve">Founder </w:t>
            </w:r>
            <w:r w:rsidRPr="6D0C1489" w:rsidR="1FD99B9B">
              <w:rPr>
                <w:i w:val="1"/>
                <w:iCs w:val="1"/>
              </w:rPr>
              <w:t>Cenere</w:t>
            </w:r>
            <w:r w:rsidRPr="6D0C1489" w:rsidR="1FD99B9B">
              <w:rPr>
                <w:i w:val="1"/>
                <w:iCs w:val="1"/>
              </w:rPr>
              <w:t xml:space="preserve"> Growth Hub</w:t>
            </w:r>
          </w:p>
          <w:p w:rsidRPr="00E372AA" w:rsidR="003F3963" w:rsidP="5763EBA3" w:rsidRDefault="58221242" w14:paraId="75405C52" w14:textId="3BC7CF4E">
            <w:pPr>
              <w:pStyle w:val="ListParagraph"/>
              <w:numPr>
                <w:ilvl w:val="0"/>
                <w:numId w:val="5"/>
              </w:numPr>
              <w:spacing w:after="0" w:line="240" w:lineRule="auto"/>
              <w:ind/>
              <w:rPr>
                <w:b w:val="1"/>
                <w:bCs w:val="1"/>
              </w:rPr>
            </w:pPr>
            <w:r w:rsidR="6083C8A0">
              <w:rPr/>
              <w:t xml:space="preserve">Linda </w:t>
            </w:r>
            <w:r w:rsidR="08D6B624">
              <w:rPr/>
              <w:t>Ng’ondu, Chief</w:t>
            </w:r>
            <w:r w:rsidRPr="6D0C1489" w:rsidR="069BB116">
              <w:rPr>
                <w:i w:val="1"/>
                <w:iCs w:val="1"/>
              </w:rPr>
              <w:t xml:space="preserve"> Product Officer</w:t>
            </w:r>
            <w:r w:rsidRPr="6D0C1489" w:rsidR="495219DB">
              <w:rPr>
                <w:i w:val="1"/>
                <w:iCs w:val="1"/>
              </w:rPr>
              <w:t>,</w:t>
            </w:r>
            <w:r w:rsidRPr="6D0C1489" w:rsidR="069BB116">
              <w:rPr>
                <w:i w:val="1"/>
                <w:iCs w:val="1"/>
              </w:rPr>
              <w:t xml:space="preserve"> Ziya</w:t>
            </w:r>
          </w:p>
          <w:p w:rsidRPr="00E372AA" w:rsidR="003F3963" w:rsidP="5763EBA3" w:rsidRDefault="58221242" w14:paraId="3001EEF7" w14:textId="261209A9">
            <w:pPr>
              <w:pStyle w:val="ListParagraph"/>
              <w:numPr>
                <w:ilvl w:val="0"/>
                <w:numId w:val="5"/>
              </w:numPr>
              <w:spacing w:after="0" w:line="240" w:lineRule="auto"/>
              <w:ind/>
              <w:rPr>
                <w:b w:val="1"/>
                <w:bCs w:val="1"/>
              </w:rPr>
            </w:pPr>
            <w:del w:author="Sharon Owino" w:date="2026-10-19T10:06:38.445Z" w16du:dateUtc="2026-10-19T10:06:38.445Z" w:id="615382856">
              <w:r w:rsidRPr="6D0C1489" w:rsidDel="11B50C6D">
                <w:rPr>
                  <w:b w:val="1"/>
                  <w:bCs w:val="1"/>
                </w:rPr>
                <w:delText xml:space="preserve">Ajira </w:delText>
              </w:r>
            </w:del>
          </w:p>
        </w:tc>
        <w:tc>
          <w:tcPr>
            <w:tcW w:w="2287" w:type="dxa"/>
            <w:tcMar/>
          </w:tcPr>
          <w:p w:rsidR="003F3963" w:rsidP="0E792681" w:rsidRDefault="35D484BA" w14:paraId="3FB47DD3" w14:textId="77777777">
            <w:pPr>
              <w:spacing w:after="0" w:line="240" w:lineRule="auto"/>
              <w:ind w:left="0" w:hanging="2"/>
              <w:rPr>
                <w:b/>
                <w:bCs/>
                <w:sz w:val="24"/>
                <w:szCs w:val="24"/>
              </w:rPr>
            </w:pPr>
            <w:r w:rsidRPr="0E792681">
              <w:rPr>
                <w:b/>
                <w:bCs/>
                <w:sz w:val="24"/>
                <w:szCs w:val="24"/>
              </w:rPr>
              <w:t>Youth and Entrepreneurship Village</w:t>
            </w:r>
          </w:p>
          <w:p w:rsidR="003F3963" w:rsidP="0E792681" w:rsidRDefault="003F3963" w14:paraId="0A4BEC23" w14:textId="77777777">
            <w:pPr>
              <w:spacing w:after="0" w:line="240" w:lineRule="auto"/>
              <w:ind w:left="0" w:leftChars="0" w:firstLine="0" w:firstLineChars="0"/>
              <w:rPr>
                <w:sz w:val="24"/>
                <w:szCs w:val="24"/>
              </w:rPr>
            </w:pPr>
          </w:p>
          <w:p w:rsidR="569CF76A" w:rsidP="0E792681" w:rsidRDefault="3559A398" w14:paraId="679FC164" w14:textId="2E42D5B8">
            <w:pPr>
              <w:spacing w:after="0" w:line="240" w:lineRule="auto"/>
              <w:ind w:left="0" w:hanging="2"/>
              <w:rPr>
                <w:b/>
                <w:bCs/>
                <w:sz w:val="24"/>
                <w:szCs w:val="24"/>
              </w:rPr>
            </w:pPr>
            <w:r w:rsidRPr="0E792681">
              <w:rPr>
                <w:b/>
                <w:bCs/>
                <w:sz w:val="24"/>
                <w:szCs w:val="24"/>
              </w:rPr>
              <w:t>Workshop 12</w:t>
            </w:r>
          </w:p>
          <w:p w:rsidR="43DF1FA7" w:rsidP="43DF1FA7" w:rsidRDefault="43DF1FA7" w14:paraId="4CF1C9BA" w14:textId="26333A04">
            <w:pPr>
              <w:pStyle w:val="NoSpacing"/>
              <w:spacing w:line="276" w:lineRule="auto"/>
              <w:ind w:hanging="2"/>
              <w:rPr>
                <w:rFonts w:ascii="Calibri" w:hAnsi="Calibri" w:eastAsia="Calibri" w:cs="Calibri"/>
                <w:b/>
                <w:bCs/>
                <w:sz w:val="24"/>
                <w:szCs w:val="24"/>
              </w:rPr>
            </w:pPr>
          </w:p>
          <w:p w:rsidRPr="003F3963" w:rsidR="003F3963" w:rsidP="43DF1FA7" w:rsidRDefault="35D484BA" w14:paraId="036F133D" w14:textId="77777777">
            <w:pPr>
              <w:pStyle w:val="NoSpacing"/>
              <w:spacing w:line="276" w:lineRule="auto"/>
              <w:ind w:hanging="2"/>
              <w:rPr>
                <w:rFonts w:ascii="Calibri" w:hAnsi="Calibri" w:eastAsia="Calibri" w:cs="Calibri"/>
                <w:sz w:val="24"/>
                <w:szCs w:val="24"/>
              </w:rPr>
            </w:pPr>
            <w:r w:rsidRPr="0E792681">
              <w:rPr>
                <w:rFonts w:ascii="Calibri" w:hAnsi="Calibri" w:eastAsia="Calibri" w:cs="Calibri"/>
                <w:b/>
                <w:bCs/>
                <w:sz w:val="24"/>
                <w:szCs w:val="24"/>
              </w:rPr>
              <w:t xml:space="preserve">Title: </w:t>
            </w:r>
            <w:r w:rsidRPr="0E792681">
              <w:rPr>
                <w:rFonts w:ascii="Calibri" w:hAnsi="Calibri" w:eastAsia="Calibri" w:cs="Calibri"/>
                <w:sz w:val="24"/>
                <w:szCs w:val="24"/>
              </w:rPr>
              <w:t>Make It Official: </w:t>
            </w:r>
          </w:p>
          <w:p w:rsidRPr="003F3963" w:rsidR="003F3963" w:rsidP="0E792681" w:rsidRDefault="6EA667D8" w14:paraId="5741CE85" w14:textId="450714A6">
            <w:pPr>
              <w:suppressAutoHyphens w:val="0"/>
              <w:spacing w:after="0" w:line="276" w:lineRule="auto"/>
              <w:ind w:left="0" w:leftChars="0" w:firstLine="0" w:firstLineChars="0"/>
              <w:textDirection w:val="lrTb"/>
              <w:textAlignment w:val="auto"/>
              <w:rPr>
                <w:sz w:val="24"/>
                <w:szCs w:val="24"/>
                <w:lang w:eastAsia="zh-CN"/>
              </w:rPr>
            </w:pPr>
            <w:r w:rsidRPr="0E792681" w:rsidR="6EA667D8">
              <w:rPr>
                <w:kern w:val="0"/>
                <w:position w:val="0"/>
                <w:sz w:val="24"/>
                <w:szCs w:val="24"/>
                <w:lang w:eastAsia="zh-CN"/>
              </w:rPr>
              <w:t xml:space="preserve"> Is Your Business Ready to Do </w:t>
            </w:r>
            <w:r w:rsidRPr="0E792681" w:rsidR="6EA667D8">
              <w:rPr>
                <w:kern w:val="0"/>
                <w:position w:val="0"/>
                <w:sz w:val="24"/>
                <w:szCs w:val="24"/>
                <w:lang w:eastAsia="zh-CN"/>
              </w:rPr>
              <w:t>Busines</w:t>
            </w:r>
            <w:r w:rsidRPr="0E792681" w:rsidR="6EA667D8">
              <w:rPr>
                <w:kern w:val="0"/>
                <w:position w:val="0"/>
                <w:sz w:val="24"/>
                <w:szCs w:val="24"/>
                <w:lang w:eastAsia="zh-CN"/>
              </w:rPr>
              <w:t>s? </w:t>
            </w:r>
          </w:p>
          <w:p w:rsidR="6967A05E" w:rsidP="0E792681" w:rsidRDefault="3BA05BD7" w14:paraId="7E8F45A1" w14:textId="715A4B56">
            <w:pPr>
              <w:spacing w:after="0" w:line="276" w:lineRule="auto"/>
              <w:ind w:left="0" w:leftChars="0" w:firstLine="0" w:firstLineChars="0"/>
              <w:rPr>
                <w:i/>
                <w:iCs/>
                <w:sz w:val="24"/>
                <w:szCs w:val="24"/>
              </w:rPr>
            </w:pPr>
            <w:r w:rsidRPr="0E792681">
              <w:rPr>
                <w:i/>
                <w:iCs/>
                <w:sz w:val="24"/>
                <w:szCs w:val="24"/>
              </w:rPr>
              <w:t xml:space="preserve"> </w:t>
            </w:r>
          </w:p>
          <w:p w:rsidRPr="00E372AA" w:rsidR="003F3963" w:rsidP="0E792681" w:rsidRDefault="35D484BA" w14:paraId="4EF35B47" w14:textId="3447579E">
            <w:pPr>
              <w:spacing w:after="0" w:line="240" w:lineRule="auto"/>
              <w:ind w:left="0" w:hanging="2"/>
              <w:rPr>
                <w:b/>
                <w:bCs/>
                <w:sz w:val="24"/>
                <w:szCs w:val="24"/>
              </w:rPr>
            </w:pPr>
            <w:r w:rsidRPr="0E792681">
              <w:rPr>
                <w:b/>
                <w:bCs/>
                <w:sz w:val="24"/>
                <w:szCs w:val="24"/>
              </w:rPr>
              <w:t xml:space="preserve">Venue: </w:t>
            </w:r>
            <w:r w:rsidRPr="0E792681" w:rsidR="7F497FDA">
              <w:rPr>
                <w:b/>
                <w:bCs/>
                <w:sz w:val="24"/>
                <w:szCs w:val="24"/>
              </w:rPr>
              <w:t xml:space="preserve">TBC </w:t>
            </w:r>
          </w:p>
          <w:p w:rsidRPr="00E372AA" w:rsidR="003F3963" w:rsidP="43DF1FA7" w:rsidRDefault="6EA667D8" w14:paraId="69018FDA" w14:textId="39CDCEE2">
            <w:pPr>
              <w:spacing w:after="0" w:line="240" w:lineRule="auto"/>
              <w:ind w:left="0" w:hanging="2"/>
            </w:pPr>
            <w:r w:rsidRPr="0E792681">
              <w:rPr>
                <w:b/>
                <w:bCs/>
                <w:sz w:val="24"/>
                <w:szCs w:val="24"/>
              </w:rPr>
              <w:t>Moderator:</w:t>
            </w:r>
            <w:r w:rsidRPr="0E792681" w:rsidR="3DC7FAE6">
              <w:rPr>
                <w:b/>
                <w:bCs/>
                <w:sz w:val="24"/>
                <w:szCs w:val="24"/>
              </w:rPr>
              <w:t xml:space="preserve"> </w:t>
            </w:r>
            <w:r w:rsidRPr="0E792681" w:rsidR="3DC7FAE6">
              <w:rPr>
                <w:sz w:val="24"/>
                <w:szCs w:val="24"/>
              </w:rPr>
              <w:t>Charles Kamau,</w:t>
            </w:r>
            <w:r w:rsidRPr="0E792681" w:rsidR="3DC7FAE6">
              <w:rPr>
                <w:i/>
                <w:iCs/>
                <w:sz w:val="24"/>
                <w:szCs w:val="24"/>
              </w:rPr>
              <w:t xml:space="preserve"> Strategic Partnerships, County </w:t>
            </w:r>
            <w:r w:rsidRPr="0E792681" w:rsidR="427DC780">
              <w:rPr>
                <w:i/>
                <w:iCs/>
                <w:sz w:val="24"/>
                <w:szCs w:val="24"/>
              </w:rPr>
              <w:t xml:space="preserve">Government of Kilifi </w:t>
            </w:r>
          </w:p>
          <w:p w:rsidR="003F3963" w:rsidP="0E792681" w:rsidRDefault="35D484BA" w14:paraId="47E21E25" w14:textId="77777777">
            <w:pPr>
              <w:spacing w:after="0" w:line="240" w:lineRule="auto"/>
              <w:ind w:left="0" w:hanging="2"/>
              <w:rPr>
                <w:b/>
                <w:bCs/>
                <w:sz w:val="24"/>
                <w:szCs w:val="24"/>
              </w:rPr>
            </w:pPr>
            <w:r w:rsidRPr="5763EBA3" w:rsidR="35D484BA">
              <w:rPr>
                <w:b w:val="1"/>
                <w:bCs w:val="1"/>
                <w:sz w:val="24"/>
                <w:szCs w:val="24"/>
              </w:rPr>
              <w:t xml:space="preserve">Partners: </w:t>
            </w:r>
          </w:p>
          <w:p w:rsidRPr="003F3963" w:rsidR="003F3963" w:rsidP="5763EBA3" w:rsidRDefault="5FE8E41F" w14:paraId="5FD22F9E" w14:textId="75DC9571">
            <w:pPr>
              <w:pStyle w:val="ListParagraph"/>
              <w:numPr>
                <w:ilvl w:val="0"/>
                <w:numId w:val="2"/>
              </w:numPr>
              <w:spacing w:after="0" w:line="240" w:lineRule="auto"/>
              <w:ind/>
              <w:rPr>
                <w:sz w:val="24"/>
                <w:szCs w:val="24"/>
              </w:rPr>
            </w:pPr>
            <w:r w:rsidRPr="6D0C1489" w:rsidR="253ED9C2">
              <w:rPr>
                <w:sz w:val="24"/>
                <w:szCs w:val="24"/>
              </w:rPr>
              <w:t>Ke</w:t>
            </w:r>
            <w:r w:rsidRPr="6D0C1489" w:rsidR="253ED9C2">
              <w:rPr>
                <w:sz w:val="24"/>
                <w:szCs w:val="24"/>
              </w:rPr>
              <w:t xml:space="preserve">n </w:t>
            </w:r>
            <w:r w:rsidRPr="6D0C1489" w:rsidR="253ED9C2">
              <w:rPr>
                <w:sz w:val="24"/>
                <w:szCs w:val="24"/>
              </w:rPr>
              <w:t>Tuju</w:t>
            </w:r>
            <w:r w:rsidRPr="6D0C1489" w:rsidR="23CDFBE0">
              <w:rPr>
                <w:sz w:val="24"/>
                <w:szCs w:val="24"/>
              </w:rPr>
              <w:t xml:space="preserve">, </w:t>
            </w:r>
            <w:r w:rsidRPr="6D0C1489" w:rsidR="030F6E0D">
              <w:rPr>
                <w:i w:val="1"/>
                <w:iCs w:val="1"/>
                <w:sz w:val="24"/>
                <w:szCs w:val="24"/>
              </w:rPr>
              <w:t xml:space="preserve">Regional Manager, </w:t>
            </w:r>
            <w:r w:rsidRPr="6D0C1489" w:rsidR="030F6E0D">
              <w:rPr>
                <w:i w:val="1"/>
                <w:iCs w:val="1"/>
                <w:sz w:val="24"/>
                <w:szCs w:val="24"/>
              </w:rPr>
              <w:t>Somo</w:t>
            </w:r>
            <w:r w:rsidRPr="6D0C1489" w:rsidR="030F6E0D">
              <w:rPr>
                <w:i w:val="1"/>
                <w:iCs w:val="1"/>
                <w:sz w:val="24"/>
                <w:szCs w:val="24"/>
              </w:rPr>
              <w:t xml:space="preserve"> Africa</w:t>
            </w:r>
          </w:p>
          <w:p w:rsidR="7CF4080F" w:rsidP="6D0C1489" w:rsidRDefault="7CF4080F" w14:paraId="04D2D91C" w14:textId="4E100A40">
            <w:pPr>
              <w:pStyle w:val="ListParagraph"/>
              <w:numPr>
                <w:ilvl w:val="0"/>
                <w:numId w:val="2"/>
              </w:numPr>
              <w:spacing w:after="0" w:line="240" w:lineRule="auto"/>
              <w:rPr>
                <w:sz w:val="24"/>
                <w:szCs w:val="24"/>
              </w:rPr>
            </w:pPr>
            <w:r w:rsidRPr="6D0C1489" w:rsidR="7CF4080F">
              <w:rPr>
                <w:sz w:val="24"/>
                <w:szCs w:val="24"/>
              </w:rPr>
              <w:t>Zayy</w:t>
            </w:r>
            <w:r w:rsidRPr="6D0C1489" w:rsidR="7578B078">
              <w:rPr>
                <w:sz w:val="24"/>
                <w:szCs w:val="24"/>
              </w:rPr>
              <w:t>ad Said</w:t>
            </w:r>
            <w:r w:rsidRPr="6D0C1489" w:rsidR="562EBBBE">
              <w:rPr>
                <w:sz w:val="24"/>
                <w:szCs w:val="24"/>
              </w:rPr>
              <w:t xml:space="preserve">, </w:t>
            </w:r>
            <w:r w:rsidRPr="6D0C1489" w:rsidR="1D756E88">
              <w:rPr>
                <w:i w:val="1"/>
                <w:iCs w:val="1"/>
                <w:sz w:val="24"/>
                <w:szCs w:val="24"/>
              </w:rPr>
              <w:t xml:space="preserve">CEO </w:t>
            </w:r>
            <w:r w:rsidRPr="6D0C1489" w:rsidR="1D756E88">
              <w:rPr>
                <w:i w:val="1"/>
                <w:iCs w:val="1"/>
                <w:sz w:val="24"/>
                <w:szCs w:val="24"/>
              </w:rPr>
              <w:t>Hazina</w:t>
            </w:r>
            <w:r w:rsidRPr="6D0C1489" w:rsidR="1D756E88">
              <w:rPr>
                <w:i w:val="1"/>
                <w:iCs w:val="1"/>
                <w:sz w:val="24"/>
                <w:szCs w:val="24"/>
              </w:rPr>
              <w:t xml:space="preserve"> Group</w:t>
            </w:r>
          </w:p>
          <w:p w:rsidR="28638DC0" w:rsidP="6D0C1489" w:rsidRDefault="28638DC0" w14:paraId="59DA44EF" w14:textId="5D82E4DB">
            <w:pPr>
              <w:pStyle w:val="ListParagraph"/>
              <w:numPr>
                <w:ilvl w:val="0"/>
                <w:numId w:val="2"/>
              </w:numPr>
              <w:suppressLineNumbers w:val="0"/>
              <w:bidi w:val="0"/>
              <w:spacing w:before="0" w:beforeAutospacing="off" w:after="0" w:afterAutospacing="off" w:line="240" w:lineRule="auto"/>
              <w:ind w:left="720" w:right="0" w:hanging="360"/>
              <w:jc w:val="left"/>
              <w:rPr/>
            </w:pPr>
            <w:r w:rsidRPr="6D0C1489" w:rsidR="28638DC0">
              <w:rPr>
                <w:sz w:val="24"/>
                <w:szCs w:val="24"/>
              </w:rPr>
              <w:t xml:space="preserve">Allan Mwangi, </w:t>
            </w:r>
            <w:r w:rsidRPr="6D0C1489" w:rsidR="28638DC0">
              <w:rPr>
                <w:i w:val="1"/>
                <w:iCs w:val="1"/>
                <w:sz w:val="24"/>
                <w:szCs w:val="24"/>
              </w:rPr>
              <w:t>Head of Community &amp; Ecosystem at CcHUB</w:t>
            </w:r>
          </w:p>
          <w:p w:rsidR="5763EBA3" w:rsidP="5763EBA3" w:rsidRDefault="5763EBA3" w14:paraId="4B92DBD8" w14:textId="2512C87C">
            <w:pPr>
              <w:pStyle w:val="ListParagraph"/>
              <w:spacing w:after="0" w:line="240" w:lineRule="auto"/>
              <w:ind w:left="0" w:hanging="2"/>
              <w:rPr>
                <w:sz w:val="24"/>
                <w:szCs w:val="24"/>
              </w:rPr>
            </w:pPr>
          </w:p>
          <w:p w:rsidRPr="003F3963" w:rsidR="003F3963" w:rsidP="0E792681" w:rsidRDefault="003F3963" w14:paraId="54DAD015" w14:textId="692F5673">
            <w:pPr>
              <w:spacing w:after="0" w:line="240" w:lineRule="auto"/>
              <w:ind w:left="0" w:hanging="2"/>
              <w:rPr>
                <w:sz w:val="24"/>
                <w:szCs w:val="24"/>
                <w:highlight w:val="yellow"/>
              </w:rPr>
            </w:pPr>
          </w:p>
          <w:p w:rsidRPr="003F3963" w:rsidR="003F3963" w:rsidP="0E792681" w:rsidRDefault="003F3963" w14:paraId="327B5F6E" w14:textId="28057550">
            <w:pPr>
              <w:spacing w:after="0" w:line="240" w:lineRule="auto"/>
              <w:ind w:left="0" w:hanging="2"/>
              <w:rPr>
                <w:sz w:val="24"/>
                <w:szCs w:val="24"/>
              </w:rPr>
            </w:pPr>
          </w:p>
          <w:p w:rsidRPr="003F3963" w:rsidR="003F3963" w:rsidP="0E792681" w:rsidRDefault="003F3963" w14:paraId="29328832" w14:textId="4D5320A6">
            <w:pPr>
              <w:spacing w:after="0" w:line="240" w:lineRule="auto"/>
              <w:ind w:left="0" w:hanging="2"/>
              <w:rPr>
                <w:sz w:val="24"/>
                <w:szCs w:val="24"/>
              </w:rPr>
            </w:pPr>
          </w:p>
        </w:tc>
      </w:tr>
      <w:tr w:rsidR="43DF1FA7" w:rsidTr="6D0C1489" w14:paraId="792EF990" w14:textId="77777777">
        <w:trPr>
          <w:trHeight w:val="300"/>
        </w:trPr>
        <w:tc>
          <w:tcPr>
            <w:tcW w:w="2262" w:type="dxa"/>
            <w:tcMar/>
          </w:tcPr>
          <w:p w:rsidR="43DF1FA7" w:rsidP="0E792681" w:rsidRDefault="76A29A3B" w14:paraId="68EB0631" w14:textId="77777777">
            <w:pPr>
              <w:spacing w:after="0" w:line="240" w:lineRule="auto"/>
              <w:ind w:left="0" w:hanging="2"/>
              <w:rPr>
                <w:sz w:val="24"/>
                <w:szCs w:val="24"/>
              </w:rPr>
            </w:pPr>
            <w:r w:rsidRPr="0E792681">
              <w:rPr>
                <w:sz w:val="24"/>
                <w:szCs w:val="24"/>
              </w:rPr>
              <w:t>1:00 PM - 2:00 PM</w:t>
            </w:r>
          </w:p>
        </w:tc>
        <w:tc>
          <w:tcPr>
            <w:tcW w:w="7087" w:type="dxa"/>
            <w:gridSpan w:val="3"/>
            <w:tcMar/>
          </w:tcPr>
          <w:p w:rsidR="43DF1FA7" w:rsidP="0E792681" w:rsidRDefault="76A29A3B" w14:paraId="026F0386" w14:textId="77777777">
            <w:pPr>
              <w:spacing w:after="0" w:line="240" w:lineRule="auto"/>
              <w:ind w:left="0" w:hanging="2"/>
              <w:rPr>
                <w:sz w:val="24"/>
                <w:szCs w:val="24"/>
              </w:rPr>
            </w:pPr>
            <w:r w:rsidRPr="0E792681">
              <w:rPr>
                <w:sz w:val="24"/>
                <w:szCs w:val="24"/>
              </w:rPr>
              <w:t xml:space="preserve">Lunch Break </w:t>
            </w:r>
          </w:p>
        </w:tc>
      </w:tr>
      <w:tr w:rsidR="43DF1FA7" w:rsidTr="6D0C1489" w14:paraId="7CB70DCE" w14:textId="77777777">
        <w:trPr>
          <w:trHeight w:val="300"/>
        </w:trPr>
        <w:tc>
          <w:tcPr>
            <w:tcW w:w="2262" w:type="dxa"/>
            <w:tcMar/>
          </w:tcPr>
          <w:p w:rsidR="48678434" w:rsidP="0E792681" w:rsidRDefault="6D42AFE6" w14:paraId="212E9365" w14:textId="2EC6E4E2">
            <w:pPr>
              <w:spacing w:after="0" w:line="240" w:lineRule="auto"/>
              <w:ind w:left="0" w:hanging="2"/>
              <w:rPr>
                <w:sz w:val="24"/>
                <w:szCs w:val="24"/>
              </w:rPr>
            </w:pPr>
            <w:r w:rsidRPr="0E792681">
              <w:rPr>
                <w:sz w:val="24"/>
                <w:szCs w:val="24"/>
              </w:rPr>
              <w:t>2:00 PM- 4:00 PM</w:t>
            </w:r>
          </w:p>
          <w:p w:rsidR="43DF1FA7" w:rsidP="0E792681" w:rsidRDefault="43DF1FA7" w14:paraId="67BAD501" w14:textId="0952DC21">
            <w:pPr>
              <w:spacing w:line="240" w:lineRule="auto"/>
              <w:ind w:left="0" w:hanging="2"/>
              <w:rPr>
                <w:sz w:val="24"/>
                <w:szCs w:val="24"/>
              </w:rPr>
            </w:pPr>
          </w:p>
        </w:tc>
        <w:tc>
          <w:tcPr>
            <w:tcW w:w="2362" w:type="dxa"/>
            <w:tcMar/>
          </w:tcPr>
          <w:p w:rsidR="48678434" w:rsidP="0E792681" w:rsidRDefault="6D42AFE6" w14:paraId="6AE40638" w14:textId="0A61515F">
            <w:pPr>
              <w:spacing w:after="0" w:line="240" w:lineRule="auto"/>
              <w:ind w:left="0" w:hanging="2"/>
            </w:pPr>
            <w:r w:rsidRPr="5763EBA3" w:rsidR="6D42AFE6">
              <w:rPr>
                <w:b w:val="1"/>
                <w:bCs w:val="1"/>
                <w:sz w:val="24"/>
                <w:szCs w:val="24"/>
              </w:rPr>
              <w:t>Sustainable Economies Village</w:t>
            </w:r>
          </w:p>
          <w:p w:rsidR="48678434" w:rsidP="0E792681" w:rsidRDefault="6D42AFE6" w14:paraId="05CD74CD" w14:textId="344CE709">
            <w:pPr>
              <w:spacing w:after="0" w:line="240" w:lineRule="auto"/>
              <w:ind w:left="0" w:hanging="2"/>
              <w:rPr>
                <w:b w:val="1"/>
                <w:bCs w:val="1"/>
                <w:sz w:val="24"/>
                <w:szCs w:val="24"/>
              </w:rPr>
            </w:pPr>
            <w:r w:rsidRPr="5763EBA3" w:rsidR="6D42AFE6">
              <w:rPr>
                <w:b w:val="1"/>
                <w:bCs w:val="1"/>
                <w:sz w:val="24"/>
                <w:szCs w:val="24"/>
              </w:rPr>
              <w:t xml:space="preserve"> </w:t>
            </w:r>
          </w:p>
          <w:p w:rsidR="43DF1FA7" w:rsidP="0E792681" w:rsidRDefault="43DF1FA7" w14:paraId="1A63C3DF" w14:textId="7FFF816E">
            <w:pPr>
              <w:spacing w:after="0" w:line="240" w:lineRule="auto"/>
              <w:ind w:left="0" w:hanging="2"/>
            </w:pPr>
            <w:r w:rsidRPr="5763EBA3" w:rsidR="0272657D">
              <w:rPr>
                <w:b w:val="1"/>
                <w:bCs w:val="1"/>
                <w:sz w:val="24"/>
                <w:szCs w:val="24"/>
              </w:rPr>
              <w:t xml:space="preserve">Keynote: </w:t>
            </w:r>
            <w:r w:rsidRPr="5763EBA3" w:rsidR="0272657D">
              <w:rPr>
                <w:b w:val="0"/>
                <w:bCs w:val="0"/>
                <w:sz w:val="24"/>
                <w:szCs w:val="24"/>
              </w:rPr>
              <w:t>Sharon Owino</w:t>
            </w:r>
          </w:p>
          <w:p w:rsidR="43DF1FA7" w:rsidP="0E792681" w:rsidRDefault="43DF1FA7" w14:paraId="003B2494" w14:textId="67254E64">
            <w:pPr>
              <w:spacing w:after="0" w:line="240" w:lineRule="auto"/>
              <w:ind w:left="0" w:hanging="2"/>
              <w:rPr>
                <w:b/>
                <w:bCs/>
                <w:sz w:val="24"/>
                <w:szCs w:val="24"/>
              </w:rPr>
            </w:pPr>
          </w:p>
          <w:p w:rsidR="48678434" w:rsidP="0E792681" w:rsidRDefault="6D42AFE6" w14:paraId="5099A99A" w14:textId="5E9C76EB">
            <w:pPr>
              <w:spacing w:after="0" w:line="240" w:lineRule="auto"/>
              <w:ind w:left="0" w:hanging="2"/>
              <w:rPr>
                <w:b/>
                <w:bCs/>
                <w:sz w:val="24"/>
                <w:szCs w:val="24"/>
              </w:rPr>
            </w:pPr>
            <w:r w:rsidRPr="0E792681">
              <w:rPr>
                <w:b/>
                <w:bCs/>
                <w:sz w:val="24"/>
                <w:szCs w:val="24"/>
              </w:rPr>
              <w:t>Plenary Session 8</w:t>
            </w:r>
          </w:p>
          <w:p w:rsidR="43DF1FA7" w:rsidP="0E792681" w:rsidRDefault="43DF1FA7" w14:paraId="096A0688" w14:textId="72EEF5F7">
            <w:pPr>
              <w:spacing w:after="0" w:line="240" w:lineRule="auto"/>
              <w:ind w:left="0" w:hanging="2"/>
              <w:rPr>
                <w:b/>
                <w:bCs/>
                <w:sz w:val="24"/>
                <w:szCs w:val="24"/>
              </w:rPr>
            </w:pPr>
          </w:p>
          <w:p w:rsidR="48678434" w:rsidP="0E792681" w:rsidRDefault="6D42AFE6" w14:paraId="0EA022DE" w14:textId="7F0FB4CD">
            <w:pPr>
              <w:spacing w:after="0" w:line="240" w:lineRule="auto"/>
              <w:ind w:left="0" w:hanging="2"/>
              <w:rPr>
                <w:sz w:val="24"/>
                <w:szCs w:val="24"/>
              </w:rPr>
            </w:pPr>
            <w:r w:rsidRPr="0E792681">
              <w:rPr>
                <w:b/>
                <w:bCs/>
                <w:sz w:val="24"/>
                <w:szCs w:val="24"/>
              </w:rPr>
              <w:t>T</w:t>
            </w:r>
            <w:r w:rsidRPr="0E792681" w:rsidR="7338D891">
              <w:rPr>
                <w:b/>
                <w:bCs/>
                <w:sz w:val="24"/>
                <w:szCs w:val="24"/>
              </w:rPr>
              <w:t>itle</w:t>
            </w:r>
            <w:r w:rsidRPr="0E792681">
              <w:rPr>
                <w:sz w:val="24"/>
                <w:szCs w:val="24"/>
              </w:rPr>
              <w:t xml:space="preserve">: The Deals Den </w:t>
            </w:r>
          </w:p>
          <w:p w:rsidR="43DF1FA7" w:rsidP="0E792681" w:rsidRDefault="43DF1FA7" w14:paraId="09EF9430" w14:textId="0CBF7326">
            <w:pPr>
              <w:spacing w:after="0" w:line="240" w:lineRule="auto"/>
              <w:ind w:left="0" w:hanging="2"/>
              <w:rPr>
                <w:b/>
                <w:bCs/>
                <w:sz w:val="24"/>
                <w:szCs w:val="24"/>
              </w:rPr>
            </w:pPr>
          </w:p>
          <w:p w:rsidR="43DF1FA7" w:rsidP="0E792681" w:rsidRDefault="43DF1FA7" w14:paraId="71D86D53" w14:textId="3B91C89C">
            <w:pPr>
              <w:spacing w:after="0" w:line="240" w:lineRule="auto"/>
              <w:ind w:left="0" w:hanging="2"/>
              <w:rPr>
                <w:b/>
                <w:bCs/>
                <w:sz w:val="24"/>
                <w:szCs w:val="24"/>
              </w:rPr>
            </w:pPr>
          </w:p>
          <w:p w:rsidR="48678434" w:rsidP="0E792681" w:rsidRDefault="6D42AFE6" w14:paraId="46481CEE" w14:textId="77777777">
            <w:pPr>
              <w:spacing w:after="0" w:line="240" w:lineRule="auto"/>
              <w:ind w:left="0" w:hanging="2"/>
              <w:rPr>
                <w:sz w:val="24"/>
                <w:szCs w:val="24"/>
              </w:rPr>
            </w:pPr>
            <w:r w:rsidRPr="0E792681">
              <w:rPr>
                <w:b/>
                <w:bCs/>
                <w:sz w:val="24"/>
                <w:szCs w:val="24"/>
              </w:rPr>
              <w:t>Venue:</w:t>
            </w:r>
            <w:r w:rsidRPr="0E792681">
              <w:rPr>
                <w:sz w:val="24"/>
                <w:szCs w:val="24"/>
              </w:rPr>
              <w:t xml:space="preserve"> Main Auditorium</w:t>
            </w:r>
          </w:p>
          <w:p w:rsidR="48678434" w:rsidP="0E792681" w:rsidRDefault="6D42AFE6" w14:paraId="2A5A09FB" w14:textId="49C8463F">
            <w:pPr>
              <w:spacing w:after="0" w:line="240" w:lineRule="auto"/>
              <w:ind w:left="0" w:hanging="2"/>
              <w:rPr>
                <w:sz w:val="24"/>
                <w:szCs w:val="24"/>
              </w:rPr>
            </w:pPr>
            <w:r w:rsidRPr="0E792681">
              <w:rPr>
                <w:b/>
                <w:bCs/>
                <w:sz w:val="24"/>
                <w:szCs w:val="24"/>
              </w:rPr>
              <w:t xml:space="preserve">Moderator: </w:t>
            </w:r>
            <w:r w:rsidRPr="0E792681" w:rsidR="64F621C5">
              <w:rPr>
                <w:b/>
                <w:bCs/>
                <w:sz w:val="24"/>
                <w:szCs w:val="24"/>
              </w:rPr>
              <w:t>MC</w:t>
            </w:r>
          </w:p>
          <w:p w:rsidR="48678434" w:rsidP="0E792681" w:rsidRDefault="6D42AFE6" w14:paraId="6360CF42" w14:textId="77777777">
            <w:pPr>
              <w:spacing w:after="0" w:line="240" w:lineRule="auto"/>
              <w:ind w:left="0" w:hanging="2"/>
              <w:rPr>
                <w:b/>
                <w:bCs/>
                <w:sz w:val="24"/>
                <w:szCs w:val="24"/>
              </w:rPr>
            </w:pPr>
            <w:r w:rsidRPr="0E792681">
              <w:rPr>
                <w:b/>
                <w:bCs/>
                <w:sz w:val="24"/>
                <w:szCs w:val="24"/>
              </w:rPr>
              <w:t xml:space="preserve">Partners: </w:t>
            </w:r>
          </w:p>
          <w:p w:rsidR="09A1FF68" w:rsidP="5763EBA3" w:rsidRDefault="09A1FF68" w14:paraId="1AA5E5E8" w14:textId="5BE04FDF">
            <w:pPr>
              <w:pStyle w:val="ListParagraph"/>
              <w:numPr>
                <w:ilvl w:val="0"/>
                <w:numId w:val="25"/>
              </w:numPr>
              <w:spacing w:after="0" w:line="240" w:lineRule="auto"/>
              <w:rPr>
                <w:sz w:val="24"/>
                <w:szCs w:val="24"/>
                <w:highlight w:val="yellow"/>
              </w:rPr>
            </w:pPr>
            <w:r w:rsidRPr="6D0C1489" w:rsidR="1BDCE0AD">
              <w:rPr>
                <w:sz w:val="24"/>
                <w:szCs w:val="24"/>
              </w:rPr>
              <w:t>Founders Live Mombasa</w:t>
            </w:r>
            <w:ins w:author="Sharon Owino" w:date="2026-10-19T14:02:59.896Z" w16du:dateUtc="2026-10-19T14:02:59.896Z" w:id="1737037232">
              <w:r w:rsidRPr="6D0C1489" w:rsidR="3F110F1B">
                <w:rPr>
                  <w:sz w:val="24"/>
                  <w:szCs w:val="24"/>
                </w:rPr>
                <w:t>- Edwin Mwan</w:t>
              </w:r>
            </w:ins>
            <w:ins w:author="Sharon Owino" w:date="2026-10-19T14:03:00.389Z" w16du:dateUtc="2026-10-19T14:03:00.389Z" w:id="989919002">
              <w:r w:rsidRPr="6D0C1489" w:rsidR="3F110F1B">
                <w:rPr>
                  <w:sz w:val="24"/>
                  <w:szCs w:val="24"/>
                </w:rPr>
                <w:t>gi</w:t>
              </w:r>
            </w:ins>
          </w:p>
          <w:p w:rsidR="09A1FF68" w:rsidP="5763EBA3" w:rsidRDefault="09A1FF68" w14:paraId="4069169F" w14:textId="2393B7B8">
            <w:pPr>
              <w:pStyle w:val="ListParagraph"/>
              <w:numPr>
                <w:ilvl w:val="0"/>
                <w:numId w:val="25"/>
              </w:numPr>
              <w:spacing w:after="0" w:line="240" w:lineRule="auto"/>
              <w:rPr>
                <w:sz w:val="24"/>
                <w:szCs w:val="24"/>
              </w:rPr>
            </w:pPr>
            <w:r w:rsidRPr="5763EBA3" w:rsidR="09A1FF68">
              <w:rPr>
                <w:sz w:val="24"/>
                <w:szCs w:val="24"/>
              </w:rPr>
              <w:t xml:space="preserve">Emmanuel </w:t>
            </w:r>
            <w:r w:rsidRPr="5763EBA3" w:rsidR="7518D111">
              <w:rPr>
                <w:sz w:val="24"/>
                <w:szCs w:val="24"/>
              </w:rPr>
              <w:t>Mae</w:t>
            </w:r>
          </w:p>
          <w:p w:rsidR="30901035" w:rsidP="5763EBA3" w:rsidRDefault="30901035" w14:paraId="30C67899" w14:textId="131AE822">
            <w:pPr>
              <w:pStyle w:val="ListParagraph"/>
              <w:numPr>
                <w:ilvl w:val="0"/>
                <w:numId w:val="25"/>
              </w:numPr>
              <w:spacing w:after="0" w:line="240" w:lineRule="auto"/>
              <w:rPr>
                <w:sz w:val="24"/>
                <w:szCs w:val="24"/>
              </w:rPr>
            </w:pPr>
            <w:r w:rsidRPr="5763EBA3" w:rsidR="30901035">
              <w:rPr>
                <w:sz w:val="24"/>
                <w:szCs w:val="24"/>
              </w:rPr>
              <w:t xml:space="preserve">Monica </w:t>
            </w:r>
            <w:r w:rsidRPr="5763EBA3" w:rsidR="30901035">
              <w:rPr>
                <w:sz w:val="24"/>
                <w:szCs w:val="24"/>
              </w:rPr>
              <w:t>Ogetange</w:t>
            </w:r>
          </w:p>
          <w:p w:rsidR="30901035" w:rsidP="5763EBA3" w:rsidRDefault="30901035" w14:paraId="3F3A8719" w14:textId="086A3E5D">
            <w:pPr>
              <w:pStyle w:val="ListParagraph"/>
              <w:numPr>
                <w:ilvl w:val="0"/>
                <w:numId w:val="25"/>
              </w:numPr>
              <w:spacing w:after="0" w:line="240" w:lineRule="auto"/>
              <w:rPr>
                <w:sz w:val="24"/>
                <w:szCs w:val="24"/>
              </w:rPr>
            </w:pPr>
            <w:r w:rsidRPr="5763EBA3" w:rsidR="30901035">
              <w:rPr>
                <w:sz w:val="24"/>
                <w:szCs w:val="24"/>
              </w:rPr>
              <w:t>Wanjiku Wambugu</w:t>
            </w:r>
            <w:r w:rsidRPr="5763EBA3" w:rsidR="3FA6D355">
              <w:rPr>
                <w:sz w:val="24"/>
                <w:szCs w:val="24"/>
              </w:rPr>
              <w:t>, CEO, N</w:t>
            </w:r>
            <w:r w:rsidRPr="5763EBA3" w:rsidR="30901035">
              <w:rPr>
                <w:sz w:val="24"/>
                <w:szCs w:val="24"/>
              </w:rPr>
              <w:t>yali</w:t>
            </w:r>
            <w:r w:rsidRPr="5763EBA3" w:rsidR="30901035">
              <w:rPr>
                <w:sz w:val="24"/>
                <w:szCs w:val="24"/>
              </w:rPr>
              <w:t xml:space="preserve"> Capital</w:t>
            </w:r>
          </w:p>
          <w:p w:rsidR="0CCC94A3" w:rsidP="5763EBA3" w:rsidRDefault="0CCC94A3" w14:paraId="18F7F39A" w14:textId="631FE9D4">
            <w:pPr>
              <w:pStyle w:val="ListParagraph"/>
              <w:numPr>
                <w:ilvl w:val="0"/>
                <w:numId w:val="25"/>
              </w:numPr>
              <w:spacing w:after="0" w:line="240" w:lineRule="auto"/>
              <w:rPr>
                <w:ins w:author="Sharon Owino" w:date="2026-10-19T10:32:18.738Z" w16du:dateUtc="2026-10-19T10:32:18.738Z" w:id="1736494473"/>
                <w:sz w:val="24"/>
                <w:szCs w:val="24"/>
              </w:rPr>
            </w:pPr>
            <w:r w:rsidRPr="6D0C1489" w:rsidR="3B1252DD">
              <w:rPr>
                <w:sz w:val="24"/>
                <w:szCs w:val="24"/>
              </w:rPr>
              <w:t>Zayyad Said</w:t>
            </w:r>
          </w:p>
          <w:p w:rsidR="28902552" w:rsidP="6D0C1489" w:rsidRDefault="28902552" w14:paraId="18801274" w14:textId="4C09B255">
            <w:pPr>
              <w:pStyle w:val="ListParagraph"/>
              <w:numPr>
                <w:ilvl w:val="0"/>
                <w:numId w:val="25"/>
              </w:numPr>
              <w:spacing w:after="0" w:line="240" w:lineRule="auto"/>
              <w:rPr>
                <w:sz w:val="24"/>
                <w:szCs w:val="24"/>
              </w:rPr>
            </w:pPr>
            <w:ins w:author="Sharon Owino" w:date="2026-10-19T10:32:42.512Z" w16du:dateUtc="2026-10-19T10:32:42.512Z" w:id="1320401313">
              <w:r w:rsidRPr="6D0C1489" w:rsidR="28902552">
                <w:rPr>
                  <w:sz w:val="24"/>
                  <w:szCs w:val="24"/>
                </w:rPr>
                <w:t>Ken Tuju, Regional Manager, Somo Africa</w:t>
              </w:r>
            </w:ins>
          </w:p>
          <w:p w:rsidR="43DF1FA7" w:rsidP="0E792681" w:rsidRDefault="43DF1FA7" w14:paraId="60A102BB" w14:textId="23426123">
            <w:pPr>
              <w:spacing w:line="240" w:lineRule="auto"/>
              <w:ind w:left="0" w:hanging="2"/>
              <w:rPr>
                <w:b/>
                <w:bCs/>
                <w:sz w:val="24"/>
                <w:szCs w:val="24"/>
              </w:rPr>
            </w:pPr>
          </w:p>
        </w:tc>
        <w:tc>
          <w:tcPr>
            <w:tcW w:w="2438" w:type="dxa"/>
            <w:tcMar/>
          </w:tcPr>
          <w:p w:rsidR="1A7B85D9" w:rsidP="0E792681" w:rsidRDefault="3B0225C3" w14:paraId="7E842971" w14:textId="77777777">
            <w:pPr>
              <w:spacing w:after="0" w:line="240" w:lineRule="auto"/>
              <w:ind w:left="0" w:hanging="2"/>
            </w:pPr>
            <w:r w:rsidRPr="5763EBA3" w:rsidR="3B0225C3">
              <w:rPr>
                <w:b w:val="1"/>
                <w:bCs w:val="1"/>
                <w:sz w:val="24"/>
                <w:szCs w:val="24"/>
              </w:rPr>
              <w:t>Youth and Entrepreneurship Village</w:t>
            </w:r>
          </w:p>
          <w:p w:rsidR="5763EBA3" w:rsidP="5763EBA3" w:rsidRDefault="5763EBA3" w14:paraId="00EEB69E" w14:textId="2DA2F1E4">
            <w:pPr>
              <w:spacing w:after="0" w:line="240" w:lineRule="auto"/>
              <w:ind w:left="0" w:hanging="2"/>
              <w:rPr>
                <w:b w:val="1"/>
                <w:bCs w:val="1"/>
                <w:sz w:val="24"/>
                <w:szCs w:val="24"/>
              </w:rPr>
            </w:pPr>
          </w:p>
          <w:p w:rsidR="43DF1FA7" w:rsidP="0E792681" w:rsidRDefault="43DF1FA7" w14:paraId="62C0B2AF" w14:textId="22F46BEB">
            <w:pPr>
              <w:spacing w:after="0" w:line="240" w:lineRule="auto"/>
              <w:ind w:left="0" w:hanging="2"/>
            </w:pPr>
            <w:r w:rsidRPr="5763EBA3" w:rsidR="47E43687">
              <w:rPr>
                <w:b w:val="1"/>
                <w:bCs w:val="1"/>
                <w:sz w:val="24"/>
                <w:szCs w:val="24"/>
              </w:rPr>
              <w:t>Keynote:</w:t>
            </w:r>
            <w:r w:rsidRPr="5763EBA3" w:rsidR="47E43687">
              <w:rPr>
                <w:b w:val="1"/>
                <w:bCs w:val="1"/>
                <w:sz w:val="24"/>
                <w:szCs w:val="24"/>
              </w:rPr>
              <w:t xml:space="preserve"> </w:t>
            </w:r>
            <w:r w:rsidRPr="5763EBA3" w:rsidR="47E43687">
              <w:rPr>
                <w:b w:val="0"/>
                <w:bCs w:val="0"/>
                <w:sz w:val="24"/>
                <w:szCs w:val="24"/>
              </w:rPr>
              <w:t>Ken Miheso</w:t>
            </w:r>
          </w:p>
          <w:p w:rsidR="1A7B85D9" w:rsidP="0E792681" w:rsidRDefault="3B0225C3" w14:paraId="5B036745" w14:textId="4B9CF62E">
            <w:pPr>
              <w:spacing w:after="0" w:line="240" w:lineRule="auto"/>
              <w:ind w:left="0" w:hanging="2"/>
              <w:rPr>
                <w:sz w:val="24"/>
                <w:szCs w:val="24"/>
              </w:rPr>
            </w:pPr>
            <w:r w:rsidRPr="0E792681">
              <w:rPr>
                <w:b/>
                <w:bCs/>
                <w:sz w:val="24"/>
                <w:szCs w:val="24"/>
              </w:rPr>
              <w:t xml:space="preserve">Plenary Session </w:t>
            </w:r>
            <w:r w:rsidRPr="0E792681" w:rsidR="2522898D">
              <w:rPr>
                <w:b/>
                <w:bCs/>
                <w:sz w:val="24"/>
                <w:szCs w:val="24"/>
              </w:rPr>
              <w:t>9</w:t>
            </w:r>
          </w:p>
          <w:p w:rsidR="43DF1FA7" w:rsidP="0E792681" w:rsidRDefault="43DF1FA7" w14:paraId="186FFA91" w14:textId="7AB1FD0B">
            <w:pPr>
              <w:spacing w:after="0" w:line="240" w:lineRule="auto"/>
              <w:ind w:left="0" w:hanging="2"/>
              <w:rPr>
                <w:b/>
                <w:bCs/>
                <w:sz w:val="24"/>
                <w:szCs w:val="24"/>
              </w:rPr>
            </w:pPr>
          </w:p>
          <w:p w:rsidR="41E55B62" w:rsidP="0E792681" w:rsidRDefault="1150E3FC" w14:paraId="37B4FCD8" w14:textId="7AD20611">
            <w:pPr>
              <w:spacing w:after="0" w:line="240" w:lineRule="auto"/>
              <w:ind w:left="0" w:hanging="2"/>
              <w:rPr>
                <w:sz w:val="24"/>
                <w:szCs w:val="24"/>
              </w:rPr>
            </w:pPr>
            <w:r w:rsidRPr="0E792681">
              <w:rPr>
                <w:b/>
                <w:bCs/>
                <w:sz w:val="24"/>
                <w:szCs w:val="24"/>
              </w:rPr>
              <w:t>T</w:t>
            </w:r>
            <w:r w:rsidRPr="0E792681" w:rsidR="338C3BFD">
              <w:rPr>
                <w:b/>
                <w:bCs/>
                <w:sz w:val="24"/>
                <w:szCs w:val="24"/>
              </w:rPr>
              <w:t>itle</w:t>
            </w:r>
            <w:r w:rsidRPr="0E792681">
              <w:rPr>
                <w:b/>
                <w:bCs/>
                <w:sz w:val="24"/>
                <w:szCs w:val="24"/>
              </w:rPr>
              <w:t xml:space="preserve">: </w:t>
            </w:r>
            <w:r w:rsidRPr="0E792681" w:rsidR="3B0225C3">
              <w:rPr>
                <w:sz w:val="24"/>
                <w:szCs w:val="24"/>
              </w:rPr>
              <w:t xml:space="preserve">The Deals Den </w:t>
            </w:r>
          </w:p>
          <w:p w:rsidR="43DF1FA7" w:rsidP="0E792681" w:rsidRDefault="43DF1FA7" w14:paraId="31885DAB" w14:textId="6BE56183">
            <w:pPr>
              <w:spacing w:after="0" w:line="240" w:lineRule="auto"/>
              <w:ind w:left="0" w:hanging="2"/>
              <w:rPr>
                <w:b/>
                <w:bCs/>
                <w:sz w:val="24"/>
                <w:szCs w:val="24"/>
              </w:rPr>
            </w:pPr>
          </w:p>
          <w:p w:rsidR="43DF1FA7" w:rsidP="0E792681" w:rsidRDefault="43DF1FA7" w14:paraId="5FED0271" w14:textId="7887F7B0">
            <w:pPr>
              <w:spacing w:after="0" w:line="240" w:lineRule="auto"/>
              <w:ind w:left="0" w:hanging="2"/>
              <w:rPr>
                <w:b/>
                <w:bCs/>
                <w:sz w:val="24"/>
                <w:szCs w:val="24"/>
              </w:rPr>
            </w:pPr>
          </w:p>
          <w:p w:rsidR="1A7B85D9" w:rsidP="0E792681" w:rsidRDefault="3B0225C3" w14:paraId="73CDE36A" w14:textId="22C4303E">
            <w:pPr>
              <w:spacing w:after="0" w:line="240" w:lineRule="auto"/>
              <w:ind w:left="0" w:hanging="2"/>
              <w:rPr>
                <w:sz w:val="24"/>
                <w:szCs w:val="24"/>
              </w:rPr>
            </w:pPr>
            <w:r w:rsidRPr="0E792681">
              <w:rPr>
                <w:b/>
                <w:bCs/>
                <w:sz w:val="24"/>
                <w:szCs w:val="24"/>
              </w:rPr>
              <w:t>Venue:</w:t>
            </w:r>
            <w:r w:rsidRPr="0E792681">
              <w:rPr>
                <w:sz w:val="24"/>
                <w:szCs w:val="24"/>
              </w:rPr>
              <w:t xml:space="preserve"> </w:t>
            </w:r>
            <w:r w:rsidRPr="0E792681" w:rsidR="2AF3F2F6">
              <w:rPr>
                <w:sz w:val="24"/>
                <w:szCs w:val="24"/>
              </w:rPr>
              <w:t>TBC</w:t>
            </w:r>
          </w:p>
          <w:p w:rsidR="1A7B85D9" w:rsidP="0E792681" w:rsidRDefault="3B0225C3" w14:paraId="60D8EF65" w14:textId="2E33C606">
            <w:pPr>
              <w:spacing w:after="0" w:line="240" w:lineRule="auto"/>
              <w:ind w:left="0" w:hanging="2"/>
              <w:rPr>
                <w:sz w:val="24"/>
                <w:szCs w:val="24"/>
              </w:rPr>
            </w:pPr>
            <w:r w:rsidRPr="0E792681">
              <w:rPr>
                <w:b/>
                <w:bCs/>
                <w:sz w:val="24"/>
                <w:szCs w:val="24"/>
              </w:rPr>
              <w:t xml:space="preserve">Moderator: </w:t>
            </w:r>
            <w:r w:rsidRPr="0E792681" w:rsidR="12C27896">
              <w:rPr>
                <w:b/>
                <w:bCs/>
                <w:sz w:val="24"/>
                <w:szCs w:val="24"/>
              </w:rPr>
              <w:t>MC</w:t>
            </w:r>
          </w:p>
          <w:p w:rsidR="1A7B85D9" w:rsidP="0E792681" w:rsidRDefault="3B0225C3" w14:paraId="2B1F3423" w14:textId="77777777">
            <w:pPr>
              <w:spacing w:after="0" w:line="240" w:lineRule="auto"/>
              <w:ind w:left="0" w:hanging="2"/>
              <w:rPr>
                <w:b/>
                <w:bCs/>
                <w:sz w:val="24"/>
                <w:szCs w:val="24"/>
              </w:rPr>
            </w:pPr>
            <w:r w:rsidRPr="0E792681">
              <w:rPr>
                <w:b/>
                <w:bCs/>
                <w:sz w:val="24"/>
                <w:szCs w:val="24"/>
              </w:rPr>
              <w:t xml:space="preserve">Partners: </w:t>
            </w:r>
          </w:p>
          <w:p w:rsidR="1A7B85D9" w:rsidRDefault="78A95769" w14:paraId="2C654377" w14:textId="467AF9DB">
            <w:pPr>
              <w:numPr>
                <w:ilvl w:val="0"/>
                <w:numId w:val="28"/>
              </w:numPr>
              <w:spacing w:after="0" w:line="240" w:lineRule="auto"/>
              <w:ind w:leftChars="0" w:firstLineChars="0"/>
              <w:rPr>
                <w:sz w:val="24"/>
                <w:szCs w:val="24"/>
              </w:rPr>
            </w:pPr>
            <w:r w:rsidRPr="5763EBA3" w:rsidR="3B0225C3">
              <w:rPr>
                <w:sz w:val="24"/>
                <w:szCs w:val="24"/>
              </w:rPr>
              <w:t>Ken Miheso</w:t>
            </w:r>
          </w:p>
          <w:p w:rsidR="1A7B85D9" w:rsidRDefault="78A95769" w14:paraId="72F1B701" w14:textId="3F69B2A0">
            <w:pPr>
              <w:numPr>
                <w:ilvl w:val="0"/>
                <w:numId w:val="28"/>
              </w:numPr>
              <w:spacing w:after="0" w:line="240" w:lineRule="auto"/>
              <w:ind w:leftChars="0" w:firstLineChars="0"/>
              <w:rPr>
                <w:sz w:val="24"/>
                <w:szCs w:val="24"/>
              </w:rPr>
            </w:pPr>
            <w:r w:rsidRPr="5763EBA3" w:rsidR="2DA456C1">
              <w:rPr>
                <w:sz w:val="24"/>
                <w:szCs w:val="24"/>
              </w:rPr>
              <w:t xml:space="preserve">Winnie Maua, </w:t>
            </w:r>
            <w:r w:rsidRPr="5763EBA3" w:rsidR="3B0225C3">
              <w:rPr>
                <w:i w:val="1"/>
                <w:iCs w:val="1"/>
                <w:sz w:val="24"/>
                <w:szCs w:val="24"/>
              </w:rPr>
              <w:t>Upendo Collections</w:t>
            </w:r>
          </w:p>
          <w:p w:rsidR="1A7B85D9" w:rsidRDefault="78A95769" w14:paraId="39100AB1" w14:textId="2913E8AA">
            <w:pPr>
              <w:numPr>
                <w:ilvl w:val="0"/>
                <w:numId w:val="28"/>
              </w:numPr>
              <w:spacing w:after="0" w:line="240" w:lineRule="auto"/>
              <w:ind w:leftChars="0" w:firstLineChars="0"/>
              <w:rPr>
                <w:sz w:val="24"/>
                <w:szCs w:val="24"/>
              </w:rPr>
            </w:pPr>
            <w:r w:rsidRPr="5763EBA3" w:rsidR="78A95769">
              <w:rPr>
                <w:sz w:val="24"/>
                <w:szCs w:val="24"/>
              </w:rPr>
              <w:t>E4IMPACT</w:t>
            </w:r>
          </w:p>
        </w:tc>
        <w:tc>
          <w:tcPr>
            <w:tcW w:w="2287" w:type="dxa"/>
            <w:tcMar/>
          </w:tcPr>
          <w:p w:rsidR="19391FA4" w:rsidP="0E792681" w:rsidRDefault="74B5FF5E" w14:paraId="7D922408" w14:textId="77777777">
            <w:pPr>
              <w:spacing w:after="0" w:line="240" w:lineRule="auto"/>
              <w:ind w:left="0" w:hanging="2"/>
              <w:rPr>
                <w:b/>
                <w:bCs/>
                <w:sz w:val="24"/>
                <w:szCs w:val="24"/>
              </w:rPr>
            </w:pPr>
            <w:r w:rsidRPr="0E792681">
              <w:rPr>
                <w:b/>
                <w:bCs/>
                <w:sz w:val="24"/>
                <w:szCs w:val="24"/>
              </w:rPr>
              <w:t xml:space="preserve">Digital Transformation Village </w:t>
            </w:r>
          </w:p>
          <w:p w:rsidR="43DF1FA7" w:rsidP="0E792681" w:rsidRDefault="43DF1FA7" w14:paraId="2C36C6A9" w14:textId="77777777">
            <w:pPr>
              <w:spacing w:after="0" w:line="240" w:lineRule="auto"/>
              <w:ind w:left="0" w:hanging="2"/>
              <w:rPr>
                <w:b/>
                <w:bCs/>
                <w:sz w:val="24"/>
                <w:szCs w:val="24"/>
              </w:rPr>
            </w:pPr>
          </w:p>
          <w:p w:rsidR="366CDB58" w:rsidP="0E792681" w:rsidRDefault="19BCDED5" w14:paraId="204D7E16" w14:textId="308EEC9E">
            <w:pPr>
              <w:shd w:val="clear" w:color="auto" w:fill="FFFFFF" w:themeFill="background1"/>
              <w:spacing w:after="75"/>
              <w:ind w:left="0" w:hanging="2"/>
              <w:rPr>
                <w:b/>
                <w:bCs/>
                <w:sz w:val="24"/>
                <w:szCs w:val="24"/>
              </w:rPr>
            </w:pPr>
            <w:r w:rsidRPr="0E792681">
              <w:rPr>
                <w:b/>
                <w:bCs/>
                <w:sz w:val="24"/>
                <w:szCs w:val="24"/>
              </w:rPr>
              <w:t xml:space="preserve">Workshop 13 </w:t>
            </w:r>
          </w:p>
          <w:p w:rsidR="19391FA4" w:rsidP="0E792681" w:rsidRDefault="74B5FF5E" w14:paraId="5CC3128C" w14:textId="4F149B70">
            <w:pPr>
              <w:shd w:val="clear" w:color="auto" w:fill="FFFFFF" w:themeFill="background1"/>
              <w:spacing w:after="75"/>
              <w:ind w:left="0" w:hanging="2"/>
              <w:rPr>
                <w:color w:val="000000" w:themeColor="text1"/>
                <w:sz w:val="24"/>
                <w:szCs w:val="24"/>
              </w:rPr>
            </w:pPr>
            <w:r w:rsidRPr="0E792681">
              <w:rPr>
                <w:b/>
                <w:bCs/>
                <w:sz w:val="24"/>
                <w:szCs w:val="24"/>
              </w:rPr>
              <w:t xml:space="preserve">Title: </w:t>
            </w:r>
            <w:r w:rsidRPr="0E792681">
              <w:rPr>
                <w:color w:val="000000" w:themeColor="text1"/>
                <w:sz w:val="24"/>
                <w:szCs w:val="24"/>
              </w:rPr>
              <w:t>Beyond the Hype: AI, Blockchain &amp; DeFi and Africa’s Digital Future</w:t>
            </w:r>
          </w:p>
          <w:p w:rsidR="43DF1FA7" w:rsidP="0E792681" w:rsidRDefault="43DF1FA7" w14:paraId="08ED049B" w14:textId="3873387D">
            <w:pPr>
              <w:spacing w:after="0" w:line="240" w:lineRule="auto"/>
              <w:ind w:left="0" w:hanging="2"/>
              <w:rPr>
                <w:b/>
                <w:bCs/>
                <w:sz w:val="24"/>
                <w:szCs w:val="24"/>
              </w:rPr>
            </w:pPr>
          </w:p>
          <w:p w:rsidR="4F23BDDF" w:rsidP="0E792681" w:rsidRDefault="665E322F" w14:paraId="67A3B53F" w14:textId="2EA48584">
            <w:pPr>
              <w:spacing w:after="0" w:line="240" w:lineRule="auto"/>
              <w:ind w:left="0" w:hanging="2"/>
              <w:rPr>
                <w:sz w:val="24"/>
                <w:szCs w:val="24"/>
              </w:rPr>
            </w:pPr>
            <w:r w:rsidRPr="0E792681">
              <w:rPr>
                <w:b/>
                <w:bCs/>
                <w:sz w:val="24"/>
                <w:szCs w:val="24"/>
              </w:rPr>
              <w:t>Venue:</w:t>
            </w:r>
            <w:r w:rsidRPr="0E792681">
              <w:rPr>
                <w:sz w:val="24"/>
                <w:szCs w:val="24"/>
              </w:rPr>
              <w:t xml:space="preserve"> </w:t>
            </w:r>
            <w:r w:rsidRPr="0E792681" w:rsidR="1DC16AEF">
              <w:rPr>
                <w:sz w:val="24"/>
                <w:szCs w:val="24"/>
              </w:rPr>
              <w:t>TBC</w:t>
            </w:r>
          </w:p>
          <w:p w:rsidR="4F23BDDF" w:rsidP="0E792681" w:rsidRDefault="665E322F" w14:paraId="6EA2CC3C" w14:textId="4C386EA7">
            <w:pPr>
              <w:ind w:left="0" w:hanging="2"/>
              <w:rPr>
                <w:sz w:val="24"/>
                <w:szCs w:val="24"/>
              </w:rPr>
            </w:pPr>
            <w:r w:rsidRPr="0E792681">
              <w:rPr>
                <w:b/>
                <w:bCs/>
                <w:sz w:val="24"/>
                <w:szCs w:val="24"/>
              </w:rPr>
              <w:t xml:space="preserve">Moderator: </w:t>
            </w:r>
            <w:r w:rsidRPr="0E792681" w:rsidR="22519356">
              <w:rPr>
                <w:sz w:val="24"/>
                <w:szCs w:val="24"/>
              </w:rPr>
              <w:t>Joab Kos</w:t>
            </w:r>
            <w:r w:rsidRPr="0E792681" w:rsidR="22519356">
              <w:rPr>
                <w:b/>
                <w:bCs/>
                <w:sz w:val="24"/>
                <w:szCs w:val="24"/>
              </w:rPr>
              <w:t>e</w:t>
            </w:r>
          </w:p>
          <w:p w:rsidR="19391FA4" w:rsidP="0E792681" w:rsidRDefault="74B5FF5E" w14:paraId="0B83F306" w14:textId="2E006165">
            <w:pPr>
              <w:ind w:left="0" w:hanging="2"/>
              <w:rPr>
                <w:sz w:val="24"/>
                <w:szCs w:val="24"/>
              </w:rPr>
            </w:pPr>
            <w:r w:rsidRPr="0E792681">
              <w:rPr>
                <w:b/>
                <w:bCs/>
                <w:sz w:val="24"/>
                <w:szCs w:val="24"/>
              </w:rPr>
              <w:t xml:space="preserve">Partners </w:t>
            </w:r>
          </w:p>
          <w:p w:rsidR="19391FA4" w:rsidP="5763EBA3" w:rsidRDefault="4A02FE5A" w14:paraId="7A6D5A8D" w14:textId="2E786FAE">
            <w:pPr>
              <w:pStyle w:val="ListParagraph"/>
              <w:numPr>
                <w:ilvl w:val="0"/>
                <w:numId w:val="6"/>
              </w:numPr>
              <w:spacing w:line="240" w:lineRule="auto"/>
              <w:ind/>
              <w:rPr>
                <w:sz w:val="24"/>
                <w:szCs w:val="24"/>
              </w:rPr>
            </w:pPr>
            <w:proofErr w:type="spellStart"/>
            <w:r w:rsidRPr="5763EBA3" w:rsidR="4CE75FBA">
              <w:rPr>
                <w:sz w:val="24"/>
                <w:szCs w:val="24"/>
              </w:rPr>
              <w:t xml:space="preserve">Share internet </w:t>
            </w:r>
            <w:proofErr w:type="spellEnd"/>
            <w:proofErr w:type="spellStart"/>
            <w:proofErr w:type="spellEnd"/>
          </w:p>
          <w:p w:rsidR="19391FA4" w:rsidP="5763EBA3" w:rsidRDefault="4A02FE5A" w14:paraId="33451D1A" w14:textId="577CAF86">
            <w:pPr>
              <w:pStyle w:val="ListParagraph"/>
              <w:numPr>
                <w:ilvl w:val="0"/>
                <w:numId w:val="6"/>
              </w:numPr>
              <w:spacing w:line="240" w:lineRule="auto"/>
              <w:ind/>
              <w:rPr>
                <w:sz w:val="24"/>
                <w:szCs w:val="24"/>
              </w:rPr>
            </w:pPr>
            <w:r w:rsidRPr="5763EBA3" w:rsidR="4B1371BA">
              <w:rPr>
                <w:sz w:val="24"/>
                <w:szCs w:val="24"/>
              </w:rPr>
              <w:t xml:space="preserve">Leornard Kambona, </w:t>
            </w:r>
            <w:r w:rsidRPr="5763EBA3" w:rsidR="4B1371BA">
              <w:rPr>
                <w:i w:val="1"/>
                <w:iCs w:val="1"/>
                <w:sz w:val="24"/>
                <w:szCs w:val="24"/>
              </w:rPr>
              <w:t>AU representative in AI</w:t>
            </w:r>
          </w:p>
          <w:p w:rsidR="19391FA4" w:rsidP="5763EBA3" w:rsidRDefault="4A02FE5A" w14:paraId="5693E56F" w14:textId="756E6CBD">
            <w:pPr>
              <w:pStyle w:val="ListParagraph"/>
              <w:numPr>
                <w:ilvl w:val="0"/>
                <w:numId w:val="6"/>
              </w:numPr>
              <w:spacing w:line="240" w:lineRule="auto"/>
              <w:ind/>
              <w:rPr>
                <w:del w:author="Rukiya Jamal" w:date="2026-10-19T11:34:37.624Z" w16du:dateUtc="2026-10-19T11:34:37.625Z" w:id="377162838"/>
                <w:sz w:val="24"/>
                <w:szCs w:val="24"/>
              </w:rPr>
            </w:pPr>
            <w:ins w:author="Rukiya Jamal" w:date="2026-10-19T11:34:45.966Z" w16du:dateUtc="2026-10-19T11:34:45.966Z" w:id="1391552585">
              <w:r w:rsidRPr="6D0C1489" w:rsidR="6BB88566">
                <w:rPr>
                  <w:sz w:val="24"/>
                  <w:szCs w:val="24"/>
                </w:rPr>
                <w:t xml:space="preserve">Enos Weswa </w:t>
              </w:r>
            </w:ins>
            <w:del w:author="Rukiya Jamal" w:date="2026-10-19T11:34:37.625Z" w16du:dateUtc="2026-10-19T11:34:37.625Z" w:id="1943940160">
              <w:r w:rsidRPr="6D0C1489" w:rsidDel="1678A447">
                <w:rPr>
                  <w:sz w:val="24"/>
                  <w:szCs w:val="24"/>
                </w:rPr>
                <w:delText>Ben Roberts</w:delText>
              </w:r>
            </w:del>
          </w:p>
          <w:p w:rsidR="19391FA4" w:rsidP="5763EBA3" w:rsidRDefault="4A02FE5A" w14:paraId="55A3FB71" w14:textId="0A21A1D9">
            <w:pPr>
              <w:pStyle w:val="ListParagraph"/>
              <w:numPr>
                <w:ilvl w:val="0"/>
                <w:numId w:val="6"/>
              </w:numPr>
              <w:spacing w:line="240" w:lineRule="auto"/>
              <w:ind/>
              <w:rPr>
                <w:ins w:author="Sharon Owino" w:date="2026-10-19T10:06:21.612Z" w16du:dateUtc="2026-10-19T10:06:21.612Z" w:id="1587127084"/>
                <w:sz w:val="24"/>
                <w:szCs w:val="24"/>
              </w:rPr>
            </w:pPr>
            <w:del w:author="Sharon Owino" w:date="2026-10-19T10:05:57.558Z" w16du:dateUtc="2026-10-19T10:05:57.558Z" w:id="1592890803">
              <w:r w:rsidRPr="6D0C1489" w:rsidDel="3CD07BC8">
                <w:rPr>
                  <w:sz w:val="24"/>
                  <w:szCs w:val="24"/>
                </w:rPr>
                <w:delText>Ouna</w:delText>
              </w:r>
              <w:r w:rsidRPr="6D0C1489" w:rsidDel="3CD07BC8">
                <w:rPr>
                  <w:sz w:val="24"/>
                  <w:szCs w:val="24"/>
                </w:rPr>
                <w:delText xml:space="preserve"> </w:delText>
              </w:r>
              <w:r w:rsidRPr="6D0C1489" w:rsidDel="3CD07BC8">
                <w:rPr>
                  <w:sz w:val="24"/>
                  <w:szCs w:val="24"/>
                </w:rPr>
                <w:delText>Kh</w:delText>
              </w:r>
              <w:r w:rsidRPr="6D0C1489" w:rsidDel="3CD07BC8">
                <w:rPr>
                  <w:sz w:val="24"/>
                  <w:szCs w:val="24"/>
                </w:rPr>
                <w:delText>alayi</w:delText>
              </w:r>
              <w:r w:rsidRPr="6D0C1489" w:rsidDel="1678A447">
                <w:rPr>
                  <w:sz w:val="24"/>
                  <w:szCs w:val="24"/>
                </w:rPr>
                <w:delText xml:space="preserve"> </w:delText>
              </w:r>
            </w:del>
          </w:p>
          <w:p w:rsidR="19391FA4" w:rsidP="5763EBA3" w:rsidRDefault="4A02FE5A" w14:paraId="51EB74AF" w14:textId="28F69F31">
            <w:pPr>
              <w:pStyle w:val="ListParagraph"/>
              <w:numPr>
                <w:ilvl w:val="0"/>
                <w:numId w:val="6"/>
              </w:numPr>
              <w:spacing w:line="240" w:lineRule="auto"/>
              <w:ind/>
              <w:rPr>
                <w:sz w:val="24"/>
                <w:szCs w:val="24"/>
              </w:rPr>
            </w:pPr>
            <w:ins w:author="Sharon Owino" w:date="2026-10-19T10:06:31.819Z" w16du:dateUtc="2026-10-19T10:06:31.819Z" w:id="2141384771">
              <w:r w:rsidRPr="6D0C1489" w:rsidR="242816E6">
                <w:rPr>
                  <w:sz w:val="24"/>
                  <w:szCs w:val="24"/>
                </w:rPr>
                <w:t>Ajira Digital</w:t>
              </w:r>
            </w:ins>
          </w:p>
        </w:tc>
      </w:tr>
      <w:tr w:rsidR="42539706" w:rsidTr="6D0C1489" w14:paraId="695A2D8C" w14:textId="77777777">
        <w:trPr>
          <w:trHeight w:val="300"/>
        </w:trPr>
        <w:tc>
          <w:tcPr>
            <w:tcW w:w="2262" w:type="dxa"/>
            <w:tcMar/>
          </w:tcPr>
          <w:p w:rsidR="291CA2C8" w:rsidP="0E792681" w:rsidRDefault="7C31581F" w14:paraId="1688AB81" w14:textId="7D19B885">
            <w:pPr>
              <w:spacing w:line="240" w:lineRule="auto"/>
              <w:ind w:left="0" w:hanging="2"/>
              <w:rPr>
                <w:sz w:val="24"/>
                <w:szCs w:val="24"/>
              </w:rPr>
            </w:pPr>
            <w:r w:rsidRPr="0E792681">
              <w:rPr>
                <w:sz w:val="24"/>
                <w:szCs w:val="24"/>
              </w:rPr>
              <w:t>4:00PM –5:00PM</w:t>
            </w:r>
          </w:p>
        </w:tc>
        <w:tc>
          <w:tcPr>
            <w:tcW w:w="7087" w:type="dxa"/>
            <w:gridSpan w:val="3"/>
            <w:tcMar/>
          </w:tcPr>
          <w:p w:rsidR="5C33546C" w:rsidP="0E792681" w:rsidRDefault="39351C7A" w14:paraId="0310AE09" w14:textId="4A636AEC">
            <w:pPr>
              <w:spacing w:line="240" w:lineRule="auto"/>
              <w:ind w:left="0" w:hanging="2"/>
              <w:rPr>
                <w:b/>
                <w:bCs/>
                <w:sz w:val="24"/>
                <w:szCs w:val="24"/>
              </w:rPr>
            </w:pPr>
            <w:r w:rsidRPr="0E792681">
              <w:rPr>
                <w:b/>
                <w:bCs/>
                <w:sz w:val="24"/>
                <w:szCs w:val="24"/>
              </w:rPr>
              <w:t>Hackathons Awards</w:t>
            </w:r>
          </w:p>
        </w:tc>
      </w:tr>
      <w:tr w:rsidRPr="00E372AA" w:rsidR="00203B99" w:rsidTr="6D0C1489" w14:paraId="644D2FA6" w14:textId="77777777">
        <w:trPr>
          <w:trHeight w:val="300"/>
        </w:trPr>
        <w:tc>
          <w:tcPr>
            <w:tcW w:w="9349" w:type="dxa"/>
            <w:gridSpan w:val="4"/>
            <w:tcMar/>
          </w:tcPr>
          <w:p w:rsidRPr="00E372AA" w:rsidR="00203B99" w:rsidP="0E792681" w:rsidRDefault="547D95D4" w14:paraId="0D1E73CD" w14:textId="77777777">
            <w:pPr>
              <w:spacing w:after="0" w:line="240" w:lineRule="auto"/>
              <w:ind w:left="0" w:hanging="2"/>
              <w:jc w:val="center"/>
              <w:rPr>
                <w:sz w:val="24"/>
                <w:szCs w:val="24"/>
              </w:rPr>
            </w:pPr>
            <w:r w:rsidRPr="0E792681">
              <w:rPr>
                <w:b/>
                <w:bCs/>
                <w:sz w:val="24"/>
                <w:szCs w:val="24"/>
              </w:rPr>
              <w:t>End of Day 4</w:t>
            </w:r>
          </w:p>
        </w:tc>
      </w:tr>
    </w:tbl>
    <w:p w:rsidRPr="00E372AA" w:rsidR="00203B99" w:rsidP="0E792681" w:rsidRDefault="00203B99" w14:paraId="0029EBA5" w14:textId="77777777">
      <w:pPr>
        <w:ind w:left="0" w:hanging="2"/>
        <w:rPr>
          <w:sz w:val="24"/>
          <w:szCs w:val="24"/>
        </w:rPr>
      </w:pPr>
    </w:p>
    <w:p w:rsidRPr="00E372AA" w:rsidR="00203B99" w:rsidP="0E792681" w:rsidRDefault="00203B99" w14:paraId="6341C17A" w14:textId="2523F787">
      <w:pPr>
        <w:ind w:left="0" w:hanging="2"/>
        <w:rPr>
          <w:sz w:val="24"/>
          <w:szCs w:val="24"/>
        </w:rPr>
      </w:pPr>
    </w:p>
    <w:p w:rsidRPr="00E372AA" w:rsidR="00203B99" w:rsidP="0E792681" w:rsidRDefault="547D95D4" w14:paraId="6CA8496C" w14:textId="571F5D49">
      <w:pPr>
        <w:ind w:left="0" w:hanging="2"/>
        <w:rPr>
          <w:sz w:val="24"/>
          <w:szCs w:val="24"/>
        </w:rPr>
      </w:pPr>
      <w:r w:rsidRPr="0E792681">
        <w:rPr>
          <w:b/>
          <w:bCs/>
          <w:sz w:val="24"/>
          <w:szCs w:val="24"/>
        </w:rPr>
        <w:t>DAY 5</w:t>
      </w:r>
      <w:r w:rsidRPr="0E792681">
        <w:rPr>
          <w:sz w:val="24"/>
          <w:szCs w:val="24"/>
        </w:rPr>
        <w:t xml:space="preserve">:  </w:t>
      </w:r>
    </w:p>
    <w:p w:rsidR="00203B99" w:rsidP="0E792681" w:rsidRDefault="547D95D4" w14:paraId="0F15B63D" w14:textId="694AA38A">
      <w:pPr>
        <w:ind w:left="0" w:hanging="2"/>
        <w:rPr>
          <w:b/>
          <w:bCs/>
          <w:sz w:val="24"/>
          <w:szCs w:val="24"/>
        </w:rPr>
      </w:pPr>
      <w:r w:rsidRPr="0E792681">
        <w:rPr>
          <w:b/>
          <w:bCs/>
          <w:sz w:val="24"/>
          <w:szCs w:val="24"/>
        </w:rPr>
        <w:t xml:space="preserve">Theme: </w:t>
      </w:r>
    </w:p>
    <w:tbl>
      <w:tblPr>
        <w:tblW w:w="935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3"/>
        <w:gridCol w:w="2760"/>
        <w:gridCol w:w="1964"/>
        <w:gridCol w:w="2363"/>
      </w:tblGrid>
      <w:tr w:rsidRPr="00E372AA" w:rsidR="00097777" w:rsidTr="6D0C1489" w14:paraId="30CF877A" w14:textId="77777777">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372AA" w:rsidR="00097777" w:rsidP="0E792681" w:rsidRDefault="06444826" w14:paraId="482D3F7B" w14:textId="77777777">
            <w:pPr>
              <w:ind w:left="0" w:hanging="2"/>
              <w:rPr>
                <w:sz w:val="24"/>
                <w:szCs w:val="24"/>
              </w:rPr>
            </w:pPr>
            <w:r w:rsidRPr="0E792681">
              <w:rPr>
                <w:sz w:val="24"/>
                <w:szCs w:val="24"/>
              </w:rPr>
              <w:t xml:space="preserve">Time </w:t>
            </w:r>
          </w:p>
        </w:tc>
        <w:tc>
          <w:tcPr>
            <w:tcW w:w="7087"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97777" w:rsidR="00097777" w:rsidP="0E792681" w:rsidRDefault="06444826" w14:paraId="0AE93CD6" w14:textId="77777777">
            <w:pPr>
              <w:ind w:left="0" w:hanging="2"/>
              <w:rPr>
                <w:b/>
                <w:bCs/>
                <w:sz w:val="24"/>
                <w:szCs w:val="24"/>
              </w:rPr>
            </w:pPr>
            <w:r w:rsidRPr="0E792681">
              <w:rPr>
                <w:b/>
                <w:bCs/>
                <w:sz w:val="24"/>
                <w:szCs w:val="24"/>
              </w:rPr>
              <w:t xml:space="preserve">Event </w:t>
            </w:r>
          </w:p>
        </w:tc>
      </w:tr>
      <w:tr w:rsidRPr="00E372AA" w:rsidR="00097777" w:rsidTr="6D0C1489" w14:paraId="18161756" w14:textId="77777777">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372AA" w:rsidR="00097777" w:rsidP="0E792681" w:rsidRDefault="06444826" w14:paraId="248D33D4" w14:textId="77777777">
            <w:pPr>
              <w:ind w:left="0" w:hanging="2"/>
              <w:rPr>
                <w:sz w:val="24"/>
                <w:szCs w:val="24"/>
              </w:rPr>
            </w:pPr>
            <w:r w:rsidRPr="0E792681">
              <w:rPr>
                <w:sz w:val="24"/>
                <w:szCs w:val="24"/>
              </w:rPr>
              <w:t>8.30 AM – 9.00 AM</w:t>
            </w:r>
          </w:p>
        </w:tc>
        <w:tc>
          <w:tcPr>
            <w:tcW w:w="7087"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97777" w:rsidR="00097777" w:rsidP="0E792681" w:rsidRDefault="06444826" w14:paraId="580A240E" w14:textId="77777777">
            <w:pPr>
              <w:ind w:left="0" w:hanging="2"/>
              <w:rPr>
                <w:b/>
                <w:bCs/>
                <w:sz w:val="24"/>
                <w:szCs w:val="24"/>
              </w:rPr>
            </w:pPr>
            <w:r w:rsidRPr="0E792681">
              <w:rPr>
                <w:b/>
                <w:bCs/>
                <w:sz w:val="24"/>
                <w:szCs w:val="24"/>
              </w:rPr>
              <w:t>Arrival and Registration</w:t>
            </w:r>
          </w:p>
        </w:tc>
      </w:tr>
      <w:tr w:rsidRPr="00E372AA" w:rsidR="00097777" w:rsidTr="6D0C1489" w14:paraId="74F35A83" w14:textId="77777777">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372AA" w:rsidR="00097777" w:rsidP="0E792681" w:rsidRDefault="06444826" w14:paraId="228A0773" w14:textId="6AB23B4B">
            <w:pPr>
              <w:ind w:left="0" w:hanging="2"/>
              <w:rPr>
                <w:sz w:val="24"/>
                <w:szCs w:val="24"/>
              </w:rPr>
            </w:pPr>
            <w:r w:rsidRPr="0E792681">
              <w:rPr>
                <w:sz w:val="24"/>
                <w:szCs w:val="24"/>
              </w:rPr>
              <w:t xml:space="preserve">9.00 AM- 10.00 AM </w:t>
            </w:r>
          </w:p>
        </w:tc>
        <w:tc>
          <w:tcPr>
            <w:tcW w:w="7087"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97777" w:rsidR="00097777" w:rsidP="0E792681" w:rsidRDefault="06444826" w14:paraId="27A422A3" w14:textId="5095B13A">
            <w:pPr>
              <w:ind w:left="0" w:hanging="2"/>
              <w:rPr>
                <w:b/>
                <w:bCs/>
                <w:sz w:val="24"/>
                <w:szCs w:val="24"/>
              </w:rPr>
            </w:pPr>
            <w:r w:rsidRPr="0E792681">
              <w:rPr>
                <w:b/>
                <w:bCs/>
                <w:sz w:val="24"/>
                <w:szCs w:val="24"/>
              </w:rPr>
              <w:t>Fireside Chat 6</w:t>
            </w:r>
          </w:p>
          <w:p w:rsidRPr="00097777" w:rsidR="00097777" w:rsidP="0E792681" w:rsidRDefault="06444826" w14:paraId="5ED18EFF" w14:textId="4CC951C7">
            <w:pPr>
              <w:spacing w:after="0"/>
              <w:ind w:left="0" w:hanging="2"/>
              <w:rPr>
                <w:b/>
                <w:bCs/>
                <w:sz w:val="24"/>
                <w:szCs w:val="24"/>
              </w:rPr>
            </w:pPr>
            <w:r w:rsidRPr="0E792681">
              <w:rPr>
                <w:b/>
                <w:bCs/>
                <w:sz w:val="24"/>
                <w:szCs w:val="24"/>
              </w:rPr>
              <w:t>Title: Decisions That Shape Us</w:t>
            </w:r>
            <w:r w:rsidRPr="0E792681">
              <w:rPr>
                <w:sz w:val="24"/>
                <w:szCs w:val="24"/>
              </w:rPr>
              <w:t>: The weight of county and national decisions in shaping innovation and opportunity for young people. </w:t>
            </w:r>
          </w:p>
          <w:p w:rsidRPr="00097777" w:rsidR="00097777" w:rsidP="0E792681" w:rsidRDefault="3ACDF74D" w14:paraId="2867A6ED" w14:textId="77777777">
            <w:pPr>
              <w:spacing w:after="0"/>
              <w:ind w:left="0" w:hanging="2"/>
              <w:rPr>
                <w:b/>
                <w:bCs/>
                <w:sz w:val="24"/>
                <w:szCs w:val="24"/>
              </w:rPr>
            </w:pPr>
            <w:r w:rsidRPr="0E792681">
              <w:rPr>
                <w:b/>
                <w:bCs/>
                <w:sz w:val="24"/>
                <w:szCs w:val="24"/>
              </w:rPr>
              <w:t xml:space="preserve">Venue: </w:t>
            </w:r>
            <w:r w:rsidRPr="0E792681">
              <w:rPr>
                <w:sz w:val="24"/>
                <w:szCs w:val="24"/>
              </w:rPr>
              <w:t>Main Arena</w:t>
            </w:r>
          </w:p>
          <w:p w:rsidR="0E1B7D36" w:rsidP="0E792681" w:rsidRDefault="54995EC7" w14:paraId="5E209146" w14:textId="1D31C052">
            <w:pPr>
              <w:spacing w:after="0"/>
              <w:ind w:left="0" w:hanging="2"/>
              <w:rPr>
                <w:sz w:val="24"/>
                <w:szCs w:val="24"/>
              </w:rPr>
            </w:pPr>
            <w:r w:rsidRPr="0E792681">
              <w:rPr>
                <w:b/>
                <w:bCs/>
                <w:sz w:val="24"/>
                <w:szCs w:val="24"/>
              </w:rPr>
              <w:t>Keynote</w:t>
            </w:r>
            <w:r w:rsidRPr="0E792681" w:rsidR="0BF1A5C7">
              <w:rPr>
                <w:b/>
                <w:bCs/>
                <w:sz w:val="24"/>
                <w:szCs w:val="24"/>
              </w:rPr>
              <w:t xml:space="preserve"> Speaker: </w:t>
            </w:r>
            <w:r w:rsidRPr="0E792681" w:rsidR="0BF1A5C7">
              <w:rPr>
                <w:sz w:val="24"/>
                <w:szCs w:val="24"/>
              </w:rPr>
              <w:t>Dorcas Mutemi</w:t>
            </w:r>
          </w:p>
          <w:p w:rsidRPr="00097777" w:rsidR="00097777" w:rsidP="0E792681" w:rsidRDefault="0FF782B8" w14:paraId="2B7BA738" w14:textId="43966811">
            <w:pPr>
              <w:spacing w:after="0"/>
              <w:ind w:left="0" w:hanging="2"/>
              <w:rPr>
                <w:b/>
                <w:bCs/>
                <w:sz w:val="24"/>
                <w:szCs w:val="24"/>
              </w:rPr>
            </w:pPr>
            <w:r w:rsidRPr="0E792681">
              <w:rPr>
                <w:b/>
                <w:bCs/>
                <w:sz w:val="24"/>
                <w:szCs w:val="24"/>
              </w:rPr>
              <w:t xml:space="preserve">Moderator: </w:t>
            </w:r>
            <w:r w:rsidRPr="0E792681" w:rsidR="0DC30B42">
              <w:rPr>
                <w:sz w:val="24"/>
                <w:szCs w:val="24"/>
              </w:rPr>
              <w:t>Esha Mohammed</w:t>
            </w:r>
          </w:p>
          <w:p w:rsidRPr="00097777" w:rsidR="00097777" w:rsidP="0E792681" w:rsidRDefault="59BE1C62" w14:paraId="41CAD002" w14:textId="77777777">
            <w:pPr>
              <w:spacing w:after="0"/>
              <w:ind w:left="0" w:hanging="2"/>
              <w:rPr>
                <w:b/>
                <w:bCs/>
                <w:sz w:val="24"/>
                <w:szCs w:val="24"/>
              </w:rPr>
            </w:pPr>
            <w:r w:rsidRPr="0E792681">
              <w:rPr>
                <w:b/>
                <w:bCs/>
                <w:sz w:val="24"/>
                <w:szCs w:val="24"/>
              </w:rPr>
              <w:t xml:space="preserve">Panelist: </w:t>
            </w:r>
          </w:p>
          <w:p w:rsidR="6C1E1A30" w:rsidRDefault="1B23C617" w14:paraId="6303D5EC" w14:textId="2DB40F5F">
            <w:pPr>
              <w:numPr>
                <w:ilvl w:val="0"/>
                <w:numId w:val="34"/>
              </w:numPr>
              <w:spacing w:after="0" w:line="240" w:lineRule="auto"/>
              <w:ind w:leftChars="0" w:firstLineChars="0"/>
              <w:rPr>
                <w:sz w:val="24"/>
                <w:szCs w:val="24"/>
              </w:rPr>
            </w:pPr>
            <w:r w:rsidRPr="0E792681">
              <w:rPr>
                <w:sz w:val="24"/>
                <w:szCs w:val="24"/>
              </w:rPr>
              <w:t xml:space="preserve">Hon: </w:t>
            </w:r>
            <w:proofErr w:type="spellStart"/>
            <w:r w:rsidRPr="0E792681" w:rsidR="1AB2D042">
              <w:rPr>
                <w:sz w:val="24"/>
                <w:szCs w:val="24"/>
              </w:rPr>
              <w:t>Fikirini</w:t>
            </w:r>
            <w:proofErr w:type="spellEnd"/>
            <w:r w:rsidRPr="0E792681" w:rsidR="1AB2D042">
              <w:rPr>
                <w:sz w:val="24"/>
                <w:szCs w:val="24"/>
              </w:rPr>
              <w:t xml:space="preserve"> Jacobs </w:t>
            </w:r>
            <w:proofErr w:type="spellStart"/>
            <w:r w:rsidRPr="0E792681" w:rsidR="1AB2D042">
              <w:rPr>
                <w:sz w:val="24"/>
                <w:szCs w:val="24"/>
              </w:rPr>
              <w:t>Katoi</w:t>
            </w:r>
            <w:proofErr w:type="spellEnd"/>
            <w:r w:rsidRPr="0E792681" w:rsidR="1AB2D042">
              <w:rPr>
                <w:sz w:val="24"/>
                <w:szCs w:val="24"/>
              </w:rPr>
              <w:t xml:space="preserve"> Kahindi, </w:t>
            </w:r>
            <w:r w:rsidRPr="0E792681" w:rsidR="1AB2D042">
              <w:rPr>
                <w:i/>
                <w:iCs/>
                <w:sz w:val="24"/>
                <w:szCs w:val="24"/>
              </w:rPr>
              <w:t>Principal Secretary for the State Department for Youth Affairs and Creative Economy</w:t>
            </w:r>
          </w:p>
          <w:p w:rsidR="3323D5BA" w:rsidP="6D0C1489" w:rsidRDefault="20CF8434" w14:paraId="2CB0EFF2" w14:textId="37FB33E6">
            <w:pPr>
              <w:numPr>
                <w:ilvl w:val="0"/>
                <w:numId w:val="34"/>
              </w:numPr>
              <w:spacing w:after="0" w:line="240" w:lineRule="auto"/>
              <w:ind w:leftChars="0" w:firstLineChars="0"/>
              <w:rPr>
                <w:i w:val="1"/>
                <w:iCs w:val="1"/>
                <w:sz w:val="24"/>
                <w:szCs w:val="24"/>
              </w:rPr>
            </w:pPr>
            <w:r w:rsidRPr="6D0C1489" w:rsidR="2ACB0962">
              <w:rPr>
                <w:sz w:val="24"/>
                <w:szCs w:val="24"/>
              </w:rPr>
              <w:t xml:space="preserve">Ms. </w:t>
            </w:r>
            <w:r w:rsidRPr="6D0C1489" w:rsidR="299FE547">
              <w:rPr>
                <w:sz w:val="24"/>
                <w:szCs w:val="24"/>
              </w:rPr>
              <w:t>Sabrina M</w:t>
            </w:r>
            <w:r w:rsidRPr="6D0C1489" w:rsidR="33ADA605">
              <w:rPr>
                <w:sz w:val="24"/>
                <w:szCs w:val="24"/>
              </w:rPr>
              <w:t>.</w:t>
            </w:r>
            <w:r w:rsidRPr="6D0C1489" w:rsidR="299FE547">
              <w:rPr>
                <w:sz w:val="24"/>
                <w:szCs w:val="24"/>
              </w:rPr>
              <w:t xml:space="preserve"> Jefwa</w:t>
            </w:r>
            <w:r w:rsidRPr="6D0C1489" w:rsidR="1FBBE015">
              <w:rPr>
                <w:sz w:val="24"/>
                <w:szCs w:val="24"/>
              </w:rPr>
              <w:t>,</w:t>
            </w:r>
            <w:r w:rsidRPr="6D0C1489" w:rsidR="299FE547">
              <w:rPr>
                <w:sz w:val="24"/>
                <w:szCs w:val="24"/>
              </w:rPr>
              <w:t xml:space="preserve"> </w:t>
            </w:r>
            <w:r w:rsidRPr="6D0C1489" w:rsidR="299FE547">
              <w:rPr>
                <w:i w:val="1"/>
                <w:iCs w:val="1"/>
                <w:sz w:val="24"/>
                <w:szCs w:val="24"/>
              </w:rPr>
              <w:t>CECM</w:t>
            </w:r>
            <w:r w:rsidRPr="6D0C1489" w:rsidR="14F6A031">
              <w:rPr>
                <w:i w:val="1"/>
                <w:iCs w:val="1"/>
                <w:sz w:val="24"/>
                <w:szCs w:val="24"/>
              </w:rPr>
              <w:t>,</w:t>
            </w:r>
            <w:r w:rsidRPr="6D0C1489" w:rsidR="299FE547">
              <w:rPr>
                <w:i w:val="1"/>
                <w:iCs w:val="1"/>
                <w:sz w:val="24"/>
                <w:szCs w:val="24"/>
              </w:rPr>
              <w:t xml:space="preserve"> Blue Economy, Lamu</w:t>
            </w:r>
          </w:p>
          <w:p w:rsidR="6D0C1489" w:rsidP="6D0C1489" w:rsidRDefault="6D0C1489" w14:paraId="294B00E0" w14:textId="2D987B5F">
            <w:pPr>
              <w:numPr>
                <w:ilvl w:val="0"/>
                <w:numId w:val="34"/>
              </w:numPr>
              <w:spacing w:after="0" w:line="240" w:lineRule="auto"/>
              <w:ind w:leftChars="0" w:firstLineChars="0"/>
              <w:rPr>
                <w:i w:val="1"/>
                <w:iCs w:val="1"/>
                <w:sz w:val="24"/>
                <w:szCs w:val="24"/>
              </w:rPr>
            </w:pPr>
          </w:p>
          <w:p w:rsidRPr="00097777" w:rsidR="00097777" w:rsidP="0E792681" w:rsidRDefault="00097777" w14:paraId="1C9AAD34" w14:textId="7BF9D1B4">
            <w:pPr>
              <w:spacing w:after="0" w:line="240" w:lineRule="auto"/>
              <w:ind w:left="0" w:hanging="2"/>
              <w:rPr>
                <w:sz w:val="24"/>
                <w:szCs w:val="24"/>
              </w:rPr>
            </w:pPr>
          </w:p>
        </w:tc>
      </w:tr>
      <w:tr w:rsidRPr="00E372AA" w:rsidR="00097777" w:rsidTr="6D0C1489" w14:paraId="4A12C529" w14:textId="77777777">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372AA" w:rsidR="00097777" w:rsidP="0E792681" w:rsidRDefault="06444826" w14:paraId="36E43D64" w14:textId="6E3DECD3">
            <w:pPr>
              <w:ind w:left="0" w:hanging="2"/>
              <w:rPr>
                <w:sz w:val="24"/>
                <w:szCs w:val="24"/>
              </w:rPr>
            </w:pPr>
            <w:r w:rsidRPr="0E792681">
              <w:rPr>
                <w:sz w:val="24"/>
                <w:szCs w:val="24"/>
              </w:rPr>
              <w:t>10:00 AM- 11:15 AM</w:t>
            </w:r>
          </w:p>
        </w:tc>
        <w:tc>
          <w:tcPr>
            <w:tcW w:w="7087"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97777" w:rsidR="00097777" w:rsidP="0E792681" w:rsidRDefault="06444826" w14:paraId="6D13EB15" w14:textId="37FF216F">
            <w:pPr>
              <w:ind w:left="0" w:hanging="2"/>
              <w:rPr>
                <w:b/>
                <w:bCs/>
                <w:sz w:val="24"/>
                <w:szCs w:val="24"/>
              </w:rPr>
            </w:pPr>
            <w:r w:rsidRPr="0E792681">
              <w:rPr>
                <w:b/>
                <w:bCs/>
                <w:sz w:val="24"/>
                <w:szCs w:val="24"/>
              </w:rPr>
              <w:t xml:space="preserve">Plenary session </w:t>
            </w:r>
            <w:r w:rsidRPr="0E792681" w:rsidR="52E3FBC3">
              <w:rPr>
                <w:b/>
                <w:bCs/>
                <w:sz w:val="24"/>
                <w:szCs w:val="24"/>
              </w:rPr>
              <w:t>10</w:t>
            </w:r>
            <w:r w:rsidRPr="0E792681">
              <w:rPr>
                <w:b/>
                <w:bCs/>
                <w:sz w:val="24"/>
                <w:szCs w:val="24"/>
              </w:rPr>
              <w:t xml:space="preserve"> </w:t>
            </w:r>
          </w:p>
          <w:p w:rsidRPr="00097777" w:rsidR="00097777" w:rsidP="0E792681" w:rsidRDefault="06444826" w14:paraId="777D98D6" w14:textId="50555248">
            <w:pPr>
              <w:spacing w:after="0"/>
              <w:ind w:left="0" w:leftChars="0" w:firstLine="0" w:firstLineChars="0"/>
              <w:rPr>
                <w:b/>
                <w:bCs/>
                <w:sz w:val="24"/>
                <w:szCs w:val="24"/>
              </w:rPr>
            </w:pPr>
            <w:r w:rsidRPr="0E792681">
              <w:rPr>
                <w:b/>
                <w:bCs/>
                <w:sz w:val="24"/>
                <w:szCs w:val="24"/>
              </w:rPr>
              <w:t>Title</w:t>
            </w:r>
            <w:r w:rsidRPr="0E792681" w:rsidR="7A487345">
              <w:rPr>
                <w:sz w:val="24"/>
                <w:szCs w:val="24"/>
              </w:rPr>
              <w:t>: Investing in Coastal Futures:</w:t>
            </w:r>
            <w:r w:rsidRPr="0E792681">
              <w:rPr>
                <w:sz w:val="24"/>
                <w:szCs w:val="24"/>
                <w:lang w:eastAsia="zh-CN"/>
              </w:rPr>
              <w:t> </w:t>
            </w:r>
            <w:r w:rsidRPr="0E792681" w:rsidR="7B77CDD2">
              <w:rPr>
                <w:sz w:val="24"/>
                <w:szCs w:val="24"/>
                <w:lang w:eastAsia="zh-CN"/>
              </w:rPr>
              <w:t>Sustainable,</w:t>
            </w:r>
            <w:r w:rsidRPr="0E792681" w:rsidR="68956301">
              <w:rPr>
                <w:sz w:val="24"/>
                <w:szCs w:val="24"/>
                <w:lang w:eastAsia="zh-CN"/>
              </w:rPr>
              <w:t xml:space="preserve"> Inclusive and Resilient Cities.</w:t>
            </w:r>
          </w:p>
          <w:p w:rsidRPr="00097777" w:rsidR="00097777" w:rsidP="0E792681" w:rsidRDefault="06444826" w14:paraId="285D4AB2" w14:textId="77777777">
            <w:pPr>
              <w:spacing w:after="0"/>
              <w:ind w:left="0" w:hanging="2"/>
              <w:rPr>
                <w:b/>
                <w:bCs/>
                <w:sz w:val="24"/>
                <w:szCs w:val="24"/>
              </w:rPr>
            </w:pPr>
            <w:r w:rsidRPr="0E792681">
              <w:rPr>
                <w:b/>
                <w:bCs/>
                <w:sz w:val="24"/>
                <w:szCs w:val="24"/>
              </w:rPr>
              <w:t xml:space="preserve">Venue: </w:t>
            </w:r>
            <w:r w:rsidRPr="0E792681">
              <w:rPr>
                <w:sz w:val="24"/>
                <w:szCs w:val="24"/>
              </w:rPr>
              <w:t>Main Arena</w:t>
            </w:r>
          </w:p>
          <w:p w:rsidR="00097777" w:rsidP="0E792681" w:rsidRDefault="4FC0D85D" w14:paraId="4842EE8E" w14:textId="727A2CCE">
            <w:pPr>
              <w:spacing w:after="0"/>
              <w:ind w:left="0" w:hanging="2"/>
              <w:rPr>
                <w:b w:val="0"/>
                <w:bCs w:val="0"/>
                <w:sz w:val="24"/>
                <w:szCs w:val="24"/>
              </w:rPr>
            </w:pPr>
            <w:r w:rsidRPr="6D0C1489" w:rsidR="2DA34BFD">
              <w:rPr>
                <w:b w:val="1"/>
                <w:bCs w:val="1"/>
                <w:sz w:val="24"/>
                <w:szCs w:val="24"/>
              </w:rPr>
              <w:t xml:space="preserve">Moderator: </w:t>
            </w:r>
            <w:r w:rsidRPr="6D0C1489" w:rsidR="3506C47B">
              <w:rPr>
                <w:b w:val="0"/>
                <w:bCs w:val="0"/>
                <w:sz w:val="24"/>
                <w:szCs w:val="24"/>
              </w:rPr>
              <w:t xml:space="preserve">Hon. Nasra </w:t>
            </w:r>
            <w:ins w:author="Rukiya Jamal" w:date="2026-10-19T12:27:50.544Z" w16du:dateUtc="2026-10-19T12:27:50.544Z" w:id="357908666">
              <w:r w:rsidRPr="6D0C1489" w:rsidR="7D7EA66A">
                <w:rPr>
                  <w:b w:val="0"/>
                  <w:bCs w:val="0"/>
                  <w:sz w:val="24"/>
                  <w:szCs w:val="24"/>
                </w:rPr>
                <w:t>N</w:t>
              </w:r>
            </w:ins>
            <w:del w:author="Rukiya Jamal" w:date="2026-10-19T12:27:49.935Z" w16du:dateUtc="2026-10-19T12:27:49.935Z" w:id="1708155450">
              <w:r w:rsidRPr="6D0C1489" w:rsidDel="3506C47B">
                <w:rPr>
                  <w:b w:val="0"/>
                  <w:bCs w:val="0"/>
                  <w:sz w:val="24"/>
                  <w:szCs w:val="24"/>
                </w:rPr>
                <w:delText>S</w:delText>
              </w:r>
            </w:del>
            <w:r w:rsidRPr="6D0C1489" w:rsidR="3506C47B">
              <w:rPr>
                <w:b w:val="0"/>
                <w:bCs w:val="0"/>
                <w:sz w:val="24"/>
                <w:szCs w:val="24"/>
              </w:rPr>
              <w:t xml:space="preserve">anda, Chair Africa </w:t>
            </w:r>
            <w:r w:rsidRPr="6D0C1489" w:rsidR="10D96458">
              <w:rPr>
                <w:b w:val="0"/>
                <w:bCs w:val="0"/>
                <w:sz w:val="24"/>
                <w:szCs w:val="24"/>
              </w:rPr>
              <w:t>World GBC</w:t>
            </w:r>
          </w:p>
          <w:p w:rsidR="00097777" w:rsidP="0E792681" w:rsidRDefault="06444826" w14:paraId="41BCEA79" w14:textId="291BFF85">
            <w:pPr>
              <w:spacing w:after="0"/>
              <w:ind w:left="0" w:hanging="2"/>
              <w:rPr>
                <w:b/>
                <w:bCs/>
                <w:sz w:val="24"/>
                <w:szCs w:val="24"/>
              </w:rPr>
            </w:pPr>
            <w:r w:rsidRPr="0E792681">
              <w:rPr>
                <w:b/>
                <w:bCs/>
                <w:sz w:val="24"/>
                <w:szCs w:val="24"/>
              </w:rPr>
              <w:t>Keynote Address</w:t>
            </w:r>
          </w:p>
          <w:p w:rsidRPr="00097777" w:rsidR="00097777" w:rsidRDefault="00097777" w14:paraId="1092EEBE" w14:textId="60249502">
            <w:pPr>
              <w:numPr>
                <w:ilvl w:val="0"/>
                <w:numId w:val="36"/>
              </w:numPr>
              <w:spacing w:after="0"/>
              <w:ind w:leftChars="0" w:firstLineChars="0"/>
              <w:rPr>
                <w:sz w:val="24"/>
                <w:szCs w:val="24"/>
              </w:rPr>
            </w:pPr>
          </w:p>
          <w:p w:rsidRPr="00097777" w:rsidR="00097777" w:rsidP="0E792681" w:rsidRDefault="00097777" w14:paraId="2BBE137C" w14:textId="6FDD9708">
            <w:pPr>
              <w:spacing w:after="0"/>
              <w:ind w:left="0" w:hanging="2"/>
              <w:rPr>
                <w:b/>
                <w:bCs/>
                <w:sz w:val="24"/>
                <w:szCs w:val="24"/>
              </w:rPr>
            </w:pPr>
          </w:p>
          <w:p w:rsidRPr="00097777" w:rsidR="00097777" w:rsidP="0E792681" w:rsidRDefault="06444826" w14:paraId="56A10093" w14:textId="40166637">
            <w:pPr>
              <w:suppressAutoHyphens w:val="0"/>
              <w:spacing w:after="0" w:line="276" w:lineRule="auto"/>
              <w:ind w:left="0" w:hanging="2"/>
              <w:textDirection w:val="lrTb"/>
              <w:textAlignment w:val="auto"/>
              <w:rPr>
                <w:b/>
                <w:bCs/>
                <w:kern w:val="0"/>
                <w:position w:val="0"/>
                <w:sz w:val="24"/>
                <w:szCs w:val="24"/>
                <w:lang w:eastAsia="zh-CN"/>
              </w:rPr>
            </w:pPr>
            <w:r w:rsidRPr="0E792681">
              <w:rPr>
                <w:b/>
                <w:bCs/>
                <w:sz w:val="24"/>
                <w:szCs w:val="24"/>
              </w:rPr>
              <w:t>Pa</w:t>
            </w:r>
            <w:r w:rsidRPr="0E792681" w:rsidR="3A531655">
              <w:rPr>
                <w:b/>
                <w:bCs/>
                <w:sz w:val="24"/>
                <w:szCs w:val="24"/>
              </w:rPr>
              <w:t>rtners</w:t>
            </w:r>
            <w:r w:rsidRPr="0E792681">
              <w:rPr>
                <w:b/>
                <w:bCs/>
                <w:sz w:val="24"/>
                <w:szCs w:val="24"/>
              </w:rPr>
              <w:t>:</w:t>
            </w:r>
          </w:p>
          <w:p w:rsidRPr="00097777" w:rsidR="00097777" w:rsidRDefault="0EE050BB" w14:paraId="615B4843" w14:textId="76BB013D">
            <w:pPr>
              <w:numPr>
                <w:ilvl w:val="0"/>
                <w:numId w:val="35"/>
              </w:numPr>
              <w:suppressAutoHyphens w:val="0"/>
              <w:spacing w:after="0" w:line="276" w:lineRule="auto"/>
              <w:ind w:leftChars="0" w:firstLineChars="0"/>
              <w:textDirection w:val="lrTb"/>
              <w:textAlignment w:val="auto"/>
              <w:rPr>
                <w:sz w:val="24"/>
                <w:szCs w:val="24"/>
                <w:lang w:eastAsia="zh-CN"/>
              </w:rPr>
            </w:pPr>
            <w:r w:rsidRPr="2579728A">
              <w:rPr>
                <w:sz w:val="24"/>
                <w:szCs w:val="24"/>
                <w:lang w:eastAsia="zh-CN"/>
              </w:rPr>
              <w:t>Mr. Mzee Mwinyi Mzee</w:t>
            </w:r>
            <w:r w:rsidRPr="2579728A" w:rsidR="06147423">
              <w:rPr>
                <w:sz w:val="24"/>
                <w:szCs w:val="24"/>
                <w:lang w:eastAsia="zh-CN"/>
              </w:rPr>
              <w:t xml:space="preserve">, </w:t>
            </w:r>
            <w:r w:rsidRPr="2579728A">
              <w:rPr>
                <w:i/>
                <w:iCs/>
                <w:sz w:val="24"/>
                <w:szCs w:val="24"/>
                <w:lang w:eastAsia="zh-CN"/>
              </w:rPr>
              <w:t xml:space="preserve">Coast Development </w:t>
            </w:r>
            <w:r w:rsidRPr="2579728A" w:rsidR="22272B82">
              <w:rPr>
                <w:i/>
                <w:iCs/>
                <w:sz w:val="24"/>
                <w:szCs w:val="24"/>
                <w:lang w:eastAsia="zh-CN"/>
              </w:rPr>
              <w:t>Authority</w:t>
            </w:r>
          </w:p>
          <w:p w:rsidRPr="00097777" w:rsidR="00097777" w:rsidRDefault="691C2949" w14:paraId="1F0337C1" w14:textId="3D4AEA7D">
            <w:pPr>
              <w:numPr>
                <w:ilvl w:val="0"/>
                <w:numId w:val="35"/>
              </w:numPr>
              <w:suppressAutoHyphens w:val="0"/>
              <w:spacing w:after="0" w:line="276" w:lineRule="auto"/>
              <w:ind w:leftChars="0" w:firstLineChars="0"/>
              <w:textDirection w:val="lrTb"/>
              <w:textAlignment w:val="auto"/>
              <w:rPr>
                <w:sz w:val="24"/>
                <w:szCs w:val="24"/>
                <w:lang w:eastAsia="zh-CN"/>
              </w:rPr>
            </w:pPr>
            <w:r w:rsidRPr="0E792681">
              <w:rPr>
                <w:sz w:val="24"/>
                <w:szCs w:val="24"/>
                <w:lang w:eastAsia="zh-CN"/>
              </w:rPr>
              <w:t>Megan Hommes</w:t>
            </w:r>
          </w:p>
          <w:p w:rsidRPr="00097777" w:rsidR="00097777" w:rsidRDefault="4B037698" w14:paraId="5B7C493E" w14:textId="67642A18">
            <w:pPr>
              <w:numPr>
                <w:ilvl w:val="0"/>
                <w:numId w:val="35"/>
              </w:numPr>
              <w:suppressAutoHyphens w:val="0"/>
              <w:spacing w:after="0" w:line="276" w:lineRule="auto"/>
              <w:ind w:leftChars="0" w:firstLineChars="0"/>
              <w:textDirection w:val="lrTb"/>
              <w:textAlignment w:val="auto"/>
              <w:rPr>
                <w:kern w:val="0"/>
                <w:position w:val="0"/>
                <w:sz w:val="24"/>
                <w:szCs w:val="24"/>
                <w:lang w:eastAsia="zh-CN"/>
              </w:rPr>
            </w:pPr>
            <w:r w:rsidRPr="0E792681">
              <w:rPr>
                <w:sz w:val="24"/>
                <w:szCs w:val="24"/>
                <w:lang w:eastAsia="zh-CN"/>
              </w:rPr>
              <w:t>Bamburi Cement</w:t>
            </w:r>
          </w:p>
        </w:tc>
      </w:tr>
      <w:tr w:rsidRPr="00E372AA" w:rsidR="00097777" w:rsidTr="6D0C1489" w14:paraId="6B0B4313" w14:textId="77777777">
        <w:tc>
          <w:tcPr>
            <w:tcW w:w="2263" w:type="dxa"/>
            <w:tcMar/>
          </w:tcPr>
          <w:p w:rsidRPr="00E372AA" w:rsidR="00097777" w:rsidP="0E792681" w:rsidRDefault="06444826" w14:paraId="4D22967A" w14:textId="77777777">
            <w:pPr>
              <w:spacing w:after="0" w:line="240" w:lineRule="auto"/>
              <w:ind w:left="0" w:hanging="2"/>
              <w:rPr>
                <w:sz w:val="24"/>
                <w:szCs w:val="24"/>
              </w:rPr>
            </w:pPr>
            <w:r w:rsidRPr="0E792681">
              <w:rPr>
                <w:sz w:val="24"/>
                <w:szCs w:val="24"/>
              </w:rPr>
              <w:t xml:space="preserve">11:35- 1:00 PM </w:t>
            </w:r>
          </w:p>
        </w:tc>
        <w:tc>
          <w:tcPr>
            <w:tcW w:w="2760" w:type="dxa"/>
            <w:tcMar/>
          </w:tcPr>
          <w:p w:rsidRPr="003F3963" w:rsidR="00097777" w:rsidP="0E792681" w:rsidRDefault="06444826" w14:paraId="42F3A554" w14:textId="77777777">
            <w:pPr>
              <w:spacing w:after="0" w:line="240" w:lineRule="auto"/>
              <w:ind w:left="0" w:hanging="2"/>
              <w:rPr>
                <w:b/>
                <w:bCs/>
                <w:sz w:val="24"/>
                <w:szCs w:val="24"/>
              </w:rPr>
            </w:pPr>
            <w:r w:rsidRPr="0E792681">
              <w:rPr>
                <w:b/>
                <w:bCs/>
                <w:sz w:val="24"/>
                <w:szCs w:val="24"/>
              </w:rPr>
              <w:t xml:space="preserve">Sustainable Economies Village </w:t>
            </w:r>
          </w:p>
          <w:p w:rsidRPr="003F3963" w:rsidR="00097777" w:rsidP="0E792681" w:rsidRDefault="00097777" w14:paraId="181A6DA5" w14:textId="77777777">
            <w:pPr>
              <w:spacing w:after="0" w:line="240" w:lineRule="auto"/>
              <w:ind w:left="0" w:hanging="2"/>
              <w:rPr>
                <w:b/>
                <w:bCs/>
                <w:sz w:val="24"/>
                <w:szCs w:val="24"/>
              </w:rPr>
            </w:pPr>
          </w:p>
          <w:p w:rsidR="43DF1FA7" w:rsidP="0E792681" w:rsidRDefault="43DF1FA7" w14:paraId="6D8E724E" w14:textId="4B1C048B">
            <w:pPr>
              <w:spacing w:after="0" w:line="240" w:lineRule="auto"/>
              <w:ind w:left="0" w:hanging="2"/>
              <w:rPr>
                <w:b/>
                <w:bCs/>
                <w:sz w:val="24"/>
                <w:szCs w:val="24"/>
              </w:rPr>
            </w:pPr>
          </w:p>
          <w:p w:rsidRPr="003F3963" w:rsidR="00097777" w:rsidP="0E792681" w:rsidRDefault="198B0555" w14:paraId="48ED1C85" w14:textId="3C02B123">
            <w:pPr>
              <w:spacing w:after="0" w:line="240" w:lineRule="auto"/>
              <w:ind w:left="0" w:hanging="2"/>
              <w:rPr>
                <w:b/>
                <w:bCs/>
                <w:sz w:val="24"/>
                <w:szCs w:val="24"/>
              </w:rPr>
            </w:pPr>
            <w:r w:rsidRPr="0E792681">
              <w:rPr>
                <w:b/>
                <w:bCs/>
                <w:sz w:val="24"/>
                <w:szCs w:val="24"/>
              </w:rPr>
              <w:t xml:space="preserve">Workshop 14 </w:t>
            </w:r>
          </w:p>
          <w:p w:rsidR="43DF1FA7" w:rsidP="0E792681" w:rsidRDefault="43DF1FA7" w14:paraId="3176D059" w14:textId="3E2BF756">
            <w:pPr>
              <w:spacing w:after="0" w:line="240" w:lineRule="auto"/>
              <w:ind w:left="0" w:hanging="2"/>
              <w:rPr>
                <w:b/>
                <w:bCs/>
                <w:sz w:val="24"/>
                <w:szCs w:val="24"/>
              </w:rPr>
            </w:pPr>
          </w:p>
          <w:p w:rsidRPr="003F3963" w:rsidR="00097777" w:rsidP="0E792681" w:rsidRDefault="59BE1C62" w14:paraId="35A3C6E8" w14:textId="7A4C4B3D">
            <w:pPr>
              <w:spacing w:after="0" w:line="276" w:lineRule="auto"/>
              <w:ind w:left="0" w:hanging="2"/>
              <w:rPr>
                <w:kern w:val="0"/>
                <w:position w:val="0"/>
                <w:sz w:val="24"/>
                <w:szCs w:val="24"/>
                <w:lang w:eastAsia="zh-CN"/>
              </w:rPr>
            </w:pPr>
            <w:r w:rsidRPr="0E792681">
              <w:rPr>
                <w:b/>
                <w:bCs/>
                <w:sz w:val="24"/>
                <w:szCs w:val="24"/>
              </w:rPr>
              <w:t>Title</w:t>
            </w:r>
            <w:r w:rsidRPr="0E792681" w:rsidR="13A804EC">
              <w:rPr>
                <w:b/>
                <w:bCs/>
                <w:sz w:val="24"/>
                <w:szCs w:val="24"/>
              </w:rPr>
              <w:t xml:space="preserve">: </w:t>
            </w:r>
            <w:r w:rsidRPr="0E792681" w:rsidR="13A804EC">
              <w:rPr>
                <w:sz w:val="24"/>
                <w:szCs w:val="24"/>
              </w:rPr>
              <w:t xml:space="preserve">Financing </w:t>
            </w:r>
            <w:r w:rsidRPr="0E792681" w:rsidR="06697A0B">
              <w:rPr>
                <w:sz w:val="24"/>
                <w:szCs w:val="24"/>
                <w:lang w:eastAsia="zh-CN"/>
              </w:rPr>
              <w:t>the Future of Pwani: Exploring new models for sustaining and scaling development</w:t>
            </w:r>
            <w:r w:rsidRPr="0E792681" w:rsidR="571D0407">
              <w:rPr>
                <w:sz w:val="24"/>
                <w:szCs w:val="24"/>
                <w:lang w:eastAsia="zh-CN"/>
              </w:rPr>
              <w:t xml:space="preserve"> work</w:t>
            </w:r>
            <w:r w:rsidRPr="0E792681" w:rsidR="06697A0B">
              <w:rPr>
                <w:sz w:val="24"/>
                <w:szCs w:val="24"/>
                <w:lang w:eastAsia="zh-CN"/>
              </w:rPr>
              <w:t xml:space="preserve"> across the coast. </w:t>
            </w:r>
          </w:p>
          <w:p w:rsidR="43DF1FA7" w:rsidP="0E792681" w:rsidRDefault="43DF1FA7" w14:paraId="4AFF2220" w14:textId="394E10DB">
            <w:pPr>
              <w:spacing w:after="0" w:line="240" w:lineRule="auto"/>
              <w:ind w:left="0" w:hanging="2"/>
              <w:rPr>
                <w:b/>
                <w:bCs/>
                <w:sz w:val="24"/>
                <w:szCs w:val="24"/>
              </w:rPr>
            </w:pPr>
          </w:p>
          <w:p w:rsidR="59FDB864" w:rsidP="0E792681" w:rsidRDefault="5D3137E3" w14:paraId="5E2B5FA9" w14:textId="71C3BFB8">
            <w:pPr>
              <w:spacing w:after="0" w:line="240" w:lineRule="auto"/>
              <w:ind w:left="0" w:hanging="2"/>
              <w:rPr>
                <w:b/>
                <w:bCs/>
                <w:sz w:val="24"/>
                <w:szCs w:val="24"/>
              </w:rPr>
            </w:pPr>
            <w:r w:rsidRPr="0E792681">
              <w:rPr>
                <w:b/>
                <w:bCs/>
                <w:sz w:val="24"/>
                <w:szCs w:val="24"/>
              </w:rPr>
              <w:t>Keynote Address</w:t>
            </w:r>
          </w:p>
          <w:p w:rsidR="43DF1FA7" w:rsidP="0E792681" w:rsidRDefault="547E411E" w14:paraId="09289D44" w14:textId="388A8288">
            <w:pPr>
              <w:spacing w:after="0" w:line="240" w:lineRule="auto"/>
              <w:ind w:left="0" w:hanging="2"/>
              <w:rPr>
                <w:sz w:val="24"/>
                <w:szCs w:val="24"/>
              </w:rPr>
            </w:pPr>
            <w:r w:rsidRPr="5763EBA3" w:rsidR="083897DE">
              <w:rPr>
                <w:sz w:val="24"/>
                <w:szCs w:val="24"/>
              </w:rPr>
              <w:t>MasterCard Foundation</w:t>
            </w:r>
          </w:p>
          <w:p w:rsidR="26A9F9EC" w:rsidP="0E792681" w:rsidRDefault="26A9F9EC" w14:paraId="46C3C67D" w14:textId="5C3879B0">
            <w:pPr>
              <w:spacing w:after="0" w:line="240" w:lineRule="auto"/>
              <w:ind w:left="0" w:hanging="2"/>
              <w:rPr>
                <w:sz w:val="24"/>
                <w:szCs w:val="24"/>
              </w:rPr>
            </w:pPr>
          </w:p>
          <w:p w:rsidRPr="003F3963" w:rsidR="00097777" w:rsidP="6D0C1489" w:rsidRDefault="11CFD173" w14:paraId="67129376" w14:textId="682260F9">
            <w:pPr>
              <w:pStyle w:val="Normal"/>
              <w:suppressLineNumbers w:val="0"/>
              <w:bidi w:val="0"/>
              <w:spacing w:before="0" w:beforeAutospacing="off" w:after="0" w:afterAutospacing="off" w:line="240" w:lineRule="auto"/>
              <w:ind w:left="0" w:right="0" w:hanging="2"/>
              <w:jc w:val="left"/>
            </w:pPr>
            <w:r w:rsidRPr="6D0C1489" w:rsidR="5AE84C90">
              <w:rPr>
                <w:b w:val="1"/>
                <w:bCs w:val="1"/>
                <w:sz w:val="24"/>
                <w:szCs w:val="24"/>
              </w:rPr>
              <w:t xml:space="preserve">Venue: </w:t>
            </w:r>
            <w:r w:rsidRPr="6D0C1489" w:rsidR="30149092">
              <w:rPr>
                <w:sz w:val="24"/>
                <w:szCs w:val="24"/>
              </w:rPr>
              <w:t>Amphitheatre</w:t>
            </w:r>
            <w:r w:rsidRPr="6D0C1489" w:rsidR="30149092">
              <w:rPr>
                <w:sz w:val="24"/>
                <w:szCs w:val="24"/>
              </w:rPr>
              <w:t xml:space="preserve"> </w:t>
            </w:r>
          </w:p>
          <w:p w:rsidRPr="003F3963" w:rsidR="00097777" w:rsidP="5763EBA3" w:rsidRDefault="06444826" w14:paraId="4EB00642" w14:textId="14E47CC7">
            <w:pPr>
              <w:pStyle w:val="Normal"/>
              <w:spacing w:after="0" w:line="240" w:lineRule="auto"/>
              <w:ind w:left="0" w:hanging="2"/>
              <w:rPr>
                <w:b w:val="1"/>
                <w:bCs w:val="1"/>
                <w:sz w:val="24"/>
                <w:szCs w:val="24"/>
              </w:rPr>
            </w:pPr>
            <w:r w:rsidRPr="5763EBA3" w:rsidR="5A212547">
              <w:rPr>
                <w:b w:val="1"/>
                <w:bCs w:val="1"/>
                <w:sz w:val="24"/>
                <w:szCs w:val="24"/>
              </w:rPr>
              <w:t>Moderator:</w:t>
            </w:r>
            <w:r w:rsidRPr="5763EBA3" w:rsidR="2A0BDA15">
              <w:rPr>
                <w:b w:val="1"/>
                <w:bCs w:val="1"/>
                <w:sz w:val="24"/>
                <w:szCs w:val="24"/>
              </w:rPr>
              <w:t xml:space="preserve"> </w:t>
            </w:r>
            <w:r w:rsidRPr="5763EBA3" w:rsidR="2A0BDA15">
              <w:rPr>
                <w:sz w:val="24"/>
                <w:szCs w:val="24"/>
              </w:rPr>
              <w:t>Otumbo</w:t>
            </w:r>
            <w:r w:rsidRPr="5763EBA3" w:rsidR="5A212547">
              <w:rPr>
                <w:b w:val="1"/>
                <w:bCs w:val="1"/>
                <w:sz w:val="24"/>
                <w:szCs w:val="24"/>
              </w:rPr>
              <w:t xml:space="preserve"> </w:t>
            </w:r>
            <w:r w:rsidRPr="5763EBA3" w:rsidR="06697A0B">
              <w:rPr>
                <w:sz w:val="24"/>
                <w:szCs w:val="24"/>
              </w:rPr>
              <w:t>Vincent</w:t>
            </w:r>
            <w:r w:rsidRPr="5763EBA3" w:rsidR="4B9A36B1">
              <w:rPr>
                <w:sz w:val="24"/>
                <w:szCs w:val="24"/>
              </w:rPr>
              <w:t>, Co-founder &amp; Principal Consultant, SAV SKILLS</w:t>
            </w:r>
            <w:r w:rsidRPr="5763EBA3" w:rsidR="06697A0B">
              <w:rPr>
                <w:sz w:val="24"/>
                <w:szCs w:val="24"/>
              </w:rPr>
              <w:t xml:space="preserve"> </w:t>
            </w:r>
          </w:p>
          <w:p w:rsidRPr="008C2CFD" w:rsidR="00A21E08" w:rsidP="0E792681" w:rsidRDefault="59BE1C62" w14:paraId="492A8C05" w14:textId="6EB23C46">
            <w:pPr>
              <w:suppressAutoHyphens w:val="0"/>
              <w:spacing w:after="0" w:line="240" w:lineRule="auto"/>
              <w:ind w:left="0" w:hanging="2"/>
              <w:textDirection w:val="lrTb"/>
              <w:textAlignment w:val="auto"/>
              <w:rPr>
                <w:sz w:val="24"/>
                <w:szCs w:val="24"/>
                <w:lang w:eastAsia="zh-CN"/>
              </w:rPr>
            </w:pPr>
            <w:r w:rsidRPr="0E792681">
              <w:rPr>
                <w:b/>
                <w:bCs/>
                <w:sz w:val="24"/>
                <w:szCs w:val="24"/>
              </w:rPr>
              <w:t>Partners:</w:t>
            </w:r>
            <w:r w:rsidRPr="0E792681" w:rsidR="69EE8E7B">
              <w:rPr>
                <w:sz w:val="24"/>
                <w:szCs w:val="24"/>
                <w:lang w:eastAsia="zh-CN"/>
              </w:rPr>
              <w:t xml:space="preserve"> </w:t>
            </w:r>
            <w:r w:rsidRPr="0E792681" w:rsidR="125F728A">
              <w:rPr>
                <w:sz w:val="24"/>
                <w:szCs w:val="24"/>
                <w:lang w:eastAsia="zh-CN"/>
              </w:rPr>
              <w:t xml:space="preserve"> </w:t>
            </w:r>
          </w:p>
          <w:p w:rsidR="00A21E08" w:rsidP="5763EBA3" w:rsidRDefault="6A84C724" w14:paraId="07915E08" w14:textId="2315F0F4">
            <w:pPr>
              <w:pStyle w:val="ListParagraph"/>
              <w:numPr>
                <w:ilvl w:val="0"/>
                <w:numId w:val="41"/>
              </w:numPr>
              <w:suppressAutoHyphens w:val="0"/>
              <w:spacing w:after="0" w:line="276" w:lineRule="auto"/>
              <w:ind/>
              <w:textDirection w:val="lrTb"/>
              <w:textAlignment w:val="auto"/>
              <w:rPr>
                <w:kern w:val="0"/>
                <w:position w:val="0"/>
                <w:sz w:val="24"/>
                <w:szCs w:val="24"/>
                <w:lang w:eastAsia="zh-CN"/>
              </w:rPr>
            </w:pPr>
            <w:r w:rsidRPr="5763EBA3" w:rsidR="243BB2E8">
              <w:rPr>
                <w:sz w:val="24"/>
                <w:szCs w:val="24"/>
                <w:lang w:eastAsia="zh-CN"/>
              </w:rPr>
              <w:t xml:space="preserve">Rob Omondi, </w:t>
            </w:r>
            <w:r w:rsidRPr="5763EBA3" w:rsidR="243BB2E8">
              <w:rPr>
                <w:i w:val="1"/>
                <w:iCs w:val="1"/>
                <w:sz w:val="24"/>
                <w:szCs w:val="24"/>
                <w:lang w:eastAsia="zh-CN"/>
              </w:rPr>
              <w:t>Imaginable Futures</w:t>
            </w:r>
          </w:p>
          <w:p w:rsidR="00A21E08" w:rsidP="5763EBA3" w:rsidRDefault="6A84C724" w14:paraId="59A3E5B1" w14:textId="1BE001AE">
            <w:pPr>
              <w:pStyle w:val="ListParagraph"/>
              <w:numPr>
                <w:ilvl w:val="0"/>
                <w:numId w:val="41"/>
              </w:numPr>
              <w:suppressAutoHyphens w:val="0"/>
              <w:spacing w:after="0" w:line="276" w:lineRule="auto"/>
              <w:ind/>
              <w:textDirection w:val="lrTb"/>
              <w:textAlignment w:val="auto"/>
              <w:rPr>
                <w:kern w:val="0"/>
                <w:position w:val="0"/>
                <w:sz w:val="24"/>
                <w:szCs w:val="24"/>
                <w:lang w:eastAsia="zh-CN"/>
              </w:rPr>
            </w:pPr>
            <w:r w:rsidRPr="5763EBA3" w:rsidR="4D5C9413">
              <w:rPr>
                <w:sz w:val="24"/>
                <w:szCs w:val="24"/>
                <w:lang w:eastAsia="zh-CN"/>
              </w:rPr>
              <w:t>Jane </w:t>
            </w:r>
            <w:r w:rsidRPr="5763EBA3" w:rsidR="4D5C9413">
              <w:rPr>
                <w:sz w:val="24"/>
                <w:szCs w:val="24"/>
                <w:lang w:eastAsia="zh-CN"/>
              </w:rPr>
              <w:t>Githui</w:t>
            </w:r>
            <w:r w:rsidRPr="5763EBA3" w:rsidR="4D5C9413">
              <w:rPr>
                <w:sz w:val="24"/>
                <w:szCs w:val="24"/>
                <w:lang w:eastAsia="zh-CN"/>
              </w:rPr>
              <w:t> </w:t>
            </w:r>
            <w:r w:rsidRPr="5763EBA3" w:rsidR="65560950">
              <w:rPr>
                <w:sz w:val="24"/>
                <w:szCs w:val="24"/>
                <w:lang w:eastAsia="zh-CN"/>
              </w:rPr>
              <w:t xml:space="preserve">, </w:t>
            </w:r>
            <w:r w:rsidRPr="5763EBA3" w:rsidR="0368B550">
              <w:rPr>
                <w:i w:val="1"/>
                <w:iCs w:val="1"/>
                <w:sz w:val="24"/>
                <w:szCs w:val="24"/>
                <w:lang w:eastAsia="zh-CN"/>
              </w:rPr>
              <w:t xml:space="preserve">County Government of Mombasa, </w:t>
            </w:r>
            <w:r w:rsidRPr="5763EBA3" w:rsidR="4D5C9413">
              <w:rPr>
                <w:i w:val="1"/>
                <w:iCs w:val="1"/>
                <w:sz w:val="24"/>
                <w:szCs w:val="24"/>
                <w:lang w:eastAsia="zh-CN"/>
              </w:rPr>
              <w:t>Budget &amp; Planning </w:t>
            </w:r>
          </w:p>
          <w:p w:rsidRPr="00A21E08" w:rsidR="00097777" w:rsidRDefault="06697A0B" w14:paraId="0BC5E415" w14:textId="641D787B">
            <w:pPr>
              <w:numPr>
                <w:ilvl w:val="0"/>
                <w:numId w:val="42"/>
              </w:numPr>
              <w:suppressAutoHyphens w:val="0"/>
              <w:spacing w:after="0" w:line="276" w:lineRule="auto"/>
              <w:ind w:leftChars="0" w:firstLineChars="0"/>
              <w:textDirection w:val="lrTb"/>
              <w:textAlignment w:val="auto"/>
              <w:rPr>
                <w:kern w:val="0"/>
                <w:position w:val="0"/>
                <w:sz w:val="24"/>
                <w:szCs w:val="24"/>
                <w:lang w:eastAsia="zh-CN"/>
              </w:rPr>
            </w:pPr>
            <w:r w:rsidRPr="0E792681">
              <w:rPr>
                <w:kern w:val="0"/>
                <w:position w:val="0"/>
                <w:sz w:val="24"/>
                <w:szCs w:val="24"/>
                <w:lang w:eastAsia="zh-CN"/>
              </w:rPr>
              <w:t xml:space="preserve">Mary Mwachit- </w:t>
            </w:r>
            <w:proofErr w:type="spellStart"/>
            <w:r w:rsidRPr="0E792681">
              <w:rPr>
                <w:i/>
                <w:iCs/>
                <w:sz w:val="24"/>
                <w:szCs w:val="24"/>
                <w:lang w:eastAsia="zh-CN"/>
              </w:rPr>
              <w:t>Nawiri</w:t>
            </w:r>
            <w:proofErr w:type="spellEnd"/>
            <w:r w:rsidRPr="0E792681">
              <w:rPr>
                <w:i/>
                <w:iCs/>
                <w:sz w:val="24"/>
                <w:szCs w:val="24"/>
                <w:lang w:eastAsia="zh-CN"/>
              </w:rPr>
              <w:t xml:space="preserve"> CBO, Kwale </w:t>
            </w:r>
          </w:p>
          <w:p w:rsidR="3F2C04B9" w:rsidRDefault="27094AC5" w14:paraId="65FEDBDC" w14:textId="687B8032">
            <w:pPr>
              <w:numPr>
                <w:ilvl w:val="0"/>
                <w:numId w:val="42"/>
              </w:numPr>
              <w:spacing w:after="0" w:line="276" w:lineRule="auto"/>
              <w:ind w:leftChars="0" w:firstLineChars="0"/>
              <w:rPr>
                <w:sz w:val="24"/>
                <w:szCs w:val="24"/>
                <w:lang w:eastAsia="zh-CN"/>
              </w:rPr>
            </w:pPr>
            <w:r w:rsidRPr="6D0C1489" w:rsidR="6216D0BB">
              <w:rPr>
                <w:sz w:val="24"/>
                <w:szCs w:val="24"/>
                <w:lang w:eastAsia="zh-CN"/>
              </w:rPr>
              <w:t>James Kimani Gachiri</w:t>
            </w:r>
            <w:r w:rsidRPr="6D0C1489" w:rsidR="092D1AD7">
              <w:rPr>
                <w:sz w:val="24"/>
                <w:szCs w:val="24"/>
                <w:lang w:eastAsia="zh-CN"/>
              </w:rPr>
              <w:t xml:space="preserve">, </w:t>
            </w:r>
            <w:r w:rsidRPr="6D0C1489" w:rsidR="6216D0BB">
              <w:rPr>
                <w:i w:val="1"/>
                <w:iCs w:val="1"/>
                <w:sz w:val="24"/>
                <w:szCs w:val="24"/>
                <w:lang w:eastAsia="zh-CN"/>
              </w:rPr>
              <w:t xml:space="preserve">Acting </w:t>
            </w:r>
            <w:r w:rsidRPr="6D0C1489" w:rsidR="2B6F896E">
              <w:rPr>
                <w:i w:val="1"/>
                <w:iCs w:val="1"/>
                <w:sz w:val="24"/>
                <w:szCs w:val="24"/>
                <w:lang w:eastAsia="zh-CN"/>
              </w:rPr>
              <w:t>CEO,</w:t>
            </w:r>
            <w:r w:rsidRPr="6D0C1489" w:rsidR="6216D0BB">
              <w:rPr>
                <w:i w:val="1"/>
                <w:iCs w:val="1"/>
                <w:sz w:val="24"/>
                <w:szCs w:val="24"/>
                <w:lang w:eastAsia="zh-CN"/>
              </w:rPr>
              <w:t xml:space="preserve"> ASSEK.</w:t>
            </w:r>
          </w:p>
          <w:p w:rsidRPr="00E372AA" w:rsidR="00097777" w:rsidP="0E792681" w:rsidRDefault="00097777" w14:paraId="41CB9F2B" w14:textId="77777777">
            <w:pPr>
              <w:spacing w:after="0" w:line="240" w:lineRule="auto"/>
              <w:ind w:left="0" w:hanging="2"/>
              <w:rPr>
                <w:sz w:val="24"/>
                <w:szCs w:val="24"/>
              </w:rPr>
            </w:pPr>
          </w:p>
        </w:tc>
        <w:tc>
          <w:tcPr>
            <w:tcW w:w="1964" w:type="dxa"/>
            <w:tcMar/>
          </w:tcPr>
          <w:p w:rsidR="00097777" w:rsidP="0E792681" w:rsidRDefault="06444826" w14:paraId="3BA60E89" w14:textId="77777777">
            <w:pPr>
              <w:spacing w:after="0" w:line="240" w:lineRule="auto"/>
              <w:ind w:left="0" w:hanging="2"/>
              <w:rPr>
                <w:b/>
                <w:bCs/>
                <w:sz w:val="24"/>
                <w:szCs w:val="24"/>
              </w:rPr>
            </w:pPr>
            <w:r w:rsidRPr="0E792681">
              <w:rPr>
                <w:b/>
                <w:bCs/>
                <w:sz w:val="24"/>
                <w:szCs w:val="24"/>
              </w:rPr>
              <w:t xml:space="preserve">Digital Transformation Village </w:t>
            </w:r>
          </w:p>
          <w:p w:rsidR="00097777" w:rsidP="0E792681" w:rsidRDefault="00097777" w14:paraId="6C887668" w14:textId="77777777">
            <w:pPr>
              <w:spacing w:after="0" w:line="240" w:lineRule="auto"/>
              <w:ind w:left="0" w:hanging="2"/>
              <w:rPr>
                <w:b/>
                <w:bCs/>
                <w:sz w:val="24"/>
                <w:szCs w:val="24"/>
              </w:rPr>
            </w:pPr>
          </w:p>
          <w:p w:rsidR="5723A306" w:rsidP="0E792681" w:rsidRDefault="2A55A210" w14:paraId="435C8F66" w14:textId="786A8E18">
            <w:pPr>
              <w:spacing w:after="0" w:line="240" w:lineRule="auto"/>
              <w:ind w:left="0" w:leftChars="0" w:firstLine="0" w:firstLineChars="0"/>
              <w:rPr>
                <w:b/>
                <w:bCs/>
                <w:sz w:val="24"/>
                <w:szCs w:val="24"/>
              </w:rPr>
            </w:pPr>
            <w:r w:rsidRPr="0E792681">
              <w:rPr>
                <w:b/>
                <w:bCs/>
                <w:sz w:val="24"/>
                <w:szCs w:val="24"/>
              </w:rPr>
              <w:t>Workshop 15</w:t>
            </w:r>
          </w:p>
          <w:p w:rsidR="43DF1FA7" w:rsidP="0E792681" w:rsidRDefault="43DF1FA7" w14:paraId="244E408F" w14:textId="6DE5D476">
            <w:pPr>
              <w:spacing w:after="0" w:line="240" w:lineRule="auto"/>
              <w:ind w:left="0" w:leftChars="0" w:firstLine="0" w:firstLineChars="0"/>
              <w:rPr>
                <w:b/>
                <w:bCs/>
                <w:sz w:val="24"/>
                <w:szCs w:val="24"/>
              </w:rPr>
            </w:pPr>
          </w:p>
          <w:p w:rsidRPr="00E372AA" w:rsidR="00097777" w:rsidP="0E792681" w:rsidRDefault="59BE1C62" w14:paraId="4A336F6A" w14:textId="50E19D24">
            <w:pPr>
              <w:spacing w:after="0" w:line="240" w:lineRule="auto"/>
              <w:ind w:left="0" w:leftChars="0" w:firstLine="0" w:firstLineChars="0"/>
              <w:rPr>
                <w:sz w:val="24"/>
                <w:szCs w:val="24"/>
              </w:rPr>
            </w:pPr>
            <w:r w:rsidRPr="0E792681">
              <w:rPr>
                <w:b/>
                <w:bCs/>
                <w:sz w:val="24"/>
                <w:szCs w:val="24"/>
              </w:rPr>
              <w:t xml:space="preserve">Title: </w:t>
            </w:r>
            <w:r w:rsidRPr="0E792681">
              <w:rPr>
                <w:sz w:val="24"/>
                <w:szCs w:val="24"/>
              </w:rPr>
              <w:t>The Innovator's Toolkit</w:t>
            </w:r>
            <w:r w:rsidRPr="0E792681" w:rsidR="19AE9481">
              <w:rPr>
                <w:sz w:val="24"/>
                <w:szCs w:val="24"/>
              </w:rPr>
              <w:t xml:space="preserve">: </w:t>
            </w:r>
            <w:r w:rsidRPr="0E792681">
              <w:rPr>
                <w:sz w:val="24"/>
                <w:szCs w:val="24"/>
              </w:rPr>
              <w:t>A practical, human-centered design session on moving from ideation to prototyping for young innovators. </w:t>
            </w:r>
          </w:p>
          <w:p w:rsidRPr="00E372AA" w:rsidR="00097777" w:rsidP="0E792681" w:rsidRDefault="06444826" w14:paraId="32460442" w14:textId="4C4E1B3F">
            <w:pPr>
              <w:spacing w:after="0" w:line="240" w:lineRule="auto"/>
              <w:ind w:left="0" w:hanging="2"/>
              <w:rPr>
                <w:sz w:val="24"/>
                <w:szCs w:val="24"/>
              </w:rPr>
            </w:pPr>
            <w:r w:rsidRPr="0E792681">
              <w:rPr>
                <w:b/>
                <w:bCs/>
                <w:sz w:val="24"/>
                <w:szCs w:val="24"/>
              </w:rPr>
              <w:t xml:space="preserve">Venue: </w:t>
            </w:r>
            <w:r w:rsidRPr="0E792681" w:rsidR="18C98F5A">
              <w:rPr>
                <w:sz w:val="24"/>
                <w:szCs w:val="24"/>
              </w:rPr>
              <w:t xml:space="preserve">TBC </w:t>
            </w:r>
          </w:p>
          <w:p w:rsidR="00097777" w:rsidP="0E792681" w:rsidRDefault="31F0E008" w14:paraId="431E2E25" w14:textId="160FCFD0">
            <w:pPr>
              <w:spacing w:after="0" w:line="240" w:lineRule="auto"/>
              <w:ind w:left="0" w:hanging="2"/>
              <w:rPr>
                <w:sz w:val="24"/>
                <w:szCs w:val="24"/>
              </w:rPr>
            </w:pPr>
            <w:r w:rsidRPr="0E792681">
              <w:rPr>
                <w:b/>
                <w:bCs/>
                <w:sz w:val="24"/>
                <w:szCs w:val="24"/>
              </w:rPr>
              <w:t>Moderator:</w:t>
            </w:r>
            <w:r w:rsidRPr="0E792681">
              <w:rPr>
                <w:sz w:val="24"/>
                <w:szCs w:val="24"/>
              </w:rPr>
              <w:t xml:space="preserve"> </w:t>
            </w:r>
            <w:r w:rsidRPr="0E792681" w:rsidR="76A562AC">
              <w:rPr>
                <w:sz w:val="24"/>
                <w:szCs w:val="24"/>
              </w:rPr>
              <w:t>Judy Barasa</w:t>
            </w:r>
          </w:p>
          <w:p w:rsidRPr="00097777" w:rsidR="00097777" w:rsidP="0E792681" w:rsidRDefault="06444826" w14:paraId="604B205C" w14:textId="71C3BFB8">
            <w:pPr>
              <w:spacing w:after="0" w:line="240" w:lineRule="auto"/>
              <w:ind w:left="0" w:hanging="2"/>
              <w:rPr>
                <w:b/>
                <w:bCs/>
                <w:sz w:val="24"/>
                <w:szCs w:val="24"/>
              </w:rPr>
            </w:pPr>
            <w:r w:rsidRPr="0E792681">
              <w:rPr>
                <w:b/>
                <w:bCs/>
                <w:sz w:val="24"/>
                <w:szCs w:val="24"/>
              </w:rPr>
              <w:t>Keynote Address</w:t>
            </w:r>
          </w:p>
          <w:p w:rsidRPr="00E372AA" w:rsidR="00097777" w:rsidP="5763EBA3" w:rsidRDefault="59BE1C62" w14:paraId="2A62B7DA" w14:textId="43737927">
            <w:pPr>
              <w:pStyle w:val="Normal"/>
              <w:spacing w:after="0" w:line="240" w:lineRule="auto"/>
              <w:ind w:left="0" w:hanging="2"/>
            </w:pPr>
            <w:r w:rsidRPr="6D0C1489" w:rsidR="005DDD4A">
              <w:rPr>
                <w:sz w:val="24"/>
                <w:szCs w:val="24"/>
              </w:rPr>
              <w:t>Mohammed Gharib</w:t>
            </w:r>
            <w:r w:rsidRPr="6D0C1489" w:rsidR="6B9CCE91">
              <w:rPr>
                <w:sz w:val="24"/>
                <w:szCs w:val="24"/>
              </w:rPr>
              <w:t xml:space="preserve">, </w:t>
            </w:r>
            <w:r w:rsidRPr="6D0C1489" w:rsidR="6B9CCE91">
              <w:rPr>
                <w:i w:val="1"/>
                <w:iCs w:val="1"/>
                <w:sz w:val="24"/>
                <w:szCs w:val="24"/>
              </w:rPr>
              <w:t>C</w:t>
            </w:r>
            <w:r w:rsidRPr="6D0C1489" w:rsidR="6B9CCE91">
              <w:rPr>
                <w:rFonts w:ascii="Calibri" w:hAnsi="Calibri" w:eastAsia="Calibri" w:cs="Calibri"/>
                <w:i w:val="1"/>
                <w:iCs w:val="1"/>
                <w:noProof w:val="0"/>
                <w:sz w:val="24"/>
                <w:szCs w:val="24"/>
                <w:lang w:val="en-US"/>
              </w:rPr>
              <w:t xml:space="preserve">ofounder at </w:t>
            </w:r>
            <w:r w:rsidRPr="6D0C1489" w:rsidR="6B9CCE91">
              <w:rPr>
                <w:rFonts w:ascii="Calibri" w:hAnsi="Calibri" w:eastAsia="Calibri" w:cs="Calibri"/>
                <w:i w:val="1"/>
                <w:iCs w:val="1"/>
                <w:noProof w:val="0"/>
                <w:sz w:val="24"/>
                <w:szCs w:val="24"/>
                <w:lang w:val="en-US"/>
              </w:rPr>
              <w:t>Herbalat</w:t>
            </w:r>
          </w:p>
          <w:p w:rsidRPr="00E372AA" w:rsidR="00097777" w:rsidP="0E792681" w:rsidRDefault="06444826" w14:paraId="77DD16EE" w14:textId="77777777">
            <w:pPr>
              <w:spacing w:after="0" w:line="240" w:lineRule="auto"/>
              <w:ind w:left="0" w:hanging="2"/>
              <w:rPr>
                <w:b/>
                <w:bCs/>
                <w:sz w:val="24"/>
                <w:szCs w:val="24"/>
              </w:rPr>
            </w:pPr>
            <w:r w:rsidRPr="0E792681">
              <w:rPr>
                <w:b/>
                <w:bCs/>
                <w:sz w:val="24"/>
                <w:szCs w:val="24"/>
              </w:rPr>
              <w:t xml:space="preserve">Partners: </w:t>
            </w:r>
          </w:p>
          <w:p w:rsidRPr="00E372AA" w:rsidR="00097777" w:rsidP="6D0C1489" w:rsidRDefault="2FB963A1" w14:paraId="5DB200DD" w14:textId="202EABCD">
            <w:pPr>
              <w:numPr>
                <w:ilvl w:val="0"/>
                <w:numId w:val="40"/>
              </w:numPr>
              <w:spacing w:after="0" w:line="240" w:lineRule="auto"/>
              <w:ind w:leftChars="0" w:firstLineChars="0"/>
              <w:rPr>
                <w:i w:val="1"/>
                <w:iCs w:val="1"/>
                <w:sz w:val="24"/>
                <w:szCs w:val="24"/>
              </w:rPr>
            </w:pPr>
            <w:r w:rsidRPr="6D0C1489" w:rsidR="4142B07A">
              <w:rPr>
                <w:sz w:val="24"/>
                <w:szCs w:val="24"/>
              </w:rPr>
              <w:t>Derrick</w:t>
            </w:r>
            <w:r w:rsidRPr="6D0C1489" w:rsidR="10F5D6BA">
              <w:rPr>
                <w:sz w:val="24"/>
                <w:szCs w:val="24"/>
              </w:rPr>
              <w:t xml:space="preserve"> Mugasi</w:t>
            </w:r>
            <w:r w:rsidRPr="6D0C1489" w:rsidR="046A12C7">
              <w:rPr>
                <w:sz w:val="24"/>
                <w:szCs w:val="24"/>
              </w:rPr>
              <w:t xml:space="preserve">, </w:t>
            </w:r>
            <w:r w:rsidRPr="6D0C1489" w:rsidR="10F5D6BA">
              <w:rPr>
                <w:i w:val="1"/>
                <w:iCs w:val="1"/>
                <w:sz w:val="24"/>
                <w:szCs w:val="24"/>
              </w:rPr>
              <w:t xml:space="preserve"> Coordinator </w:t>
            </w:r>
            <w:r w:rsidRPr="6D0C1489" w:rsidR="10F5D6BA">
              <w:rPr>
                <w:i w:val="1"/>
                <w:iCs w:val="1"/>
                <w:sz w:val="24"/>
                <w:szCs w:val="24"/>
              </w:rPr>
              <w:t xml:space="preserve">IOMe254 </w:t>
            </w:r>
            <w:r w:rsidRPr="6D0C1489" w:rsidR="489B2EA0">
              <w:rPr>
                <w:i w:val="1"/>
                <w:iCs w:val="1"/>
                <w:sz w:val="24"/>
                <w:szCs w:val="24"/>
              </w:rPr>
              <w:t>Kenya Redcross Society</w:t>
            </w:r>
          </w:p>
          <w:p w:rsidRPr="00E372AA" w:rsidR="00097777" w:rsidRDefault="054EB39E" w14:paraId="500D47AC" w14:textId="1CA83BE6">
            <w:pPr>
              <w:numPr>
                <w:ilvl w:val="0"/>
                <w:numId w:val="40"/>
              </w:numPr>
              <w:spacing w:after="0" w:line="240" w:lineRule="auto"/>
              <w:ind w:leftChars="0" w:firstLineChars="0"/>
              <w:rPr/>
            </w:pPr>
            <w:r w:rsidRPr="6D0C1489" w:rsidR="65B27636">
              <w:rPr>
                <w:sz w:val="24"/>
                <w:szCs w:val="24"/>
              </w:rPr>
              <w:t>Lavenda</w:t>
            </w:r>
            <w:r w:rsidRPr="6D0C1489" w:rsidR="3E145AA6">
              <w:rPr>
                <w:sz w:val="24"/>
                <w:szCs w:val="24"/>
              </w:rPr>
              <w:t xml:space="preserve"> </w:t>
            </w:r>
            <w:r w:rsidRPr="6D0C1489" w:rsidR="108E7495">
              <w:rPr>
                <w:sz w:val="24"/>
                <w:szCs w:val="24"/>
              </w:rPr>
              <w:t xml:space="preserve">Odeny, </w:t>
            </w:r>
            <w:r w:rsidRPr="6D0C1489" w:rsidR="108E7495">
              <w:rPr>
                <w:i w:val="1"/>
                <w:iCs w:val="1"/>
                <w:sz w:val="24"/>
                <w:szCs w:val="24"/>
              </w:rPr>
              <w:t>Founder</w:t>
            </w:r>
            <w:r w:rsidRPr="6D0C1489" w:rsidR="39329EB9">
              <w:rPr>
                <w:i w:val="1"/>
                <w:iCs w:val="1"/>
                <w:sz w:val="24"/>
                <w:szCs w:val="24"/>
              </w:rPr>
              <w:t xml:space="preserve"> </w:t>
            </w:r>
            <w:r w:rsidRPr="6D0C1489" w:rsidR="39329EB9">
              <w:rPr>
                <w:i w:val="1"/>
                <w:iCs w:val="1"/>
                <w:sz w:val="24"/>
                <w:szCs w:val="24"/>
              </w:rPr>
              <w:t>MashLav</w:t>
            </w:r>
            <w:r w:rsidRPr="6D0C1489" w:rsidR="39329EB9">
              <w:rPr>
                <w:i w:val="1"/>
                <w:iCs w:val="1"/>
                <w:sz w:val="24"/>
                <w:szCs w:val="24"/>
              </w:rPr>
              <w:t xml:space="preserve"> Foods Company ltd</w:t>
            </w:r>
          </w:p>
          <w:p w:rsidRPr="00E372AA" w:rsidR="00097777" w:rsidRDefault="054EB39E" w14:paraId="27C15370" w14:textId="06C04FDE">
            <w:pPr>
              <w:numPr>
                <w:ilvl w:val="0"/>
                <w:numId w:val="40"/>
              </w:numPr>
              <w:spacing w:after="0" w:line="240" w:lineRule="auto"/>
              <w:ind w:leftChars="0" w:firstLineChars="0"/>
              <w:rPr>
                <w:sz w:val="24"/>
                <w:szCs w:val="24"/>
              </w:rPr>
            </w:pPr>
            <w:r w:rsidRPr="6D0C1489" w:rsidR="72A0D758">
              <w:rPr>
                <w:sz w:val="24"/>
                <w:szCs w:val="24"/>
              </w:rPr>
              <w:t xml:space="preserve">Damaris Muhuki – </w:t>
            </w:r>
            <w:r w:rsidRPr="6D0C1489" w:rsidR="72A0D758">
              <w:rPr>
                <w:i w:val="1"/>
                <w:iCs w:val="1"/>
                <w:sz w:val="24"/>
                <w:szCs w:val="24"/>
              </w:rPr>
              <w:t>Founder Kilifish</w:t>
            </w:r>
          </w:p>
          <w:p w:rsidRPr="00E372AA" w:rsidR="00097777" w:rsidRDefault="0A592376" w14:paraId="77C5B253" w14:textId="4398B1F0">
            <w:pPr>
              <w:numPr>
                <w:ilvl w:val="0"/>
                <w:numId w:val="40"/>
              </w:numPr>
              <w:spacing w:after="0" w:line="240" w:lineRule="auto"/>
              <w:ind w:leftChars="0" w:firstLineChars="0"/>
              <w:rPr>
                <w:sz w:val="24"/>
                <w:szCs w:val="24"/>
              </w:rPr>
            </w:pPr>
            <w:r w:rsidRPr="6D0C1489" w:rsidR="3FF42DB4">
              <w:rPr>
                <w:sz w:val="24"/>
                <w:szCs w:val="24"/>
              </w:rPr>
              <w:t>Zayyad Said</w:t>
            </w:r>
            <w:r w:rsidRPr="6D0C1489" w:rsidR="31150BF2">
              <w:rPr>
                <w:sz w:val="24"/>
                <w:szCs w:val="24"/>
              </w:rPr>
              <w:t>,</w:t>
            </w:r>
            <w:r w:rsidRPr="6D0C1489" w:rsidR="4E30213C">
              <w:rPr>
                <w:sz w:val="24"/>
                <w:szCs w:val="24"/>
              </w:rPr>
              <w:t xml:space="preserve"> </w:t>
            </w:r>
            <w:r w:rsidRPr="6D0C1489" w:rsidR="4E30213C">
              <w:rPr>
                <w:i w:val="1"/>
                <w:iCs w:val="1"/>
                <w:sz w:val="24"/>
                <w:szCs w:val="24"/>
              </w:rPr>
              <w:t>Executive Director</w:t>
            </w:r>
            <w:r w:rsidRPr="6D0C1489" w:rsidR="2CCF550C">
              <w:rPr>
                <w:i w:val="1"/>
                <w:iCs w:val="1"/>
                <w:sz w:val="24"/>
                <w:szCs w:val="24"/>
              </w:rPr>
              <w:t>,</w:t>
            </w:r>
            <w:r w:rsidRPr="6D0C1489" w:rsidR="4E30213C">
              <w:rPr>
                <w:i w:val="1"/>
                <w:iCs w:val="1"/>
                <w:sz w:val="24"/>
                <w:szCs w:val="24"/>
              </w:rPr>
              <w:t xml:space="preserve"> </w:t>
            </w:r>
            <w:r w:rsidRPr="6D0C1489" w:rsidR="4E30213C">
              <w:rPr>
                <w:i w:val="1"/>
                <w:iCs w:val="1"/>
                <w:sz w:val="24"/>
                <w:szCs w:val="24"/>
              </w:rPr>
              <w:t>Hazina</w:t>
            </w:r>
            <w:r w:rsidRPr="6D0C1489" w:rsidR="4E30213C">
              <w:rPr>
                <w:i w:val="1"/>
                <w:iCs w:val="1"/>
                <w:sz w:val="24"/>
                <w:szCs w:val="24"/>
              </w:rPr>
              <w:t xml:space="preserve"> Grou</w:t>
            </w:r>
            <w:r w:rsidRPr="6D0C1489" w:rsidR="4022CC11">
              <w:rPr>
                <w:i w:val="1"/>
                <w:iCs w:val="1"/>
                <w:sz w:val="24"/>
                <w:szCs w:val="24"/>
              </w:rPr>
              <w:t>p</w:t>
            </w:r>
          </w:p>
        </w:tc>
        <w:tc>
          <w:tcPr>
            <w:tcW w:w="2363" w:type="dxa"/>
            <w:tcMar/>
          </w:tcPr>
          <w:p w:rsidR="00097777" w:rsidP="0E792681" w:rsidRDefault="59BE1C62" w14:paraId="765722BE" w14:textId="77777777">
            <w:pPr>
              <w:spacing w:after="0" w:line="240" w:lineRule="auto"/>
              <w:ind w:left="0" w:hanging="2"/>
              <w:rPr>
                <w:b/>
                <w:bCs/>
                <w:sz w:val="24"/>
                <w:szCs w:val="24"/>
              </w:rPr>
            </w:pPr>
            <w:r w:rsidRPr="0E792681">
              <w:rPr>
                <w:b/>
                <w:bCs/>
                <w:sz w:val="24"/>
                <w:szCs w:val="24"/>
              </w:rPr>
              <w:t>Youth and Entrepreneurship Village</w:t>
            </w:r>
          </w:p>
          <w:p w:rsidR="43DF1FA7" w:rsidP="0E792681" w:rsidRDefault="43DF1FA7" w14:paraId="61653689" w14:textId="002F7879">
            <w:pPr>
              <w:spacing w:after="0" w:line="240" w:lineRule="auto"/>
              <w:ind w:left="0" w:hanging="2"/>
              <w:rPr>
                <w:b/>
                <w:bCs/>
                <w:sz w:val="24"/>
                <w:szCs w:val="24"/>
              </w:rPr>
            </w:pPr>
          </w:p>
          <w:p w:rsidR="00097777" w:rsidP="0E792681" w:rsidRDefault="38B84FF2" w14:paraId="07DCD853" w14:textId="0619F269">
            <w:pPr>
              <w:spacing w:after="0" w:line="240" w:lineRule="auto"/>
              <w:ind w:left="0" w:leftChars="0" w:firstLine="0" w:firstLineChars="0"/>
              <w:rPr>
                <w:b/>
                <w:bCs/>
                <w:sz w:val="24"/>
                <w:szCs w:val="24"/>
              </w:rPr>
            </w:pPr>
            <w:r w:rsidRPr="0E792681">
              <w:rPr>
                <w:b/>
                <w:bCs/>
                <w:sz w:val="24"/>
                <w:szCs w:val="24"/>
              </w:rPr>
              <w:t xml:space="preserve">Workshop 16 </w:t>
            </w:r>
          </w:p>
          <w:p w:rsidR="43DF1FA7" w:rsidP="0E792681" w:rsidRDefault="43DF1FA7" w14:paraId="29439957" w14:textId="6C73BBE9">
            <w:pPr>
              <w:spacing w:after="0" w:line="240" w:lineRule="auto"/>
              <w:ind w:left="0" w:leftChars="0" w:firstLine="0" w:firstLineChars="0"/>
              <w:rPr>
                <w:sz w:val="24"/>
                <w:szCs w:val="24"/>
              </w:rPr>
            </w:pPr>
          </w:p>
          <w:p w:rsidRPr="003F3963" w:rsidR="00097777" w:rsidP="0E792681" w:rsidRDefault="59BE1C62" w14:paraId="21DC636A" w14:textId="2E73BB07">
            <w:pPr>
              <w:spacing w:after="0" w:line="240" w:lineRule="auto"/>
              <w:ind w:left="0" w:hanging="2"/>
              <w:rPr>
                <w:sz w:val="24"/>
                <w:szCs w:val="24"/>
              </w:rPr>
            </w:pPr>
            <w:r w:rsidRPr="0E792681">
              <w:rPr>
                <w:b/>
                <w:bCs/>
                <w:sz w:val="24"/>
                <w:szCs w:val="24"/>
              </w:rPr>
              <w:t xml:space="preserve">Title: </w:t>
            </w:r>
            <w:r w:rsidRPr="0E792681">
              <w:rPr>
                <w:kern w:val="0"/>
                <w:position w:val="0"/>
                <w:sz w:val="24"/>
                <w:szCs w:val="24"/>
                <w:lang w:eastAsia="zh-CN"/>
              </w:rPr>
              <w:t>Reimagining meaningful youth participation and leadership in public decision-making.</w:t>
            </w:r>
            <w:r w:rsidRPr="0E792681">
              <w:rPr>
                <w:sz w:val="24"/>
                <w:szCs w:val="24"/>
                <w:lang w:eastAsia="zh-CN"/>
              </w:rPr>
              <w:t> </w:t>
            </w:r>
          </w:p>
          <w:p w:rsidRPr="00E372AA" w:rsidR="00097777" w:rsidP="6D0C1489" w:rsidRDefault="59BE1C62" w14:paraId="1EDE9C59" w14:textId="49F5B3B9">
            <w:pPr>
              <w:pStyle w:val="Normal"/>
              <w:suppressLineNumbers w:val="0"/>
              <w:bidi w:val="0"/>
              <w:spacing w:before="0" w:beforeAutospacing="off" w:after="0" w:afterAutospacing="off" w:line="240" w:lineRule="auto"/>
              <w:ind w:left="0" w:right="0" w:hanging="2"/>
              <w:jc w:val="left"/>
            </w:pPr>
            <w:r w:rsidRPr="6D0C1489" w:rsidR="7A55CAD9">
              <w:rPr>
                <w:b w:val="1"/>
                <w:bCs w:val="1"/>
                <w:sz w:val="24"/>
                <w:szCs w:val="24"/>
              </w:rPr>
              <w:t xml:space="preserve">Venue: </w:t>
            </w:r>
            <w:r w:rsidRPr="6D0C1489" w:rsidR="55D952EA">
              <w:rPr>
                <w:b w:val="1"/>
                <w:bCs w:val="1"/>
                <w:sz w:val="24"/>
                <w:szCs w:val="24"/>
              </w:rPr>
              <w:t xml:space="preserve"> </w:t>
            </w:r>
            <w:r w:rsidRPr="6D0C1489" w:rsidR="2D80D925">
              <w:rPr>
                <w:sz w:val="24"/>
                <w:szCs w:val="24"/>
              </w:rPr>
              <w:t xml:space="preserve">Main Arena </w:t>
            </w:r>
          </w:p>
          <w:p w:rsidRPr="00E372AA" w:rsidR="00097777" w:rsidP="0E792681" w:rsidRDefault="59BE1C62" w14:paraId="315EA381" w14:textId="68626BCD">
            <w:pPr>
              <w:spacing w:after="0" w:line="240" w:lineRule="auto"/>
              <w:ind w:left="0" w:hanging="2"/>
              <w:rPr>
                <w:sz w:val="24"/>
                <w:szCs w:val="24"/>
                <w:lang w:eastAsia="zh-CN"/>
              </w:rPr>
            </w:pPr>
            <w:r w:rsidRPr="0E792681">
              <w:rPr>
                <w:b/>
                <w:bCs/>
                <w:sz w:val="24"/>
                <w:szCs w:val="24"/>
              </w:rPr>
              <w:t>Moderator:</w:t>
            </w:r>
            <w:r w:rsidRPr="0E792681">
              <w:rPr>
                <w:sz w:val="24"/>
                <w:szCs w:val="24"/>
              </w:rPr>
              <w:t xml:space="preserve"> </w:t>
            </w:r>
            <w:r w:rsidRPr="0E792681" w:rsidR="70F3A5DB">
              <w:rPr>
                <w:sz w:val="24"/>
                <w:szCs w:val="24"/>
                <w:lang w:eastAsia="zh-CN"/>
              </w:rPr>
              <w:t>Salim Ali -</w:t>
            </w:r>
            <w:r w:rsidRPr="0E792681" w:rsidR="70F3A5DB">
              <w:rPr>
                <w:i/>
                <w:iCs/>
                <w:sz w:val="24"/>
                <w:szCs w:val="24"/>
                <w:lang w:eastAsia="zh-CN"/>
              </w:rPr>
              <w:t>Path youth organization</w:t>
            </w:r>
          </w:p>
          <w:p w:rsidRPr="00E372AA" w:rsidR="00097777" w:rsidP="6D0C1489" w:rsidRDefault="1DA010EA" w14:paraId="41FDF83D" w14:textId="14ED8BF6">
            <w:pPr>
              <w:pStyle w:val="Normal"/>
              <w:suppressLineNumbers w:val="0"/>
              <w:bidi w:val="0"/>
              <w:spacing w:before="0" w:beforeAutospacing="off" w:after="0" w:afterAutospacing="off" w:line="240" w:lineRule="auto"/>
              <w:ind w:left="0" w:right="0" w:hanging="2"/>
              <w:jc w:val="left"/>
            </w:pPr>
            <w:r w:rsidRPr="6D0C1489" w:rsidR="094A5C53">
              <w:rPr>
                <w:b w:val="1"/>
                <w:bCs w:val="1"/>
                <w:sz w:val="24"/>
                <w:szCs w:val="24"/>
              </w:rPr>
              <w:t>Keynote Address</w:t>
            </w:r>
            <w:r w:rsidRPr="6D0C1489" w:rsidR="3E73F1F2">
              <w:rPr>
                <w:b w:val="1"/>
                <w:bCs w:val="1"/>
                <w:sz w:val="24"/>
                <w:szCs w:val="24"/>
              </w:rPr>
              <w:t xml:space="preserve">: </w:t>
            </w:r>
            <w:r w:rsidRPr="6D0C1489" w:rsidR="3C5C6224">
              <w:rPr>
                <w:b w:val="0"/>
                <w:bCs w:val="0"/>
                <w:sz w:val="24"/>
                <w:szCs w:val="24"/>
              </w:rPr>
              <w:t>Huria</w:t>
            </w:r>
          </w:p>
          <w:p w:rsidR="5763EBA3" w:rsidP="5763EBA3" w:rsidRDefault="5763EBA3" w14:paraId="546D0FFB" w14:textId="0A91C78E">
            <w:pPr>
              <w:spacing w:after="0" w:line="240" w:lineRule="auto"/>
              <w:ind w:left="0" w:hanging="2"/>
              <w:rPr>
                <w:b w:val="1"/>
                <w:bCs w:val="1"/>
                <w:sz w:val="24"/>
                <w:szCs w:val="24"/>
              </w:rPr>
            </w:pPr>
          </w:p>
          <w:p w:rsidR="00097777" w:rsidP="0E792681" w:rsidRDefault="06444826" w14:paraId="2F7F985A" w14:textId="77777777">
            <w:pPr>
              <w:spacing w:after="0" w:line="240" w:lineRule="auto"/>
              <w:ind w:left="0" w:hanging="2"/>
              <w:rPr>
                <w:b/>
                <w:bCs/>
                <w:sz w:val="24"/>
                <w:szCs w:val="24"/>
              </w:rPr>
            </w:pPr>
            <w:r w:rsidRPr="0E792681">
              <w:rPr>
                <w:b/>
                <w:bCs/>
                <w:sz w:val="24"/>
                <w:szCs w:val="24"/>
              </w:rPr>
              <w:t xml:space="preserve">Partners: </w:t>
            </w:r>
          </w:p>
          <w:p w:rsidRPr="00097777" w:rsidR="00097777" w:rsidRDefault="59BE1C62" w14:paraId="25A587D7" w14:textId="7F871713">
            <w:pPr>
              <w:numPr>
                <w:ilvl w:val="0"/>
                <w:numId w:val="39"/>
              </w:numPr>
              <w:spacing w:after="0" w:line="240" w:lineRule="auto"/>
              <w:ind w:leftChars="0" w:firstLineChars="0"/>
            </w:pPr>
            <w:r w:rsidRPr="0E792681">
              <w:rPr>
                <w:sz w:val="24"/>
                <w:szCs w:val="24"/>
                <w:lang w:eastAsia="zh-CN"/>
              </w:rPr>
              <w:t>Athman Hassan Mbangwe</w:t>
            </w:r>
            <w:r w:rsidRPr="0E792681" w:rsidR="3BCFCE73">
              <w:rPr>
                <w:sz w:val="24"/>
                <w:szCs w:val="24"/>
                <w:lang w:eastAsia="zh-CN"/>
              </w:rPr>
              <w:t xml:space="preserve">, </w:t>
            </w:r>
            <w:r w:rsidRPr="0E792681" w:rsidR="3BCFCE73">
              <w:rPr>
                <w:i/>
                <w:iCs/>
                <w:sz w:val="24"/>
                <w:szCs w:val="24"/>
                <w:lang w:eastAsia="zh-CN"/>
              </w:rPr>
              <w:t>Policy Champion</w:t>
            </w:r>
          </w:p>
          <w:p w:rsidRPr="00097777" w:rsidR="00097777" w:rsidRDefault="6536269E" w14:paraId="5A58FBAD" w14:textId="4E966649">
            <w:pPr>
              <w:numPr>
                <w:ilvl w:val="0"/>
                <w:numId w:val="37"/>
              </w:numPr>
              <w:suppressAutoHyphens w:val="0"/>
              <w:spacing w:after="0" w:line="276" w:lineRule="auto"/>
              <w:ind w:leftChars="0" w:firstLineChars="0"/>
              <w:textDirection w:val="lrTb"/>
              <w:textAlignment w:val="auto"/>
              <w:rPr>
                <w:kern w:val="0"/>
                <w:position w:val="0"/>
                <w:sz w:val="24"/>
                <w:szCs w:val="24"/>
                <w:lang w:eastAsia="zh-CN"/>
              </w:rPr>
            </w:pPr>
            <w:r w:rsidRPr="0E792681">
              <w:rPr>
                <w:sz w:val="24"/>
                <w:szCs w:val="24"/>
                <w:lang w:eastAsia="zh-CN"/>
              </w:rPr>
              <w:t>Brian Kithinji</w:t>
            </w:r>
            <w:r w:rsidRPr="0E792681" w:rsidR="4E1E226E">
              <w:rPr>
                <w:sz w:val="24"/>
                <w:szCs w:val="24"/>
                <w:lang w:eastAsia="zh-CN"/>
              </w:rPr>
              <w:t>,</w:t>
            </w:r>
            <w:r w:rsidRPr="0E792681" w:rsidR="163D44D2">
              <w:rPr>
                <w:sz w:val="24"/>
                <w:szCs w:val="24"/>
                <w:lang w:eastAsia="zh-CN"/>
              </w:rPr>
              <w:t xml:space="preserve"> </w:t>
            </w:r>
            <w:r w:rsidRPr="0E792681" w:rsidR="163D44D2">
              <w:rPr>
                <w:i/>
                <w:iCs/>
                <w:sz w:val="24"/>
                <w:szCs w:val="24"/>
                <w:lang w:eastAsia="zh-CN"/>
              </w:rPr>
              <w:t>Policy Action Initiative</w:t>
            </w:r>
            <w:r w:rsidRPr="0E792681" w:rsidR="163D44D2">
              <w:rPr>
                <w:sz w:val="24"/>
                <w:szCs w:val="24"/>
                <w:lang w:eastAsia="zh-CN"/>
              </w:rPr>
              <w:t xml:space="preserve"> </w:t>
            </w:r>
          </w:p>
          <w:p w:rsidR="2CF0B850" w:rsidRDefault="161288C9" w14:paraId="3CC8374E" w14:textId="08B939FA">
            <w:pPr>
              <w:numPr>
                <w:ilvl w:val="0"/>
                <w:numId w:val="38"/>
              </w:numPr>
              <w:spacing w:after="0" w:line="276" w:lineRule="auto"/>
              <w:ind w:leftChars="0" w:firstLineChars="0"/>
              <w:rPr>
                <w:sz w:val="24"/>
                <w:szCs w:val="24"/>
                <w:lang w:eastAsia="zh-CN"/>
              </w:rPr>
            </w:pPr>
            <w:r w:rsidRPr="0E792681">
              <w:rPr>
                <w:sz w:val="24"/>
                <w:szCs w:val="24"/>
                <w:lang w:eastAsia="zh-CN"/>
              </w:rPr>
              <w:t>Edwin Kiritu</w:t>
            </w:r>
            <w:r w:rsidRPr="0E792681" w:rsidR="1FCEBE79">
              <w:rPr>
                <w:sz w:val="24"/>
                <w:szCs w:val="24"/>
                <w:lang w:eastAsia="zh-CN"/>
              </w:rPr>
              <w:t>,</w:t>
            </w:r>
            <w:r w:rsidRPr="0E792681">
              <w:rPr>
                <w:sz w:val="24"/>
                <w:szCs w:val="24"/>
                <w:lang w:eastAsia="zh-CN"/>
              </w:rPr>
              <w:t xml:space="preserve"> </w:t>
            </w:r>
            <w:r w:rsidRPr="0E792681">
              <w:rPr>
                <w:i/>
                <w:iCs/>
                <w:sz w:val="24"/>
                <w:szCs w:val="24"/>
                <w:lang w:eastAsia="zh-CN"/>
              </w:rPr>
              <w:t>YAG Kilifi</w:t>
            </w:r>
          </w:p>
          <w:p w:rsidRPr="00097777" w:rsidR="00097777" w:rsidRDefault="2FB963A1" w14:paraId="6CE08080" w14:textId="26FD385C">
            <w:pPr>
              <w:numPr>
                <w:ilvl w:val="0"/>
                <w:numId w:val="38"/>
              </w:numPr>
              <w:suppressAutoHyphens w:val="0"/>
              <w:spacing w:after="0" w:line="276" w:lineRule="auto"/>
              <w:ind w:leftChars="0" w:firstLineChars="0"/>
              <w:textDirection w:val="lrTb"/>
              <w:textAlignment w:val="auto"/>
              <w:rPr>
                <w:i/>
                <w:iCs/>
                <w:kern w:val="0"/>
                <w:position w:val="0"/>
                <w:sz w:val="24"/>
                <w:szCs w:val="24"/>
                <w:lang w:eastAsia="zh-CN"/>
              </w:rPr>
            </w:pPr>
            <w:r w:rsidRPr="0E792681">
              <w:rPr>
                <w:kern w:val="0"/>
                <w:position w:val="0"/>
                <w:sz w:val="24"/>
                <w:szCs w:val="24"/>
                <w:lang w:eastAsia="zh-CN"/>
              </w:rPr>
              <w:t xml:space="preserve">Dr. </w:t>
            </w:r>
            <w:proofErr w:type="spellStart"/>
            <w:r w:rsidRPr="0E792681">
              <w:rPr>
                <w:kern w:val="0"/>
                <w:position w:val="0"/>
                <w:sz w:val="24"/>
                <w:szCs w:val="24"/>
                <w:lang w:eastAsia="zh-CN"/>
              </w:rPr>
              <w:t>Hafidha</w:t>
            </w:r>
            <w:proofErr w:type="spellEnd"/>
            <w:r w:rsidRPr="0E792681">
              <w:rPr>
                <w:kern w:val="0"/>
                <w:position w:val="0"/>
                <w:sz w:val="24"/>
                <w:szCs w:val="24"/>
                <w:lang w:eastAsia="zh-CN"/>
              </w:rPr>
              <w:t xml:space="preserve"> Abdallah</w:t>
            </w:r>
            <w:r w:rsidRPr="0E792681" w:rsidR="1A96B169">
              <w:rPr>
                <w:sz w:val="24"/>
                <w:szCs w:val="24"/>
                <w:lang w:eastAsia="zh-CN"/>
              </w:rPr>
              <w:t>,</w:t>
            </w:r>
            <w:r w:rsidRPr="0E792681">
              <w:rPr>
                <w:sz w:val="24"/>
                <w:szCs w:val="24"/>
                <w:lang w:eastAsia="zh-CN"/>
              </w:rPr>
              <w:t xml:space="preserve"> </w:t>
            </w:r>
            <w:r w:rsidRPr="0E792681" w:rsidR="11CF1BD4">
              <w:rPr>
                <w:i/>
                <w:iCs/>
                <w:sz w:val="24"/>
                <w:szCs w:val="24"/>
                <w:lang w:eastAsia="zh-CN"/>
              </w:rPr>
              <w:t>Y</w:t>
            </w:r>
            <w:r w:rsidRPr="0E792681">
              <w:rPr>
                <w:i/>
                <w:iCs/>
                <w:sz w:val="24"/>
                <w:szCs w:val="24"/>
                <w:lang w:eastAsia="zh-CN"/>
              </w:rPr>
              <w:t>outh leader </w:t>
            </w:r>
          </w:p>
          <w:p w:rsidRPr="00097777" w:rsidR="00097777" w:rsidP="0E792681" w:rsidRDefault="00097777" w14:paraId="7495DC9C" w14:textId="39DCF617">
            <w:pPr>
              <w:suppressAutoHyphens w:val="0"/>
              <w:spacing w:after="0" w:line="276" w:lineRule="auto"/>
              <w:ind w:left="0" w:hanging="2"/>
              <w:textDirection w:val="lrTb"/>
              <w:textAlignment w:val="auto"/>
              <w:rPr>
                <w:kern w:val="0"/>
                <w:position w:val="0"/>
                <w:sz w:val="24"/>
                <w:szCs w:val="24"/>
                <w:lang w:eastAsia="zh-CN"/>
              </w:rPr>
            </w:pPr>
          </w:p>
          <w:p w:rsidRPr="00097777" w:rsidR="00097777" w:rsidP="0E792681" w:rsidRDefault="00097777" w14:paraId="12C1D1A0" w14:textId="1B3F5B36">
            <w:pPr>
              <w:suppressAutoHyphens w:val="0"/>
              <w:spacing w:after="0" w:line="276" w:lineRule="auto"/>
              <w:ind w:firstLineChars="0"/>
              <w:textDirection w:val="lrTb"/>
              <w:textAlignment w:val="auto"/>
              <w:rPr>
                <w:kern w:val="0"/>
                <w:position w:val="0"/>
                <w:sz w:val="24"/>
                <w:szCs w:val="24"/>
                <w:highlight w:val="red"/>
                <w:lang w:eastAsia="zh-CN"/>
              </w:rPr>
            </w:pPr>
          </w:p>
          <w:p w:rsidRPr="00097777" w:rsidR="00097777" w:rsidP="0E792681" w:rsidRDefault="00097777" w14:paraId="767B1616" w14:textId="5C8B6982">
            <w:pPr>
              <w:suppressAutoHyphens w:val="0"/>
              <w:spacing w:after="0" w:line="276" w:lineRule="auto"/>
              <w:ind w:firstLineChars="0"/>
              <w:textDirection w:val="lrTb"/>
              <w:textAlignment w:val="auto"/>
              <w:rPr>
                <w:kern w:val="0"/>
                <w:position w:val="0"/>
                <w:sz w:val="24"/>
                <w:szCs w:val="24"/>
                <w:lang w:eastAsia="zh-CN"/>
              </w:rPr>
            </w:pPr>
          </w:p>
        </w:tc>
      </w:tr>
      <w:tr w:rsidRPr="00E372AA" w:rsidR="00097777" w:rsidTr="6D0C1489" w14:paraId="0543DB30" w14:textId="77777777">
        <w:tc>
          <w:tcPr>
            <w:tcW w:w="2263" w:type="dxa"/>
            <w:tcMar/>
          </w:tcPr>
          <w:p w:rsidRPr="00E372AA" w:rsidR="00097777" w:rsidP="0E792681" w:rsidRDefault="06444826" w14:paraId="2A191E20" w14:textId="77777777">
            <w:pPr>
              <w:spacing w:after="0" w:line="240" w:lineRule="auto"/>
              <w:ind w:left="0" w:hanging="2"/>
              <w:rPr>
                <w:sz w:val="24"/>
                <w:szCs w:val="24"/>
              </w:rPr>
            </w:pPr>
            <w:r w:rsidRPr="0E792681">
              <w:rPr>
                <w:sz w:val="24"/>
                <w:szCs w:val="24"/>
              </w:rPr>
              <w:t>1:00 PM - 2:00 PM</w:t>
            </w:r>
          </w:p>
        </w:tc>
        <w:tc>
          <w:tcPr>
            <w:tcW w:w="7087" w:type="dxa"/>
            <w:gridSpan w:val="3"/>
            <w:tcMar/>
          </w:tcPr>
          <w:p w:rsidRPr="00E372AA" w:rsidR="00097777" w:rsidP="0E792681" w:rsidRDefault="06444826" w14:paraId="20A56C99" w14:textId="77777777">
            <w:pPr>
              <w:spacing w:after="0" w:line="240" w:lineRule="auto"/>
              <w:ind w:left="0" w:hanging="2"/>
              <w:rPr>
                <w:sz w:val="24"/>
                <w:szCs w:val="24"/>
              </w:rPr>
            </w:pPr>
            <w:r w:rsidRPr="0E792681">
              <w:rPr>
                <w:sz w:val="24"/>
                <w:szCs w:val="24"/>
              </w:rPr>
              <w:t xml:space="preserve">Lunch Break </w:t>
            </w:r>
          </w:p>
        </w:tc>
      </w:tr>
      <w:tr w:rsidRPr="00E372AA" w:rsidR="00A21E08" w:rsidTr="6D0C1489" w14:paraId="1A5DECF3" w14:textId="77777777">
        <w:tc>
          <w:tcPr>
            <w:tcW w:w="2263" w:type="dxa"/>
            <w:tcMar/>
          </w:tcPr>
          <w:p w:rsidRPr="00E372AA" w:rsidR="00A21E08" w:rsidP="0E792681" w:rsidRDefault="00A21E08" w14:paraId="6CEEC6A5" w14:textId="77777777">
            <w:pPr>
              <w:spacing w:after="0" w:line="240" w:lineRule="auto"/>
              <w:ind w:left="0" w:hanging="2"/>
              <w:rPr>
                <w:sz w:val="24"/>
                <w:szCs w:val="24"/>
              </w:rPr>
            </w:pPr>
          </w:p>
        </w:tc>
        <w:tc>
          <w:tcPr>
            <w:tcW w:w="7087" w:type="dxa"/>
            <w:gridSpan w:val="3"/>
            <w:tcMar/>
          </w:tcPr>
          <w:p w:rsidRPr="00097777" w:rsidR="00A21E08" w:rsidP="0E792681" w:rsidRDefault="4A387D3B" w14:paraId="16E48179" w14:textId="13349C89">
            <w:pPr>
              <w:ind w:left="0" w:hanging="2"/>
              <w:rPr>
                <w:b/>
                <w:bCs/>
                <w:sz w:val="24"/>
                <w:szCs w:val="24"/>
              </w:rPr>
            </w:pPr>
            <w:r w:rsidRPr="0E792681">
              <w:rPr>
                <w:b/>
                <w:bCs/>
                <w:sz w:val="24"/>
                <w:szCs w:val="24"/>
              </w:rPr>
              <w:t xml:space="preserve">Plenary session </w:t>
            </w:r>
            <w:r w:rsidRPr="0E792681" w:rsidR="6B281FF0">
              <w:rPr>
                <w:b/>
                <w:bCs/>
                <w:sz w:val="24"/>
                <w:szCs w:val="24"/>
              </w:rPr>
              <w:t>11</w:t>
            </w:r>
          </w:p>
          <w:p w:rsidRPr="00A21E08" w:rsidR="00A21E08" w:rsidP="0E792681" w:rsidRDefault="06697A0B" w14:paraId="7304438F" w14:textId="132E8042">
            <w:pPr>
              <w:spacing w:after="0" w:line="276" w:lineRule="auto"/>
              <w:ind w:left="0" w:hanging="2"/>
              <w:rPr>
                <w:kern w:val="0"/>
                <w:position w:val="0"/>
                <w:sz w:val="24"/>
                <w:szCs w:val="24"/>
                <w:lang w:eastAsia="zh-CN"/>
              </w:rPr>
            </w:pPr>
            <w:r w:rsidRPr="0E792681">
              <w:rPr>
                <w:b/>
                <w:bCs/>
                <w:sz w:val="24"/>
                <w:szCs w:val="24"/>
              </w:rPr>
              <w:t xml:space="preserve">Title: </w:t>
            </w:r>
            <w:r w:rsidRPr="0E792681">
              <w:rPr>
                <w:b/>
                <w:bCs/>
                <w:sz w:val="24"/>
                <w:szCs w:val="24"/>
                <w:lang w:eastAsia="zh-CN"/>
              </w:rPr>
              <w:t>Creativity as Currency</w:t>
            </w:r>
            <w:r w:rsidRPr="0E792681">
              <w:rPr>
                <w:sz w:val="24"/>
                <w:szCs w:val="24"/>
                <w:lang w:eastAsia="zh-CN"/>
              </w:rPr>
              <w:t>: Unlocking the potential of the Orange Economy for youth innovation and sustainable livelihoods. </w:t>
            </w:r>
          </w:p>
          <w:p w:rsidRPr="00097777" w:rsidR="00A21E08" w:rsidP="0E792681" w:rsidRDefault="06697A0B" w14:paraId="74364243" w14:textId="04F64B70">
            <w:pPr>
              <w:spacing w:after="0"/>
              <w:ind w:left="0" w:leftChars="0" w:firstLine="0" w:firstLineChars="0"/>
              <w:rPr>
                <w:b/>
                <w:bCs/>
                <w:sz w:val="24"/>
                <w:szCs w:val="24"/>
              </w:rPr>
            </w:pPr>
            <w:r w:rsidRPr="0E792681">
              <w:rPr>
                <w:b/>
                <w:bCs/>
                <w:kern w:val="0"/>
                <w:position w:val="0"/>
                <w:sz w:val="24"/>
                <w:szCs w:val="24"/>
                <w:lang w:eastAsia="zh-CN"/>
              </w:rPr>
              <w:t xml:space="preserve">Venue: </w:t>
            </w:r>
            <w:r w:rsidRPr="0E792681">
              <w:rPr>
                <w:sz w:val="24"/>
                <w:szCs w:val="24"/>
              </w:rPr>
              <w:t>Main Arena</w:t>
            </w:r>
          </w:p>
          <w:p w:rsidR="00A21E08" w:rsidP="0E792681" w:rsidRDefault="06697A0B" w14:paraId="66A11913" w14:textId="534F57E1">
            <w:pPr>
              <w:spacing w:after="0"/>
              <w:ind w:left="0" w:hanging="2"/>
              <w:rPr>
                <w:b/>
                <w:bCs/>
                <w:sz w:val="24"/>
                <w:szCs w:val="24"/>
              </w:rPr>
            </w:pPr>
            <w:r w:rsidRPr="0E792681">
              <w:rPr>
                <w:b/>
                <w:bCs/>
                <w:sz w:val="24"/>
                <w:szCs w:val="24"/>
              </w:rPr>
              <w:t xml:space="preserve">Moderator: </w:t>
            </w:r>
            <w:r w:rsidRPr="0E792681" w:rsidR="150688C5">
              <w:rPr>
                <w:sz w:val="24"/>
                <w:szCs w:val="24"/>
              </w:rPr>
              <w:t xml:space="preserve">TBC </w:t>
            </w:r>
          </w:p>
          <w:p w:rsidR="00A21E08" w:rsidP="0E792681" w:rsidRDefault="06697A0B" w14:paraId="4D4BE124" w14:textId="77777777">
            <w:pPr>
              <w:spacing w:after="0"/>
              <w:ind w:left="0" w:hanging="2"/>
              <w:rPr>
                <w:b/>
                <w:bCs/>
                <w:sz w:val="24"/>
                <w:szCs w:val="24"/>
              </w:rPr>
            </w:pPr>
            <w:r w:rsidRPr="0E792681">
              <w:rPr>
                <w:b/>
                <w:bCs/>
                <w:sz w:val="24"/>
                <w:szCs w:val="24"/>
              </w:rPr>
              <w:t>Keynote Address</w:t>
            </w:r>
          </w:p>
          <w:p w:rsidRPr="00A21E08" w:rsidR="00A21E08" w:rsidRDefault="00A21E08" w14:paraId="7F7D493B" w14:textId="60B42325">
            <w:pPr>
              <w:numPr>
                <w:ilvl w:val="0"/>
                <w:numId w:val="43"/>
              </w:numPr>
              <w:spacing w:after="0" w:line="240" w:lineRule="auto"/>
              <w:ind w:leftChars="0" w:firstLineChars="0"/>
              <w:rPr>
                <w:sz w:val="24"/>
                <w:szCs w:val="24"/>
              </w:rPr>
            </w:pPr>
          </w:p>
          <w:p w:rsidR="00A21E08" w:rsidP="0E792681" w:rsidRDefault="00A21E08" w14:paraId="4C278BDD" w14:textId="77777777">
            <w:pPr>
              <w:spacing w:after="0" w:line="240" w:lineRule="auto"/>
              <w:ind w:left="0" w:leftChars="0" w:firstLine="0" w:firstLineChars="0"/>
              <w:rPr>
                <w:b/>
                <w:bCs/>
                <w:sz w:val="24"/>
                <w:szCs w:val="24"/>
              </w:rPr>
            </w:pPr>
          </w:p>
          <w:p w:rsidRPr="00E372AA" w:rsidR="00A21E08" w:rsidP="2579728A" w:rsidRDefault="4CBF7AF7" w14:paraId="046ADD67" w14:textId="221346F5">
            <w:pPr>
              <w:spacing w:after="0" w:line="240" w:lineRule="auto"/>
              <w:ind w:left="0" w:hanging="2"/>
              <w:rPr>
                <w:b/>
                <w:bCs/>
                <w:sz w:val="24"/>
                <w:szCs w:val="24"/>
              </w:rPr>
            </w:pPr>
            <w:r w:rsidRPr="2579728A">
              <w:rPr>
                <w:b/>
                <w:bCs/>
                <w:sz w:val="24"/>
                <w:szCs w:val="24"/>
              </w:rPr>
              <w:t>Pa</w:t>
            </w:r>
            <w:r w:rsidRPr="2579728A" w:rsidR="46F0ADBA">
              <w:rPr>
                <w:b/>
                <w:bCs/>
                <w:sz w:val="24"/>
                <w:szCs w:val="24"/>
              </w:rPr>
              <w:t>rtners</w:t>
            </w:r>
            <w:r w:rsidRPr="2579728A">
              <w:rPr>
                <w:b/>
                <w:bCs/>
                <w:sz w:val="24"/>
                <w:szCs w:val="24"/>
              </w:rPr>
              <w:t>:</w:t>
            </w:r>
          </w:p>
          <w:p w:rsidRPr="00E372AA" w:rsidR="00A21E08" w:rsidP="6D0C1489" w:rsidRDefault="549BB331" w14:paraId="57D3CA5B" w14:textId="76F69567">
            <w:pPr>
              <w:pStyle w:val="ListParagraph"/>
              <w:numPr>
                <w:ilvl w:val="0"/>
                <w:numId w:val="11"/>
              </w:numPr>
              <w:spacing w:after="0" w:line="240" w:lineRule="auto"/>
              <w:ind/>
              <w:rPr>
                <w:sz w:val="24"/>
                <w:szCs w:val="24"/>
              </w:rPr>
            </w:pPr>
            <w:r w:rsidRPr="6D0C1489" w:rsidR="7F171F27">
              <w:rPr>
                <w:sz w:val="24"/>
                <w:szCs w:val="24"/>
              </w:rPr>
              <w:t>Jay Melody</w:t>
            </w:r>
          </w:p>
          <w:p w:rsidRPr="00E372AA" w:rsidR="00A21E08" w:rsidP="6D0C1489" w:rsidRDefault="549BB331" w14:paraId="349A3205" w14:textId="7A1763BF">
            <w:pPr>
              <w:pStyle w:val="ListParagraph"/>
              <w:numPr>
                <w:ilvl w:val="0"/>
                <w:numId w:val="11"/>
              </w:numPr>
              <w:spacing w:after="0" w:line="240" w:lineRule="auto"/>
              <w:ind/>
              <w:rPr>
                <w:sz w:val="24"/>
                <w:szCs w:val="24"/>
              </w:rPr>
            </w:pPr>
            <w:r w:rsidRPr="6D0C1489" w:rsidR="7F171F27">
              <w:rPr>
                <w:sz w:val="24"/>
                <w:szCs w:val="24"/>
              </w:rPr>
              <w:t>We are Nubian</w:t>
            </w:r>
          </w:p>
          <w:p w:rsidRPr="00E372AA" w:rsidR="00A21E08" w:rsidP="6D0C1489" w:rsidRDefault="549BB331" w14:paraId="1F47A3A6" w14:textId="64405169">
            <w:pPr>
              <w:pStyle w:val="ListParagraph"/>
              <w:numPr>
                <w:ilvl w:val="0"/>
                <w:numId w:val="11"/>
              </w:numPr>
              <w:spacing w:after="0" w:line="240" w:lineRule="auto"/>
              <w:ind/>
              <w:rPr>
                <w:b w:val="1"/>
                <w:bCs w:val="1"/>
                <w:sz w:val="24"/>
                <w:szCs w:val="24"/>
              </w:rPr>
            </w:pPr>
            <w:r w:rsidRPr="6D0C1489" w:rsidR="50BDCF34">
              <w:rPr>
                <w:b w:val="0"/>
                <w:bCs w:val="0"/>
                <w:sz w:val="24"/>
                <w:szCs w:val="24"/>
              </w:rPr>
              <w:t>Iyanii</w:t>
            </w:r>
            <w:r w:rsidRPr="6D0C1489" w:rsidR="06697A0B">
              <w:rPr>
                <w:b w:val="0"/>
                <w:bCs w:val="0"/>
                <w:sz w:val="24"/>
                <w:szCs w:val="24"/>
              </w:rPr>
              <w:t>        </w:t>
            </w:r>
            <w:r w:rsidRPr="6D0C1489" w:rsidR="06697A0B">
              <w:rPr>
                <w:b w:val="1"/>
                <w:bCs w:val="1"/>
                <w:sz w:val="24"/>
                <w:szCs w:val="24"/>
              </w:rPr>
              <w:t>              </w:t>
            </w:r>
          </w:p>
        </w:tc>
      </w:tr>
      <w:tr w:rsidRPr="00E372AA" w:rsidR="00A21E08" w:rsidTr="6D0C1489" w14:paraId="73B14AB3" w14:textId="77777777">
        <w:tc>
          <w:tcPr>
            <w:tcW w:w="2263" w:type="dxa"/>
            <w:tcMar/>
          </w:tcPr>
          <w:p w:rsidRPr="00E372AA" w:rsidR="00A21E08" w:rsidP="0E792681" w:rsidRDefault="00A21E08" w14:paraId="3DA3AD93" w14:textId="77777777">
            <w:pPr>
              <w:spacing w:after="0" w:line="240" w:lineRule="auto"/>
              <w:ind w:left="0" w:hanging="2"/>
              <w:rPr>
                <w:sz w:val="24"/>
                <w:szCs w:val="24"/>
              </w:rPr>
            </w:pPr>
          </w:p>
        </w:tc>
        <w:tc>
          <w:tcPr>
            <w:tcW w:w="7087" w:type="dxa"/>
            <w:gridSpan w:val="3"/>
            <w:tcMar/>
          </w:tcPr>
          <w:p w:rsidRPr="00A21E08" w:rsidR="00A21E08" w:rsidP="0E792681" w:rsidRDefault="06697A0B" w14:paraId="60F2EF66" w14:textId="1CBFFD12">
            <w:pPr>
              <w:ind w:left="0" w:hanging="2"/>
              <w:rPr>
                <w:b/>
                <w:bCs/>
                <w:sz w:val="24"/>
                <w:szCs w:val="24"/>
              </w:rPr>
            </w:pPr>
            <w:r w:rsidRPr="0E792681">
              <w:rPr>
                <w:b/>
                <w:bCs/>
                <w:sz w:val="24"/>
                <w:szCs w:val="24"/>
              </w:rPr>
              <w:t>Plenary Session 1</w:t>
            </w:r>
            <w:r w:rsidRPr="0E792681" w:rsidR="6BC9CBA9">
              <w:rPr>
                <w:b/>
                <w:bCs/>
                <w:sz w:val="24"/>
                <w:szCs w:val="24"/>
              </w:rPr>
              <w:t>2</w:t>
            </w:r>
          </w:p>
          <w:p w:rsidRPr="00097777" w:rsidR="00A21E08" w:rsidP="0E792681" w:rsidRDefault="06697A0B" w14:paraId="350A86CB" w14:textId="21C0A6F8">
            <w:pPr>
              <w:spacing w:after="0"/>
              <w:ind w:left="0" w:leftChars="0" w:firstLine="0" w:firstLineChars="0"/>
              <w:rPr>
                <w:b/>
                <w:bCs/>
                <w:sz w:val="24"/>
                <w:szCs w:val="24"/>
              </w:rPr>
            </w:pPr>
            <w:r w:rsidRPr="0E792681">
              <w:rPr>
                <w:b/>
                <w:bCs/>
                <w:sz w:val="24"/>
                <w:szCs w:val="24"/>
              </w:rPr>
              <w:t xml:space="preserve">Title: </w:t>
            </w:r>
            <w:r w:rsidRPr="0E792681">
              <w:rPr>
                <w:sz w:val="24"/>
                <w:szCs w:val="24"/>
              </w:rPr>
              <w:t>The Future Is Ours to Build </w:t>
            </w:r>
            <w:r w:rsidRPr="0E792681">
              <w:rPr>
                <w:b/>
                <w:bCs/>
                <w:sz w:val="24"/>
                <w:szCs w:val="24"/>
              </w:rPr>
              <w:t xml:space="preserve"> </w:t>
            </w:r>
            <w:r w:rsidRPr="0E792681">
              <w:rPr>
                <w:kern w:val="0"/>
                <w:position w:val="0"/>
                <w:sz w:val="24"/>
                <w:szCs w:val="24"/>
                <w:lang w:eastAsia="zh-CN"/>
              </w:rPr>
              <w:t> </w:t>
            </w:r>
          </w:p>
          <w:p w:rsidRPr="00097777" w:rsidR="00A21E08" w:rsidP="0E792681" w:rsidRDefault="06697A0B" w14:paraId="6FE1E6FF" w14:textId="77777777">
            <w:pPr>
              <w:spacing w:after="0"/>
              <w:ind w:left="0" w:hanging="2"/>
              <w:rPr>
                <w:b/>
                <w:bCs/>
                <w:sz w:val="24"/>
                <w:szCs w:val="24"/>
              </w:rPr>
            </w:pPr>
            <w:r w:rsidRPr="0E792681">
              <w:rPr>
                <w:b/>
                <w:bCs/>
                <w:sz w:val="24"/>
                <w:szCs w:val="24"/>
              </w:rPr>
              <w:t xml:space="preserve">Venue: </w:t>
            </w:r>
            <w:r w:rsidRPr="0E792681">
              <w:rPr>
                <w:sz w:val="24"/>
                <w:szCs w:val="24"/>
              </w:rPr>
              <w:t>Main Arena</w:t>
            </w:r>
          </w:p>
          <w:p w:rsidR="06697A0B" w:rsidP="0E792681" w:rsidRDefault="06697A0B" w14:paraId="3F9B30E7" w14:textId="2A598FED">
            <w:pPr>
              <w:spacing w:after="0"/>
              <w:ind w:left="0" w:hanging="2"/>
              <w:rPr>
                <w:b w:val="1"/>
                <w:bCs w:val="1"/>
                <w:sz w:val="24"/>
                <w:szCs w:val="24"/>
                <w:lang w:val="fr-FR"/>
              </w:rPr>
            </w:pPr>
            <w:r w:rsidRPr="6D0C1489" w:rsidR="16C932AA">
              <w:rPr>
                <w:b w:val="1"/>
                <w:bCs w:val="1"/>
                <w:sz w:val="24"/>
                <w:szCs w:val="24"/>
                <w:lang w:val="fr-FR"/>
              </w:rPr>
              <w:t>Moderato</w:t>
            </w:r>
            <w:r w:rsidRPr="6D0C1489" w:rsidR="69544A5F">
              <w:rPr>
                <w:b w:val="1"/>
                <w:bCs w:val="1"/>
                <w:sz w:val="24"/>
                <w:szCs w:val="24"/>
                <w:lang w:val="fr-FR"/>
              </w:rPr>
              <w:t>rs</w:t>
            </w:r>
            <w:r w:rsidRPr="6D0C1489" w:rsidR="06697A0B">
              <w:rPr>
                <w:b w:val="1"/>
                <w:bCs w:val="1"/>
                <w:sz w:val="24"/>
                <w:szCs w:val="24"/>
                <w:lang w:val="fr-FR"/>
              </w:rPr>
              <w:t>:</w:t>
            </w:r>
          </w:p>
          <w:p w:rsidR="0E792681" w:rsidP="0E792681" w:rsidRDefault="0E792681" w14:paraId="44335044" w14:textId="54CB45EB">
            <w:pPr>
              <w:spacing w:after="0"/>
              <w:ind w:left="0" w:hanging="2"/>
              <w:rPr>
                <w:b/>
                <w:bCs/>
                <w:sz w:val="24"/>
                <w:szCs w:val="24"/>
                <w:lang w:val="de-DE"/>
              </w:rPr>
            </w:pPr>
          </w:p>
          <w:p w:rsidR="00A21E08" w:rsidP="2579728A" w:rsidRDefault="200A8135" w14:paraId="4B46BC44" w14:textId="474218CB">
            <w:pPr>
              <w:ind w:left="0" w:hanging="2"/>
              <w:rPr>
                <w:b/>
                <w:bCs/>
                <w:sz w:val="24"/>
                <w:szCs w:val="24"/>
              </w:rPr>
            </w:pPr>
            <w:r w:rsidRPr="2579728A">
              <w:rPr>
                <w:b/>
                <w:bCs/>
                <w:sz w:val="24"/>
                <w:szCs w:val="24"/>
              </w:rPr>
              <w:t>Pa</w:t>
            </w:r>
            <w:r w:rsidRPr="2579728A" w:rsidR="1B71E399">
              <w:rPr>
                <w:b/>
                <w:bCs/>
                <w:sz w:val="24"/>
                <w:szCs w:val="24"/>
              </w:rPr>
              <w:t>rtners</w:t>
            </w:r>
            <w:r w:rsidRPr="2579728A">
              <w:rPr>
                <w:b/>
                <w:bCs/>
                <w:sz w:val="24"/>
                <w:szCs w:val="24"/>
              </w:rPr>
              <w:t>:</w:t>
            </w:r>
          </w:p>
        </w:tc>
      </w:tr>
      <w:tr w:rsidRPr="00E372AA" w:rsidR="00097777" w:rsidTr="6D0C1489" w14:paraId="098ED767" w14:textId="77777777">
        <w:tc>
          <w:tcPr>
            <w:tcW w:w="9350" w:type="dxa"/>
            <w:gridSpan w:val="4"/>
            <w:tcMar/>
          </w:tcPr>
          <w:p w:rsidRPr="00E372AA" w:rsidR="00097777" w:rsidP="0E792681" w:rsidRDefault="31F0E008" w14:paraId="5F16D24E" w14:textId="4F3CF9D0">
            <w:pPr>
              <w:spacing w:after="0" w:line="240" w:lineRule="auto"/>
              <w:ind w:left="0" w:hanging="2"/>
              <w:jc w:val="center"/>
              <w:rPr>
                <w:b/>
                <w:bCs/>
                <w:sz w:val="24"/>
                <w:szCs w:val="24"/>
              </w:rPr>
            </w:pPr>
            <w:r w:rsidRPr="0E792681">
              <w:rPr>
                <w:b/>
                <w:bCs/>
                <w:sz w:val="24"/>
                <w:szCs w:val="24"/>
              </w:rPr>
              <w:t xml:space="preserve">End of Day </w:t>
            </w:r>
            <w:r w:rsidRPr="0E792681" w:rsidR="4BFEA09B">
              <w:rPr>
                <w:b/>
                <w:bCs/>
                <w:sz w:val="24"/>
                <w:szCs w:val="24"/>
              </w:rPr>
              <w:t>5</w:t>
            </w:r>
          </w:p>
        </w:tc>
      </w:tr>
    </w:tbl>
    <w:p w:rsidR="00203B99" w:rsidP="0E792681" w:rsidRDefault="00203B99" w14:paraId="15062F32" w14:textId="77777777">
      <w:pPr>
        <w:ind w:left="0" w:hanging="2"/>
        <w:rPr>
          <w:sz w:val="24"/>
          <w:szCs w:val="24"/>
        </w:rPr>
      </w:pPr>
    </w:p>
    <w:p w:rsidRPr="00A21E08" w:rsidR="00A21E08" w:rsidP="0E792681" w:rsidRDefault="06697A0B" w14:paraId="1D8D851B" w14:textId="5FD62CE0">
      <w:pPr>
        <w:ind w:left="0" w:hanging="2"/>
        <w:rPr>
          <w:sz w:val="24"/>
          <w:szCs w:val="24"/>
        </w:rPr>
      </w:pPr>
      <w:r w:rsidRPr="0E792681">
        <w:rPr>
          <w:b/>
          <w:bCs/>
          <w:sz w:val="24"/>
          <w:szCs w:val="24"/>
        </w:rPr>
        <w:t>DAY 6</w:t>
      </w:r>
      <w:r w:rsidRPr="0E792681">
        <w:rPr>
          <w:sz w:val="24"/>
          <w:szCs w:val="24"/>
        </w:rPr>
        <w:t xml:space="preserve">:  </w:t>
      </w:r>
    </w:p>
    <w:p w:rsidRPr="00A21E08" w:rsidR="00A21E08" w:rsidP="0E792681" w:rsidRDefault="06697A0B" w14:paraId="59381381" w14:textId="77777777">
      <w:pPr>
        <w:ind w:left="0" w:hanging="2"/>
        <w:rPr>
          <w:b/>
          <w:bCs/>
          <w:sz w:val="24"/>
          <w:szCs w:val="24"/>
        </w:rPr>
      </w:pPr>
      <w:r w:rsidRPr="0E792681">
        <w:rPr>
          <w:b/>
          <w:bCs/>
          <w:sz w:val="24"/>
          <w:szCs w:val="24"/>
        </w:rPr>
        <w:t xml:space="preserve">Theme: </w:t>
      </w:r>
    </w:p>
    <w:tbl>
      <w:tblPr>
        <w:tblW w:w="935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263"/>
        <w:gridCol w:w="7087"/>
      </w:tblGrid>
      <w:tr w:rsidRPr="00A21E08" w:rsidR="00A21E08" w:rsidTr="6D0C1489" w14:paraId="46FB0DBF" w14:textId="77777777">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21E08" w:rsidR="00A21E08" w:rsidP="0E792681" w:rsidRDefault="06697A0B" w14:paraId="57512CA1" w14:textId="77777777">
            <w:pPr>
              <w:ind w:left="0" w:hanging="2"/>
              <w:rPr>
                <w:sz w:val="24"/>
                <w:szCs w:val="24"/>
              </w:rPr>
            </w:pPr>
            <w:r w:rsidRPr="0E792681">
              <w:rPr>
                <w:sz w:val="24"/>
                <w:szCs w:val="24"/>
              </w:rPr>
              <w:t xml:space="preserve">Time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21E08" w:rsidR="00A21E08" w:rsidP="0E792681" w:rsidRDefault="06697A0B" w14:paraId="602A047D" w14:textId="77777777">
            <w:pPr>
              <w:ind w:left="0" w:hanging="2"/>
              <w:rPr>
                <w:b/>
                <w:bCs/>
                <w:sz w:val="24"/>
                <w:szCs w:val="24"/>
              </w:rPr>
            </w:pPr>
            <w:r w:rsidRPr="0E792681">
              <w:rPr>
                <w:b/>
                <w:bCs/>
                <w:sz w:val="24"/>
                <w:szCs w:val="24"/>
              </w:rPr>
              <w:t xml:space="preserve">Event </w:t>
            </w:r>
          </w:p>
        </w:tc>
      </w:tr>
      <w:tr w:rsidR="42539706" w:rsidTr="6D0C1489" w14:paraId="217E1F92" w14:textId="77777777">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504F7D4" w:rsidP="0E792681" w:rsidRDefault="130C48E9" w14:paraId="4A451415" w14:textId="16F31BC5">
            <w:pPr>
              <w:ind w:left="0" w:hanging="2"/>
              <w:rPr>
                <w:sz w:val="24"/>
                <w:szCs w:val="24"/>
              </w:rPr>
            </w:pPr>
            <w:r w:rsidRPr="0E792681">
              <w:rPr>
                <w:sz w:val="24"/>
                <w:szCs w:val="24"/>
              </w:rPr>
              <w:t>3</w:t>
            </w:r>
            <w:r w:rsidRPr="0E792681" w:rsidR="4F9FD097">
              <w:rPr>
                <w:sz w:val="24"/>
                <w:szCs w:val="24"/>
              </w:rPr>
              <w:t>:00 pm t</w:t>
            </w:r>
            <w:r w:rsidRPr="0E792681" w:rsidR="61538CDD">
              <w:rPr>
                <w:sz w:val="24"/>
                <w:szCs w:val="24"/>
              </w:rPr>
              <w:t xml:space="preserve">ill late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504F7D4" w:rsidP="0E792681" w:rsidRDefault="61538CDD" w14:paraId="3D41948C" w14:textId="6DB729D1">
            <w:pPr>
              <w:spacing w:after="0"/>
              <w:ind w:left="0" w:hanging="2"/>
              <w:rPr>
                <w:b w:val="1"/>
                <w:bCs w:val="1"/>
                <w:sz w:val="24"/>
                <w:szCs w:val="24"/>
              </w:rPr>
            </w:pPr>
            <w:r w:rsidRPr="6D0C1489" w:rsidR="7C0B11D3">
              <w:rPr>
                <w:b w:val="1"/>
                <w:bCs w:val="1"/>
                <w:sz w:val="24"/>
                <w:szCs w:val="24"/>
              </w:rPr>
              <w:t>Pwani gat Talent</w:t>
            </w:r>
            <w:ins w:author="Rukiya Jamal" w:date="2026-10-19T11:35:30.912Z" w16du:dateUtc="2026-10-19T11:35:30.912Z" w:id="921289734">
              <w:r w:rsidRPr="6D0C1489" w:rsidR="4E0620C8">
                <w:rPr>
                  <w:b w:val="1"/>
                  <w:bCs w:val="1"/>
                  <w:sz w:val="24"/>
                  <w:szCs w:val="24"/>
                </w:rPr>
                <w:t xml:space="preserve"> </w:t>
              </w:r>
            </w:ins>
          </w:p>
          <w:p w:rsidR="2504F7D4" w:rsidP="0E792681" w:rsidRDefault="61538CDD" w14:paraId="0D6374E2" w14:textId="05D3B460">
            <w:pPr>
              <w:spacing w:after="0"/>
              <w:ind w:left="0" w:hanging="2"/>
              <w:rPr>
                <w:b/>
                <w:bCs/>
                <w:sz w:val="24"/>
                <w:szCs w:val="24"/>
              </w:rPr>
            </w:pPr>
            <w:r w:rsidRPr="0E792681">
              <w:rPr>
                <w:b/>
                <w:bCs/>
                <w:sz w:val="24"/>
                <w:szCs w:val="24"/>
              </w:rPr>
              <w:t>Venue:</w:t>
            </w:r>
            <w:r w:rsidRPr="0E792681">
              <w:rPr>
                <w:sz w:val="24"/>
                <w:szCs w:val="24"/>
              </w:rPr>
              <w:t xml:space="preserve"> Gym</w:t>
            </w:r>
            <w:r w:rsidRPr="0E792681" w:rsidR="0A28913D">
              <w:rPr>
                <w:sz w:val="24"/>
                <w:szCs w:val="24"/>
              </w:rPr>
              <w:t xml:space="preserve"> </w:t>
            </w:r>
            <w:r w:rsidRPr="0E792681">
              <w:rPr>
                <w:sz w:val="24"/>
                <w:szCs w:val="24"/>
              </w:rPr>
              <w:t>Khan</w:t>
            </w:r>
            <w:r w:rsidRPr="0E792681" w:rsidR="7FEBAB19">
              <w:rPr>
                <w:sz w:val="24"/>
                <w:szCs w:val="24"/>
              </w:rPr>
              <w:t xml:space="preserve">a </w:t>
            </w:r>
          </w:p>
          <w:p w:rsidR="2504F7D4" w:rsidP="0E792681" w:rsidRDefault="61538CDD" w14:paraId="3C2E9C33" w14:textId="30FF6AD9">
            <w:pPr>
              <w:spacing w:after="0"/>
              <w:ind w:left="0" w:hanging="2"/>
              <w:rPr>
                <w:b/>
                <w:bCs/>
                <w:sz w:val="24"/>
                <w:szCs w:val="24"/>
              </w:rPr>
            </w:pPr>
            <w:r w:rsidRPr="0E792681">
              <w:rPr>
                <w:b/>
                <w:bCs/>
                <w:sz w:val="24"/>
                <w:szCs w:val="24"/>
              </w:rPr>
              <w:t xml:space="preserve">Partners: </w:t>
            </w:r>
          </w:p>
          <w:p w:rsidR="2504F7D4" w:rsidRDefault="61538CDD" w14:paraId="597EA8E7" w14:textId="28F8F67E">
            <w:pPr>
              <w:pStyle w:val="ListParagraph"/>
              <w:numPr>
                <w:ilvl w:val="0"/>
                <w:numId w:val="10"/>
              </w:numPr>
              <w:spacing w:after="0"/>
              <w:ind w:left="0" w:hanging="2"/>
              <w:rPr>
                <w:sz w:val="24"/>
                <w:szCs w:val="24"/>
              </w:rPr>
            </w:pPr>
            <w:r w:rsidRPr="0E792681">
              <w:rPr>
                <w:sz w:val="24"/>
                <w:szCs w:val="24"/>
              </w:rPr>
              <w:t xml:space="preserve">Afro tellers </w:t>
            </w:r>
          </w:p>
          <w:p w:rsidR="2504F7D4" w:rsidRDefault="61538CDD" w14:paraId="577785FC" w14:textId="4EE8A499">
            <w:pPr>
              <w:pStyle w:val="ListParagraph"/>
              <w:numPr>
                <w:ilvl w:val="0"/>
                <w:numId w:val="10"/>
              </w:numPr>
              <w:spacing w:after="0"/>
              <w:ind w:left="0" w:hanging="2"/>
              <w:rPr>
                <w:sz w:val="24"/>
                <w:szCs w:val="24"/>
              </w:rPr>
            </w:pPr>
            <w:r w:rsidRPr="0E792681">
              <w:rPr>
                <w:sz w:val="24"/>
                <w:szCs w:val="24"/>
              </w:rPr>
              <w:t xml:space="preserve">Swahilipot FM </w:t>
            </w:r>
          </w:p>
        </w:tc>
      </w:tr>
    </w:tbl>
    <w:p w:rsidR="0E792681" w:rsidP="0E792681" w:rsidRDefault="0E792681" w14:paraId="3DB56221" w14:textId="5C82C845">
      <w:pPr>
        <w:ind w:left="0" w:hanging="2"/>
        <w:rPr>
          <w:sz w:val="24"/>
          <w:szCs w:val="24"/>
        </w:rPr>
      </w:pPr>
    </w:p>
    <w:p w:rsidRPr="00E372AA" w:rsidR="00A21E08" w:rsidP="0E792681" w:rsidRDefault="00A21E08" w14:paraId="53EC2E82" w14:textId="77777777">
      <w:pPr>
        <w:ind w:left="0" w:hanging="2"/>
        <w:rPr>
          <w:sz w:val="24"/>
          <w:szCs w:val="24"/>
        </w:rPr>
      </w:pPr>
    </w:p>
    <w:p w:rsidR="7D651AE1" w:rsidP="6D0C1489" w:rsidRDefault="7D651AE1" w14:paraId="48B46ED5" w14:textId="403F6AFF">
      <w:pPr>
        <w:pStyle w:val="Normal"/>
        <w:suppressLineNumbers w:val="0"/>
        <w:bidi w:val="0"/>
        <w:spacing w:before="0" w:beforeAutospacing="off" w:after="160" w:afterAutospacing="off" w:line="259" w:lineRule="auto"/>
        <w:ind w:left="0" w:right="0" w:hanging="2"/>
        <w:jc w:val="left"/>
      </w:pPr>
      <w:r w:rsidRPr="6D0C1489" w:rsidR="7D651AE1">
        <w:rPr>
          <w:b w:val="1"/>
          <w:bCs w:val="1"/>
          <w:sz w:val="24"/>
          <w:szCs w:val="24"/>
        </w:rPr>
        <w:t xml:space="preserve">Side Events and other </w:t>
      </w:r>
      <w:r w:rsidRPr="6D0C1489" w:rsidR="7D651AE1">
        <w:rPr>
          <w:b w:val="1"/>
          <w:bCs w:val="1"/>
          <w:sz w:val="24"/>
          <w:szCs w:val="24"/>
        </w:rPr>
        <w:t>experiences</w:t>
      </w:r>
      <w:r w:rsidRPr="6D0C1489" w:rsidR="7D651AE1">
        <w:rPr>
          <w:b w:val="1"/>
          <w:bCs w:val="1"/>
          <w:sz w:val="24"/>
          <w:szCs w:val="24"/>
        </w:rPr>
        <w:t xml:space="preserve"> </w:t>
      </w:r>
    </w:p>
    <w:tbl>
      <w:tblPr>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2263"/>
        <w:gridCol w:w="7087"/>
      </w:tblGrid>
      <w:tr w:rsidR="42539706" w:rsidTr="6D0C1489" w14:paraId="4F272C8A" w14:textId="77777777">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2539706" w:rsidP="6D0C1489" w:rsidRDefault="3F2409F4" w14:paraId="62E1708B" w14:textId="77777777">
            <w:pPr>
              <w:ind w:left="0" w:hanging="2"/>
              <w:rPr>
                <w:b w:val="1"/>
                <w:bCs w:val="1"/>
                <w:sz w:val="24"/>
                <w:szCs w:val="24"/>
              </w:rPr>
            </w:pPr>
            <w:r w:rsidRPr="6D0C1489" w:rsidR="3794A883">
              <w:rPr>
                <w:b w:val="1"/>
                <w:bCs w:val="1"/>
                <w:sz w:val="24"/>
                <w:szCs w:val="24"/>
              </w:rPr>
              <w:t xml:space="preserve">Time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2539706" w:rsidP="0E792681" w:rsidRDefault="3F2409F4" w14:paraId="7BB1A1F8" w14:textId="77777777">
            <w:pPr>
              <w:ind w:left="0" w:hanging="2"/>
              <w:rPr>
                <w:b/>
                <w:bCs/>
                <w:sz w:val="24"/>
                <w:szCs w:val="24"/>
              </w:rPr>
            </w:pPr>
            <w:r w:rsidRPr="0E792681">
              <w:rPr>
                <w:b/>
                <w:bCs/>
                <w:sz w:val="24"/>
                <w:szCs w:val="24"/>
              </w:rPr>
              <w:t xml:space="preserve">Event </w:t>
            </w:r>
          </w:p>
        </w:tc>
      </w:tr>
      <w:tr w:rsidR="42539706" w:rsidTr="6D0C1489" w14:paraId="4DE54478" w14:textId="77777777">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2539706" w:rsidP="6D0C1489" w:rsidRDefault="42539706" w14:paraId="21B5EC61" w14:textId="2D746E8A">
            <w:pPr>
              <w:pStyle w:val="Normal"/>
              <w:suppressLineNumbers w:val="0"/>
              <w:bidi w:val="0"/>
              <w:spacing w:before="0" w:beforeAutospacing="off" w:after="160" w:afterAutospacing="off" w:line="259" w:lineRule="auto"/>
              <w:ind w:left="0" w:right="0" w:hanging="2"/>
              <w:jc w:val="left"/>
            </w:pPr>
            <w:r w:rsidRPr="6D0C1489" w:rsidR="1034C287">
              <w:rPr>
                <w:sz w:val="24"/>
                <w:szCs w:val="24"/>
              </w:rPr>
              <w:t>15</w:t>
            </w:r>
            <w:r w:rsidRPr="6D0C1489" w:rsidR="1034C287">
              <w:rPr>
                <w:sz w:val="24"/>
                <w:szCs w:val="24"/>
                <w:vertAlign w:val="superscript"/>
              </w:rPr>
              <w:t>th</w:t>
            </w:r>
            <w:r w:rsidRPr="6D0C1489" w:rsidR="1034C287">
              <w:rPr>
                <w:sz w:val="24"/>
                <w:szCs w:val="24"/>
              </w:rPr>
              <w:t xml:space="preserve"> –17</w:t>
            </w:r>
            <w:r w:rsidRPr="6D0C1489" w:rsidR="1034C287">
              <w:rPr>
                <w:sz w:val="24"/>
                <w:szCs w:val="24"/>
                <w:vertAlign w:val="superscript"/>
              </w:rPr>
              <w:t>th</w:t>
            </w:r>
            <w:r w:rsidRPr="6D0C1489" w:rsidR="1034C287">
              <w:rPr>
                <w:sz w:val="24"/>
                <w:szCs w:val="24"/>
              </w:rPr>
              <w:t xml:space="preserve"> October 2026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034C287" w:rsidP="6D0C1489" w:rsidRDefault="1034C287" w14:paraId="5B62C0A5" w14:textId="5B446EC7">
            <w:pPr>
              <w:spacing w:after="0"/>
              <w:ind w:left="0" w:hanging="2"/>
              <w:rPr>
                <w:b w:val="1"/>
                <w:bCs w:val="1"/>
                <w:sz w:val="24"/>
                <w:szCs w:val="24"/>
              </w:rPr>
            </w:pPr>
            <w:r w:rsidRPr="6D0C1489" w:rsidR="1034C287">
              <w:rPr>
                <w:b w:val="1"/>
                <w:bCs w:val="1"/>
                <w:sz w:val="24"/>
                <w:szCs w:val="24"/>
              </w:rPr>
              <w:t xml:space="preserve">Hackathon </w:t>
            </w:r>
          </w:p>
          <w:p w:rsidR="6D0C1489" w:rsidP="6D0C1489" w:rsidRDefault="6D0C1489" w14:paraId="7FCD1D73" w14:textId="01DDFE7A">
            <w:pPr>
              <w:spacing w:after="0"/>
              <w:ind w:left="0" w:hanging="2"/>
              <w:rPr>
                <w:sz w:val="24"/>
                <w:szCs w:val="24"/>
              </w:rPr>
            </w:pPr>
          </w:p>
          <w:p w:rsidR="2C65AE68" w:rsidP="0E792681" w:rsidRDefault="7BB4A45D" w14:paraId="78DFBDE3" w14:textId="6955233A">
            <w:pPr>
              <w:spacing w:after="0"/>
              <w:ind w:left="0" w:hanging="2"/>
            </w:pPr>
            <w:r w:rsidRPr="6D0C1489" w:rsidR="1034C287">
              <w:rPr>
                <w:sz w:val="24"/>
                <w:szCs w:val="24"/>
              </w:rPr>
              <w:t xml:space="preserve">Ocean Hack </w:t>
            </w:r>
          </w:p>
          <w:p w:rsidR="42539706" w:rsidP="6D0C1489" w:rsidRDefault="42539706" w14:paraId="16031B58" w14:textId="7FCA56B3">
            <w:pPr>
              <w:pStyle w:val="Normal"/>
              <w:spacing w:after="0"/>
              <w:ind w:left="-2" w:hanging="0"/>
              <w:rPr>
                <w:sz w:val="24"/>
                <w:szCs w:val="24"/>
              </w:rPr>
            </w:pPr>
          </w:p>
        </w:tc>
      </w:tr>
      <w:tr w:rsidR="42539706" w:rsidTr="6D0C1489" w14:paraId="35CD1447" w14:textId="77777777">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2539706" w:rsidP="0E792681" w:rsidRDefault="42539706" w14:paraId="13E9FCFF" w14:textId="5A050747">
            <w:pPr>
              <w:ind w:left="0" w:hanging="2"/>
            </w:pPr>
            <w:r w:rsidRPr="6D0C1489" w:rsidR="23834906">
              <w:rPr>
                <w:sz w:val="24"/>
                <w:szCs w:val="24"/>
              </w:rPr>
              <w:t>26</w:t>
            </w:r>
            <w:r w:rsidRPr="6D0C1489" w:rsidR="23834906">
              <w:rPr>
                <w:sz w:val="24"/>
                <w:szCs w:val="24"/>
                <w:vertAlign w:val="superscript"/>
              </w:rPr>
              <w:t>th</w:t>
            </w:r>
            <w:r w:rsidRPr="6D0C1489" w:rsidR="23834906">
              <w:rPr>
                <w:sz w:val="24"/>
                <w:szCs w:val="24"/>
              </w:rPr>
              <w:t xml:space="preserve"> – 29</w:t>
            </w:r>
            <w:r w:rsidRPr="6D0C1489" w:rsidR="23834906">
              <w:rPr>
                <w:sz w:val="24"/>
                <w:szCs w:val="24"/>
                <w:vertAlign w:val="superscript"/>
              </w:rPr>
              <w:t>th</w:t>
            </w:r>
            <w:r w:rsidRPr="6D0C1489" w:rsidR="23834906">
              <w:rPr>
                <w:sz w:val="24"/>
                <w:szCs w:val="24"/>
              </w:rPr>
              <w:t xml:space="preserve"> October 2026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2539706" w:rsidP="0E792681" w:rsidRDefault="42539706" w14:paraId="783560F4" w14:textId="7FCB0C99">
            <w:pPr>
              <w:ind w:left="0" w:hanging="2"/>
            </w:pPr>
            <w:r w:rsidRPr="6D0C1489" w:rsidR="23834906">
              <w:rPr>
                <w:b w:val="1"/>
                <w:bCs w:val="1"/>
                <w:sz w:val="24"/>
                <w:szCs w:val="24"/>
              </w:rPr>
              <w:t>Bootcamp</w:t>
            </w:r>
          </w:p>
          <w:p w:rsidR="42539706" w:rsidP="6D0C1489" w:rsidRDefault="42539706" w14:paraId="6A01FE56" w14:textId="40A69E67">
            <w:pPr>
              <w:pStyle w:val="Normal"/>
              <w:ind w:left="0" w:hanging="2"/>
              <w:rPr>
                <w:sz w:val="24"/>
                <w:szCs w:val="24"/>
              </w:rPr>
            </w:pPr>
            <w:r w:rsidRPr="6D0C1489" w:rsidR="23834906">
              <w:rPr>
                <w:sz w:val="24"/>
                <w:szCs w:val="24"/>
              </w:rPr>
              <w:t>The Innovator's Toolkit</w:t>
            </w:r>
            <w:r w:rsidRPr="6D0C1489" w:rsidR="23834906">
              <w:rPr>
                <w:sz w:val="24"/>
                <w:szCs w:val="24"/>
              </w:rPr>
              <w:t xml:space="preserve">: </w:t>
            </w:r>
            <w:r w:rsidRPr="6D0C1489" w:rsidR="23834906">
              <w:rPr>
                <w:sz w:val="24"/>
                <w:szCs w:val="24"/>
              </w:rPr>
              <w:t>A practical, human-centered design session on moving from ideation to prototyping for young innovators. </w:t>
            </w:r>
          </w:p>
        </w:tc>
      </w:tr>
      <w:tr w:rsidR="6D0C1489" w:rsidTr="6D0C1489" w14:paraId="590B7D55">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A3D96BD" w:rsidP="6D0C1489" w:rsidRDefault="5A3D96BD" w14:paraId="06918C59" w14:textId="2EF7F801">
            <w:pPr>
              <w:pStyle w:val="Normal"/>
            </w:pPr>
            <w:r w:rsidRPr="6D0C1489" w:rsidR="5A3D96BD">
              <w:rPr>
                <w:sz w:val="24"/>
                <w:szCs w:val="24"/>
              </w:rPr>
              <w:t>22</w:t>
            </w:r>
            <w:r w:rsidRPr="6D0C1489" w:rsidR="5A3D96BD">
              <w:rPr>
                <w:sz w:val="24"/>
                <w:szCs w:val="24"/>
                <w:vertAlign w:val="superscript"/>
              </w:rPr>
              <w:t>nd</w:t>
            </w:r>
            <w:r w:rsidRPr="6D0C1489" w:rsidR="5A3D96BD">
              <w:rPr>
                <w:sz w:val="24"/>
                <w:szCs w:val="24"/>
              </w:rPr>
              <w:t xml:space="preserve"> October 2026 </w:t>
            </w: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A3D96BD" w:rsidP="6D0C1489" w:rsidRDefault="5A3D96BD" w14:paraId="027C707C" w14:textId="1AABF802">
            <w:pPr>
              <w:pStyle w:val="Normal"/>
            </w:pPr>
            <w:r w:rsidRPr="6D0C1489" w:rsidR="5A3D96BD">
              <w:rPr>
                <w:b w:val="1"/>
                <w:bCs w:val="1"/>
                <w:sz w:val="24"/>
                <w:szCs w:val="24"/>
              </w:rPr>
              <w:t xml:space="preserve">Theatre Play </w:t>
            </w:r>
          </w:p>
          <w:p w:rsidR="5A3D96BD" w:rsidP="6D0C1489" w:rsidRDefault="5A3D96BD" w14:paraId="08BB9E36" w14:textId="6934AF2F">
            <w:pPr>
              <w:pStyle w:val="Normal"/>
              <w:suppressLineNumbers w:val="0"/>
              <w:bidi w:val="0"/>
              <w:spacing w:before="0" w:beforeAutospacing="off" w:after="160" w:afterAutospacing="off" w:line="259" w:lineRule="auto"/>
              <w:ind w:left="-1" w:right="0" w:hanging="1"/>
              <w:jc w:val="left"/>
              <w:rPr>
                <w:b w:val="0"/>
                <w:bCs w:val="0"/>
                <w:sz w:val="24"/>
                <w:szCs w:val="24"/>
              </w:rPr>
            </w:pPr>
            <w:r w:rsidRPr="6D0C1489" w:rsidR="5A3D96BD">
              <w:rPr>
                <w:b w:val="0"/>
                <w:bCs w:val="0"/>
                <w:sz w:val="24"/>
                <w:szCs w:val="24"/>
              </w:rPr>
              <w:t xml:space="preserve">Ask me twice </w:t>
            </w:r>
          </w:p>
        </w:tc>
      </w:tr>
      <w:tr w:rsidR="6D0C1489" w:rsidTr="6D0C1489" w14:paraId="466AEDF5">
        <w:trPr>
          <w:trHeight w:val="300"/>
        </w:trPr>
        <w:tc>
          <w:tcPr>
            <w:tcW w:w="22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A3D96BD" w:rsidP="6D0C1489" w:rsidRDefault="5A3D96BD" w14:paraId="29813DC4" w14:textId="18D7EBF6">
            <w:pPr>
              <w:pStyle w:val="Normal"/>
            </w:pPr>
            <w:r w:rsidRPr="6D0C1489" w:rsidR="5A3D96BD">
              <w:rPr>
                <w:sz w:val="24"/>
                <w:szCs w:val="24"/>
              </w:rPr>
              <w:t>23</w:t>
            </w:r>
            <w:r w:rsidRPr="6D0C1489" w:rsidR="5A3D96BD">
              <w:rPr>
                <w:sz w:val="24"/>
                <w:szCs w:val="24"/>
                <w:vertAlign w:val="superscript"/>
              </w:rPr>
              <w:t>rd</w:t>
            </w:r>
            <w:r w:rsidRPr="6D0C1489" w:rsidR="5A3D96BD">
              <w:rPr>
                <w:sz w:val="24"/>
                <w:szCs w:val="24"/>
              </w:rPr>
              <w:t xml:space="preserve"> October 2026</w:t>
            </w:r>
          </w:p>
          <w:p w:rsidR="6D0C1489" w:rsidP="6D0C1489" w:rsidRDefault="6D0C1489" w14:paraId="5247A655" w14:textId="4FCBBDD5">
            <w:pPr>
              <w:pStyle w:val="Normal"/>
              <w:rPr>
                <w:sz w:val="24"/>
                <w:szCs w:val="24"/>
              </w:rPr>
            </w:pPr>
          </w:p>
        </w:tc>
        <w:tc>
          <w:tcPr>
            <w:tcW w:w="70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A3D96BD" w:rsidP="6D0C1489" w:rsidRDefault="5A3D96BD" w14:paraId="495CC5B0" w14:textId="180073B1">
            <w:pPr>
              <w:pStyle w:val="Normal"/>
              <w:ind w:left="-2" w:hanging="0"/>
            </w:pPr>
            <w:r w:rsidRPr="6D0C1489" w:rsidR="5A3D96BD">
              <w:rPr>
                <w:b w:val="1"/>
                <w:bCs w:val="1"/>
                <w:sz w:val="24"/>
                <w:szCs w:val="24"/>
              </w:rPr>
              <w:t xml:space="preserve">Sustain Youth Exchange Program </w:t>
            </w:r>
          </w:p>
          <w:p w:rsidR="6D0C1489" w:rsidP="6D0C1489" w:rsidRDefault="6D0C1489" w14:paraId="648B807C" w14:textId="67179CA7">
            <w:pPr>
              <w:pStyle w:val="Normal"/>
              <w:ind w:left="-2" w:hanging="0"/>
              <w:rPr>
                <w:b w:val="1"/>
                <w:bCs w:val="1"/>
                <w:sz w:val="24"/>
                <w:szCs w:val="24"/>
              </w:rPr>
            </w:pPr>
          </w:p>
        </w:tc>
      </w:tr>
    </w:tbl>
    <w:p w:rsidR="42539706" w:rsidP="0E792681" w:rsidRDefault="42539706" w14:paraId="23FBE315" w14:textId="68C2CEF1">
      <w:pPr>
        <w:ind w:left="0" w:hanging="2"/>
        <w:rPr>
          <w:sz w:val="24"/>
          <w:szCs w:val="24"/>
        </w:rPr>
      </w:pPr>
    </w:p>
    <w:sectPr w:rsidR="42539706" w:rsidSect="00E372AA">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08" w:footer="624" w:gutter="0"/>
      <w:pgNumType w:start="1"/>
      <w:cols w:space="720"/>
      <w:docGrid w:linePitch="29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N" w:author="James Ndung'u" w:date="2026-10-18T16:14:55" w:id="787898309">
    <w:p xmlns:w14="http://schemas.microsoft.com/office/word/2010/wordml" xmlns:w="http://schemas.openxmlformats.org/wordprocessingml/2006/main" w:rsidR="0C2AE542" w:rsidRDefault="6229A990" w14:paraId="607E1E76" w14:textId="7238EF4E">
      <w:pPr>
        <w:pStyle w:val="CommentText"/>
      </w:pPr>
      <w:r>
        <w:rPr>
          <w:rStyle w:val="CommentReference"/>
        </w:rPr>
        <w:annotationRef/>
      </w:r>
      <w:r>
        <w:fldChar w:fldCharType="begin"/>
      </w:r>
      <w:r>
        <w:instrText xml:space="preserve"> HYPERLINK "mailto:wabosha@swahilipothub.co.ke"</w:instrText>
      </w:r>
      <w:bookmarkStart w:name="_@_7896A76FD9284A3BBFB4FDBEC9384B54Z" w:id="271420017"/>
      <w:r>
        <w:fldChar w:fldCharType="separate"/>
      </w:r>
      <w:bookmarkEnd w:id="271420017"/>
      <w:r w:rsidRPr="74D525C2" w:rsidR="1C84BF54">
        <w:rPr>
          <w:rStyle w:val="Mention"/>
          <w:noProof/>
        </w:rPr>
        <w:t>@Sophia Wabosha</w:t>
      </w:r>
      <w:r>
        <w:fldChar w:fldCharType="end"/>
      </w:r>
      <w:r w:rsidRPr="06A4EED1" w:rsidR="1056D89C">
        <w:t xml:space="preserve"> Any progress here? </w:t>
      </w:r>
    </w:p>
  </w:comment>
  <w:comment xmlns:w="http://schemas.openxmlformats.org/wordprocessingml/2006/main" w:initials="SW" w:author="Sophia Wabosha" w:date="2026-10-19T09:51:22" w:id="857996020">
    <w:p xmlns:w14="http://schemas.microsoft.com/office/word/2010/wordml" xmlns:w="http://schemas.openxmlformats.org/wordprocessingml/2006/main" w:rsidR="0BA04DC5" w:rsidRDefault="538215B4" w14:paraId="37735BD0" w14:textId="3E518CA2">
      <w:pPr>
        <w:pStyle w:val="CommentText"/>
      </w:pPr>
      <w:r>
        <w:rPr>
          <w:rStyle w:val="CommentReference"/>
        </w:rPr>
        <w:annotationRef/>
      </w:r>
      <w:r w:rsidRPr="0E1D05FF" w:rsidR="5EBB35F2">
        <w:t>Not yet, waiting for feedback from Rukiya</w:t>
      </w:r>
    </w:p>
  </w:comment>
  <w:comment xmlns:w="http://schemas.openxmlformats.org/wordprocessingml/2006/main" w:initials="JN" w:author="James Ndung'u" w:date="2026-10-19T09:57:31" w:id="191808906">
    <w:p xmlns:w14="http://schemas.microsoft.com/office/word/2010/wordml" xmlns:w="http://schemas.openxmlformats.org/wordprocessingml/2006/main" w:rsidR="0865EFB3" w:rsidRDefault="7AA50D08" w14:paraId="4D8257DD" w14:textId="09BCD8AE">
      <w:pPr>
        <w:pStyle w:val="CommentText"/>
      </w:pPr>
      <w:r>
        <w:rPr>
          <w:rStyle w:val="CommentReference"/>
        </w:rPr>
        <w:annotationRef/>
      </w:r>
      <w:r w:rsidRPr="752CC776" w:rsidR="3515B47D">
        <w:t>These should be one young peopSophia Wabosha, please liaise with the other Leads to identify suitable participants. The approach will be like what the Foundation did last time during thier convening</w:t>
      </w:r>
    </w:p>
  </w:comment>
  <w:comment xmlns:w="http://schemas.openxmlformats.org/wordprocessingml/2006/main" w:initials="JN" w:author="James Ndung'u" w:date="2026-10-19T09:57:41" w:id="1752546305">
    <w:p xmlns:w14="http://schemas.microsoft.com/office/word/2010/wordml" xmlns:w="http://schemas.openxmlformats.org/wordprocessingml/2006/main" w:rsidR="3A63979B" w:rsidRDefault="4A5FD9DC" w14:paraId="0EE17C45" w14:textId="15C89559">
      <w:pPr>
        <w:pStyle w:val="CommentText"/>
      </w:pPr>
      <w:r>
        <w:rPr>
          <w:rStyle w:val="CommentReference"/>
        </w:rPr>
        <w:annotationRef/>
      </w:r>
      <w:r>
        <w:fldChar w:fldCharType="begin"/>
      </w:r>
      <w:r>
        <w:instrText xml:space="preserve"> HYPERLINK "mailto:wabosha@swahilipothub.co.ke"</w:instrText>
      </w:r>
      <w:bookmarkStart w:name="_@_0678DE9D77A34037AE999A5B494C392CZ" w:id="597563026"/>
      <w:r>
        <w:fldChar w:fldCharType="separate"/>
      </w:r>
      <w:bookmarkEnd w:id="597563026"/>
      <w:r w:rsidRPr="2AAC9BCB" w:rsidR="4F767B8B">
        <w:rPr>
          <w:rStyle w:val="Mention"/>
          <w:noProof/>
        </w:rPr>
        <w:t>@Sophia Wabosha</w:t>
      </w:r>
      <w:r>
        <w:fldChar w:fldCharType="end"/>
      </w:r>
    </w:p>
  </w:comment>
  <w:comment xmlns:w="http://schemas.openxmlformats.org/wordprocessingml/2006/main" w:initials="SW" w:author="Sophia Wabosha" w:date="2026-10-19T10:08:00" w:id="904962193">
    <w:p xmlns:w14="http://schemas.microsoft.com/office/word/2010/wordml" xmlns:w="http://schemas.openxmlformats.org/wordprocessingml/2006/main" w:rsidR="517A40BF" w:rsidRDefault="34DE7E2A" w14:paraId="75116CDD" w14:textId="28B7B94E">
      <w:pPr>
        <w:pStyle w:val="CommentText"/>
      </w:pPr>
      <w:r>
        <w:rPr>
          <w:rStyle w:val="CommentReference"/>
        </w:rPr>
        <w:annotationRef/>
      </w:r>
      <w:r w:rsidRPr="747ABC4D" w:rsidR="6F9A1E97">
        <w:t xml:space="preserve">Noted. </w:t>
      </w:r>
    </w:p>
  </w:comment>
  <w:comment xmlns:w="http://schemas.openxmlformats.org/wordprocessingml/2006/main" w:initials="ZF" w:author="Zainab Faraj" w:date="2026-10-19T16:08:29" w:id="611650029">
    <w:p xmlns:w14="http://schemas.microsoft.com/office/word/2010/wordml" xmlns:w="http://schemas.openxmlformats.org/wordprocessingml/2006/main" w:rsidR="17DAA2BE" w:rsidRDefault="7601CCA0" w14:paraId="1E050167" w14:textId="72084AD7">
      <w:pPr>
        <w:pStyle w:val="CommentText"/>
      </w:pPr>
      <w:r>
        <w:rPr>
          <w:rStyle w:val="CommentReference"/>
        </w:rPr>
        <w:annotationRef/>
      </w:r>
      <w:r w:rsidRPr="3EF82B6F" w:rsidR="6D56C7A1">
        <w:t xml:space="preserve">Add ICT Authority CEO </w:t>
      </w:r>
    </w:p>
  </w:comment>
  <w:comment xmlns:w="http://schemas.openxmlformats.org/wordprocessingml/2006/main" w:initials="JK" w:author="Jacqueline Jepkoech Kiplagat" w:date="2026-10-19T17:01:44" w:id="1132466158">
    <w:p xmlns:w14="http://schemas.microsoft.com/office/word/2010/wordml" xmlns:w="http://schemas.openxmlformats.org/wordprocessingml/2006/main" w:rsidR="15251F08" w:rsidRDefault="600A00F6" w14:paraId="42994F91" w14:textId="2FF3318C">
      <w:pPr>
        <w:pStyle w:val="CommentText"/>
      </w:pPr>
      <w:r>
        <w:rPr>
          <w:rStyle w:val="CommentReference"/>
        </w:rPr>
        <w:annotationRef/>
      </w:r>
      <w:r w:rsidRPr="24341C75" w:rsidR="203E507D">
        <w:t>This portion was added in the V2 Program:</w:t>
      </w:r>
    </w:p>
    <w:p xmlns:w14="http://schemas.microsoft.com/office/word/2010/wordml" xmlns:w="http://schemas.openxmlformats.org/wordprocessingml/2006/main" w:rsidR="1D4A96CD" w:rsidRDefault="1C7C89E7" w14:paraId="1B335658" w14:textId="5436C300">
      <w:pPr>
        <w:pStyle w:val="CommentText"/>
      </w:pPr>
    </w:p>
    <w:p xmlns:w14="http://schemas.microsoft.com/office/word/2010/wordml" xmlns:w="http://schemas.openxmlformats.org/wordprocessingml/2006/main" w:rsidR="57417D62" w:rsidRDefault="6C123A6E" w14:paraId="42F2DF14" w14:textId="265DB14B">
      <w:pPr>
        <w:pStyle w:val="CommentText"/>
      </w:pPr>
      <w:r w:rsidRPr="097859E5" w:rsidR="355A703B">
        <w:t>Add as follows:</w:t>
      </w:r>
    </w:p>
    <w:p xmlns:w14="http://schemas.microsoft.com/office/word/2010/wordml" xmlns:w="http://schemas.openxmlformats.org/wordprocessingml/2006/main" w:rsidR="5E0187BC" w:rsidRDefault="64FAB9E4" w14:paraId="03557BFC" w14:textId="471D65DA">
      <w:pPr>
        <w:pStyle w:val="CommentText"/>
      </w:pPr>
      <w:r w:rsidRPr="2AD8BAF9" w:rsidR="33B81C26">
        <w:rPr>
          <w:b w:val="1"/>
          <w:bCs w:val="1"/>
        </w:rPr>
        <w:t>Workshop 1</w:t>
      </w:r>
    </w:p>
    <w:p xmlns:w14="http://schemas.microsoft.com/office/word/2010/wordml" xmlns:w="http://schemas.openxmlformats.org/wordprocessingml/2006/main" w:rsidR="0D693D8B" w:rsidRDefault="51A1AA36" w14:paraId="24D384C1" w14:textId="16CD6BA0">
      <w:pPr>
        <w:pStyle w:val="CommentText"/>
      </w:pPr>
      <w:r w:rsidRPr="7CF6F1A1" w:rsidR="49214453">
        <w:rPr>
          <w:b w:val="1"/>
          <w:bCs w:val="1"/>
        </w:rPr>
        <w:t>Partners:</w:t>
      </w:r>
      <w:r w:rsidRPr="5D0ED147" w:rsidR="26735A26">
        <w:t xml:space="preserve"> </w:t>
      </w:r>
    </w:p>
    <w:p xmlns:w14="http://schemas.microsoft.com/office/word/2010/wordml" xmlns:w="http://schemas.openxmlformats.org/wordprocessingml/2006/main" w:rsidR="3D8E102D" w:rsidRDefault="1A8A6491" w14:paraId="643E3809" w14:textId="4B89C56C">
      <w:pPr>
        <w:pStyle w:val="CommentText"/>
      </w:pPr>
      <w:r w:rsidRPr="4CA6B4AF" w:rsidR="05D65DBF">
        <w:t xml:space="preserve">1.Hon. Patrick Mbelle Mwavula, </w:t>
      </w:r>
      <w:r w:rsidRPr="51BFF2FB" w:rsidR="291CF940">
        <w:rPr>
          <w:i w:val="1"/>
          <w:iCs w:val="1"/>
        </w:rPr>
        <w:t>MCA Bamburi Ward, Mombasa</w:t>
      </w:r>
      <w:r w:rsidRPr="53A2711B" w:rsidR="4A9315FE">
        <w:t xml:space="preserve"> </w:t>
      </w:r>
    </w:p>
    <w:p xmlns:w14="http://schemas.microsoft.com/office/word/2010/wordml" xmlns:w="http://schemas.openxmlformats.org/wordprocessingml/2006/main" w:rsidR="3C0B9C92" w:rsidRDefault="64DB706B" w14:paraId="452ABC4B" w14:textId="28E07560">
      <w:pPr>
        <w:pStyle w:val="CommentText"/>
      </w:pPr>
      <w:r w:rsidRPr="23C79DA6" w:rsidR="1245B86C">
        <w:t xml:space="preserve">2.Abud Jamal Said, </w:t>
      </w:r>
      <w:r w:rsidRPr="457AC4A3" w:rsidR="68A89FC9">
        <w:rPr>
          <w:i w:val="1"/>
          <w:iCs w:val="1"/>
        </w:rPr>
        <w:t>Chairman KNCCI, Mombasa Chapter</w:t>
      </w:r>
      <w:r w:rsidRPr="7086F06A" w:rsidR="645AFA18">
        <w:t xml:space="preserve"> </w:t>
      </w:r>
    </w:p>
    <w:p xmlns:w14="http://schemas.microsoft.com/office/word/2010/wordml" xmlns:w="http://schemas.openxmlformats.org/wordprocessingml/2006/main" w:rsidR="52950943" w:rsidRDefault="0C7D8688" w14:paraId="6DFF7FA7" w14:textId="0B99859B">
      <w:pPr>
        <w:pStyle w:val="CommentText"/>
      </w:pPr>
      <w:r w:rsidRPr="336A9E85" w:rsidR="3B272EC1">
        <w:t xml:space="preserve">3.Cynthia Mabel, </w:t>
      </w:r>
      <w:r w:rsidRPr="4AFF08C2" w:rsidR="31335D1D">
        <w:rPr>
          <w:i w:val="1"/>
          <w:iCs w:val="1"/>
        </w:rPr>
        <w:t>marine biologist and emerging coastal sustainability</w:t>
      </w:r>
      <w:r w:rsidRPr="06D41409" w:rsidR="6347C63B">
        <w:t xml:space="preserve"> </w:t>
      </w:r>
      <w:r w:rsidRPr="20F02832" w:rsidR="1BD0CEFF">
        <w:rPr>
          <w:i w:val="1"/>
          <w:iCs w:val="1"/>
        </w:rPr>
        <w:t>practitioner</w:t>
      </w:r>
      <w:r w:rsidRPr="5FDE55EA" w:rsidR="434885C4">
        <w:t xml:space="preserve"> </w:t>
      </w:r>
    </w:p>
    <w:p xmlns:w14="http://schemas.microsoft.com/office/word/2010/wordml" xmlns:w="http://schemas.openxmlformats.org/wordprocessingml/2006/main" w:rsidR="4AE3898B" w:rsidRDefault="31D5D116" w14:paraId="4B77A237" w14:textId="0C2BB06F">
      <w:pPr>
        <w:pStyle w:val="CommentText"/>
      </w:pPr>
      <w:r w:rsidRPr="1A68AB66" w:rsidR="7E85C010">
        <w:t>4.Joyce Keingati, M</w:t>
      </w:r>
      <w:r w:rsidRPr="3154622D" w:rsidR="27F97E05">
        <w:rPr>
          <w:i w:val="1"/>
          <w:iCs w:val="1"/>
        </w:rPr>
        <w:t xml:space="preserve">arine and fisheries Development Professional </w:t>
      </w:r>
      <w:r w:rsidRPr="10679F0E" w:rsidR="6526508B">
        <w:t xml:space="preserve"> </w:t>
      </w:r>
    </w:p>
    <w:p xmlns:w14="http://schemas.microsoft.com/office/word/2010/wordml" xmlns:w="http://schemas.openxmlformats.org/wordprocessingml/2006/main" w:rsidR="42F67314" w:rsidRDefault="2AAD41FE" w14:paraId="418EECF2" w14:textId="17695F3C">
      <w:pPr>
        <w:pStyle w:val="CommentText"/>
      </w:pPr>
    </w:p>
  </w:comment>
  <w:comment xmlns:w="http://schemas.openxmlformats.org/wordprocessingml/2006/main" w:initials="JK" w:author="Jacqueline Jepkoech Kiplagat" w:date="2026-10-19T17:08:00" w:id="503911521">
    <w:p xmlns:w14="http://schemas.microsoft.com/office/word/2010/wordml" xmlns:w="http://schemas.openxmlformats.org/wordprocessingml/2006/main" w:rsidR="1B06125F" w:rsidRDefault="2E59D077" w14:paraId="5955B48C" w14:textId="071E60FB">
      <w:pPr>
        <w:pStyle w:val="CommentText"/>
      </w:pPr>
      <w:r>
        <w:rPr>
          <w:rStyle w:val="CommentReference"/>
        </w:rPr>
        <w:annotationRef/>
      </w:r>
      <w:r w:rsidRPr="3B7F69E3" w:rsidR="01660587">
        <w:rPr>
          <w:b w:val="1"/>
          <w:bCs w:val="1"/>
        </w:rPr>
        <w:t>Workshop 4</w:t>
      </w:r>
    </w:p>
    <w:p xmlns:w14="http://schemas.microsoft.com/office/word/2010/wordml" xmlns:w="http://schemas.openxmlformats.org/wordprocessingml/2006/main" w:rsidR="518EAACA" w:rsidRDefault="26D4D5B0" w14:paraId="581FF3FB" w14:textId="52A2611A">
      <w:pPr>
        <w:pStyle w:val="CommentText"/>
      </w:pPr>
    </w:p>
    <w:p xmlns:w14="http://schemas.microsoft.com/office/word/2010/wordml" xmlns:w="http://schemas.openxmlformats.org/wordprocessingml/2006/main" w:rsidR="073A1AA0" w:rsidRDefault="279E82C9" w14:paraId="316D0E5E" w14:textId="0AC0005D">
      <w:pPr>
        <w:pStyle w:val="CommentText"/>
      </w:pPr>
      <w:r w:rsidRPr="23E84D31" w:rsidR="4D29882D">
        <w:t xml:space="preserve">Add this on the Keynote Address speaker, </w:t>
      </w:r>
      <w:r w:rsidRPr="4115F709" w:rsidR="61A2FAB3">
        <w:rPr>
          <w:b w:val="1"/>
          <w:bCs w:val="1"/>
        </w:rPr>
        <w:t>The Vision for Mombasa</w:t>
      </w:r>
      <w:r w:rsidRPr="1BD9A193" w:rsidR="17ABFF1B">
        <w:t xml:space="preserve"> – Alice Gugelev :</w:t>
      </w:r>
    </w:p>
    <w:p xmlns:w14="http://schemas.microsoft.com/office/word/2010/wordml" xmlns:w="http://schemas.openxmlformats.org/wordprocessingml/2006/main" w:rsidR="06926C33" w:rsidRDefault="6C2996C0" w14:paraId="21637379" w14:textId="3A47C0E9">
      <w:pPr>
        <w:pStyle w:val="CommentText"/>
      </w:pPr>
      <w:r w:rsidRPr="33BFF6A1" w:rsidR="5A6E5A32">
        <w:t>Mombasa Vision 2050 is a long-term development vision aimed at transforming Mombasa into a competitive, inclusive, sustainable and globally connected coastal city by 2050. It provides a shared framework for guiding investment and development across areas such as tourism, trade, logistics, infrastructure, industry, housing, the blue economy, environment and human capital.</w:t>
      </w:r>
    </w:p>
    <w:p xmlns:w14="http://schemas.microsoft.com/office/word/2010/wordml" xmlns:w="http://schemas.openxmlformats.org/wordprocessingml/2006/main" w:rsidR="1F5F8ADE" w:rsidRDefault="426A15BD" w14:paraId="79439744" w14:textId="3D78585D">
      <w:pPr>
        <w:pStyle w:val="CommentText"/>
      </w:pPr>
    </w:p>
    <w:p xmlns:w14="http://schemas.microsoft.com/office/word/2010/wordml" xmlns:w="http://schemas.openxmlformats.org/wordprocessingml/2006/main" w:rsidR="36A4D8D4" w:rsidRDefault="3C059647" w14:paraId="1BB5FDA5" w14:textId="5D148350">
      <w:pPr>
        <w:pStyle w:val="CommentText"/>
      </w:pPr>
    </w:p>
    <w:p xmlns:w14="http://schemas.microsoft.com/office/word/2010/wordml" xmlns:w="http://schemas.openxmlformats.org/wordprocessingml/2006/main" w:rsidR="21DFC387" w:rsidRDefault="217100E1" w14:paraId="692961AC" w14:textId="0BAA4B1D">
      <w:pPr>
        <w:pStyle w:val="CommentText"/>
      </w:pPr>
      <w:r w:rsidRPr="144EA96A" w:rsidR="16656385">
        <w:t>Add these:</w:t>
      </w:r>
    </w:p>
    <w:p xmlns:w14="http://schemas.microsoft.com/office/word/2010/wordml" xmlns:w="http://schemas.openxmlformats.org/wordprocessingml/2006/main" w:rsidR="22B6B110" w:rsidRDefault="5A088D8F" w14:paraId="245B0516" w14:textId="717DAADA">
      <w:pPr>
        <w:pStyle w:val="CommentText"/>
      </w:pPr>
    </w:p>
    <w:p xmlns:w14="http://schemas.microsoft.com/office/word/2010/wordml" xmlns:w="http://schemas.openxmlformats.org/wordprocessingml/2006/main" w:rsidR="713C76C7" w:rsidRDefault="78FE9131" w14:paraId="6FA97FD0" w14:textId="21226752">
      <w:pPr>
        <w:pStyle w:val="CommentText"/>
      </w:pPr>
      <w:r w:rsidRPr="55710C79" w:rsidR="73935A55">
        <w:rPr>
          <w:b w:val="1"/>
          <w:bCs w:val="1"/>
        </w:rPr>
        <w:t>Moderator: John Kashagaki</w:t>
      </w:r>
      <w:r w:rsidRPr="58A5593E" w:rsidR="2742F15F">
        <w:t xml:space="preserve"> </w:t>
      </w:r>
    </w:p>
    <w:p xmlns:w14="http://schemas.microsoft.com/office/word/2010/wordml" xmlns:w="http://schemas.openxmlformats.org/wordprocessingml/2006/main" w:rsidR="741F2CBE" w:rsidRDefault="79DAAADF" w14:paraId="2C96B1AE" w14:textId="0AAB4EB2">
      <w:pPr>
        <w:pStyle w:val="CommentText"/>
      </w:pPr>
      <w:r w:rsidRPr="62386014" w:rsidR="75D7527A">
        <w:rPr>
          <w:b w:val="1"/>
          <w:bCs w:val="1"/>
        </w:rPr>
        <w:t>Partners:</w:t>
      </w:r>
      <w:r w:rsidRPr="74F34225" w:rsidR="33DDC12E">
        <w:t xml:space="preserve"> </w:t>
      </w:r>
    </w:p>
    <w:p xmlns:w14="http://schemas.microsoft.com/office/word/2010/wordml" xmlns:w="http://schemas.openxmlformats.org/wordprocessingml/2006/main" w:rsidR="1CB17DFC" w:rsidRDefault="35097D6A" w14:paraId="44BAAC97" w14:textId="6CD76EC7">
      <w:pPr>
        <w:pStyle w:val="CommentText"/>
      </w:pPr>
      <w:r w:rsidRPr="35AB2C4F" w:rsidR="75788388">
        <w:t xml:space="preserve">1.Jenny Nuccio, </w:t>
      </w:r>
      <w:r w:rsidRPr="57760C17" w:rsidR="2E354AC2">
        <w:rPr>
          <w:i w:val="1"/>
          <w:iCs w:val="1"/>
        </w:rPr>
        <w:t>Founder, Imani Collective</w:t>
      </w:r>
      <w:r w:rsidRPr="6B21539C" w:rsidR="7DF1CAE0">
        <w:t xml:space="preserve"> </w:t>
      </w:r>
    </w:p>
    <w:p xmlns:w14="http://schemas.microsoft.com/office/word/2010/wordml" xmlns:w="http://schemas.openxmlformats.org/wordprocessingml/2006/main" w:rsidR="3B46C285" w:rsidRDefault="3F77B0B9" w14:paraId="5A60CC51" w14:textId="27EA49F1">
      <w:pPr>
        <w:pStyle w:val="CommentText"/>
      </w:pPr>
      <w:r w:rsidRPr="49DA53B2" w:rsidR="50CC6455">
        <w:t xml:space="preserve">2.Peter Gitata, </w:t>
      </w:r>
      <w:r w:rsidRPr="5FBF1A26" w:rsidR="24894987">
        <w:rPr>
          <w:i w:val="1"/>
          <w:iCs w:val="1"/>
        </w:rPr>
        <w:t>Peshwood Enterprise</w:t>
      </w:r>
      <w:r w:rsidRPr="31E12C56" w:rsidR="51046E74">
        <w:t xml:space="preserve"> </w:t>
      </w:r>
    </w:p>
    <w:p xmlns:w14="http://schemas.microsoft.com/office/word/2010/wordml" xmlns:w="http://schemas.openxmlformats.org/wordprocessingml/2006/main" w:rsidR="3C6CC6BA" w:rsidRDefault="7A9CC35F" w14:paraId="0B74BB57" w14:textId="134B2D4D">
      <w:pPr>
        <w:pStyle w:val="CommentText"/>
      </w:pPr>
      <w:r w:rsidRPr="2A3F3214" w:rsidR="599C9A51">
        <w:t xml:space="preserve">3.Firdaus Anwar, Seraphic </w:t>
      </w:r>
      <w:r w:rsidRPr="3935C4A7" w:rsidR="46060474">
        <w:rPr>
          <w:i w:val="1"/>
          <w:iCs w:val="1"/>
        </w:rPr>
        <w:t>Events</w:t>
      </w:r>
      <w:r w:rsidRPr="485956E0" w:rsidR="43D7EA66">
        <w:t xml:space="preserve"> </w:t>
      </w:r>
    </w:p>
    <w:p xmlns:w14="http://schemas.microsoft.com/office/word/2010/wordml" xmlns:w="http://schemas.openxmlformats.org/wordprocessingml/2006/main" w:rsidR="4BA6793E" w:rsidRDefault="2DA1FE70" w14:paraId="5BF0FB34" w14:textId="76042D9D">
      <w:pPr>
        <w:pStyle w:val="CommentText"/>
      </w:pPr>
      <w:r w:rsidRPr="73EE19EC" w:rsidR="0A415140">
        <w:t>4.Kevin Nyamweya,</w:t>
      </w:r>
      <w:r w:rsidRPr="1F60C95B" w:rsidR="34BD45C8">
        <w:rPr>
          <w:i w:val="1"/>
          <w:iCs w:val="1"/>
        </w:rPr>
        <w:t>Economic Development Investment Council</w:t>
      </w:r>
    </w:p>
    <w:p xmlns:w14="http://schemas.microsoft.com/office/word/2010/wordml" xmlns:w="http://schemas.openxmlformats.org/wordprocessingml/2006/main" w:rsidR="694957C5" w:rsidRDefault="2BF10F34" w14:paraId="36FB24E8" w14:textId="54FF64D5">
      <w:pPr>
        <w:pStyle w:val="CommentText"/>
      </w:pPr>
      <w:r w:rsidRPr="0B601D43" w:rsidR="63DEEA32">
        <w:t xml:space="preserve"> </w:t>
      </w:r>
    </w:p>
    <w:p xmlns:w14="http://schemas.microsoft.com/office/word/2010/wordml" xmlns:w="http://schemas.openxmlformats.org/wordprocessingml/2006/main" w:rsidR="630416B7" w:rsidRDefault="5FCC1744" w14:paraId="2A6A5EA5" w14:textId="1D1249E3">
      <w:pPr>
        <w:pStyle w:val="CommentText"/>
      </w:pPr>
      <w:r w:rsidRPr="50DE8654" w:rsidR="3CB613A0">
        <w:rPr>
          <w:b w:val="1"/>
          <w:bCs w:val="1"/>
        </w:rPr>
        <w:t xml:space="preserve">Rebranding the HR Taskforce – </w:t>
      </w:r>
      <w:r w:rsidRPr="49BC2575" w:rsidR="1D2B5C3F">
        <w:rPr>
          <w:i w:val="1"/>
          <w:iCs w:val="1"/>
        </w:rPr>
        <w:t>Mohamed Gharib</w:t>
      </w:r>
      <w:r w:rsidRPr="0E05C46D" w:rsidR="1148D589">
        <w:t xml:space="preserve"> </w:t>
      </w:r>
    </w:p>
    <w:p xmlns:w14="http://schemas.microsoft.com/office/word/2010/wordml" xmlns:w="http://schemas.openxmlformats.org/wordprocessingml/2006/main" w:rsidR="58100C0A" w:rsidRDefault="67EE85C6" w14:paraId="6A3EA6EA" w14:textId="5D33E215">
      <w:pPr>
        <w:pStyle w:val="CommentText"/>
      </w:pPr>
    </w:p>
    <w:p xmlns:w14="http://schemas.microsoft.com/office/word/2010/wordml" xmlns:w="http://schemas.openxmlformats.org/wordprocessingml/2006/main" w:rsidR="0F877DF1" w:rsidRDefault="7C09C69A" w14:paraId="71859B85" w14:textId="6654F1E8">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607E1E76"/>
  <w15:commentEx w15:done="0" w15:paraId="37735BD0" w15:paraIdParent="607E1E76"/>
  <w15:commentEx w15:done="0" w15:paraId="4D8257DD"/>
  <w15:commentEx w15:done="0" w15:paraId="0EE17C45" w15:paraIdParent="4D8257DD"/>
  <w15:commentEx w15:done="0" w15:paraId="75116CDD" w15:paraIdParent="4D8257DD"/>
  <w15:commentEx w15:done="0" w15:paraId="1E050167"/>
  <w15:commentEx w15:done="0" w15:paraId="418EECF2"/>
  <w15:commentEx w15:done="0" w15:paraId="71859B8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6D073D2" w16cex:dateUtc="2026-10-18T13:14:55.497Z"/>
  <w16cex:commentExtensible w16cex:durableId="1190609C" w16cex:dateUtc="2026-10-19T06:51:22.162Z"/>
  <w16cex:commentExtensible w16cex:durableId="34186504" w16cex:dateUtc="2026-10-19T06:57:31.816Z"/>
  <w16cex:commentExtensible w16cex:durableId="381B763D" w16cex:dateUtc="2026-10-19T06:57:41.334Z"/>
  <w16cex:commentExtensible w16cex:durableId="7BEF77B1" w16cex:dateUtc="2026-10-19T07:08:00.138Z"/>
  <w16cex:commentExtensible w16cex:durableId="04B62602" w16cex:dateUtc="2026-10-19T13:08:29.726Z"/>
  <w16cex:commentExtensible w16cex:durableId="002190F4" w16cex:dateUtc="2026-10-19T14:01:44.372Z"/>
  <w16cex:commentExtensible w16cex:durableId="424536EC" w16cex:dateUtc="2026-10-19T14:08:00.574Z"/>
</w16cex:commentsExtensible>
</file>

<file path=word/commentsIds.xml><?xml version="1.0" encoding="utf-8"?>
<w16cid:commentsIds xmlns:mc="http://schemas.openxmlformats.org/markup-compatibility/2006" xmlns:w16cid="http://schemas.microsoft.com/office/word/2016/wordml/cid" mc:Ignorable="w16cid">
  <w16cid:commentId w16cid:paraId="607E1E76" w16cid:durableId="66D073D2"/>
  <w16cid:commentId w16cid:paraId="37735BD0" w16cid:durableId="1190609C"/>
  <w16cid:commentId w16cid:paraId="4D8257DD" w16cid:durableId="34186504"/>
  <w16cid:commentId w16cid:paraId="0EE17C45" w16cid:durableId="381B763D"/>
  <w16cid:commentId w16cid:paraId="75116CDD" w16cid:durableId="7BEF77B1"/>
  <w16cid:commentId w16cid:paraId="1E050167" w16cid:durableId="04B62602"/>
  <w16cid:commentId w16cid:paraId="418EECF2" w16cid:durableId="002190F4"/>
  <w16cid:commentId w16cid:paraId="71859B85" w16cid:durableId="424536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30FF" w:rsidRDefault="00C030FF" w14:paraId="2D035BF5" w14:textId="77777777">
      <w:pPr>
        <w:spacing w:after="0" w:line="240" w:lineRule="auto"/>
        <w:ind w:left="0" w:hanging="2"/>
      </w:pPr>
      <w:r>
        <w:separator/>
      </w:r>
    </w:p>
  </w:endnote>
  <w:endnote w:type="continuationSeparator" w:id="0">
    <w:p w:rsidR="00C030FF" w:rsidRDefault="00C030FF" w14:paraId="0E62D304" w14:textId="77777777">
      <w:pPr>
        <w:spacing w:after="0" w:line="240" w:lineRule="auto"/>
        <w:ind w:left="0" w:hanging="2"/>
      </w:pPr>
      <w:r>
        <w:continuationSeparator/>
      </w:r>
    </w:p>
  </w:endnote>
  <w:endnote w:type="continuationNotice" w:id="1">
    <w:p w:rsidR="00C030FF" w:rsidRDefault="00C030FF" w14:paraId="15FF4AE5" w14:textId="77777777">
      <w:pPr>
        <w:spacing w:after="0"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2AA" w:rsidRDefault="00E372AA" w14:paraId="12753C58" w14:textId="7777777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2AA" w:rsidRDefault="00E372AA" w14:paraId="19BAC3A9" w14:textId="7777777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2AA" w:rsidRDefault="00E372AA" w14:paraId="4D7AC277" w14:textId="77777777">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30FF" w:rsidRDefault="00C030FF" w14:paraId="670713DB" w14:textId="77777777">
      <w:pPr>
        <w:spacing w:after="0" w:line="240" w:lineRule="auto"/>
        <w:ind w:left="0" w:hanging="2"/>
      </w:pPr>
      <w:r>
        <w:separator/>
      </w:r>
    </w:p>
  </w:footnote>
  <w:footnote w:type="continuationSeparator" w:id="0">
    <w:p w:rsidR="00C030FF" w:rsidRDefault="00C030FF" w14:paraId="0FD7A021" w14:textId="77777777">
      <w:pPr>
        <w:spacing w:after="0" w:line="240" w:lineRule="auto"/>
        <w:ind w:left="0" w:hanging="2"/>
      </w:pPr>
      <w:r>
        <w:continuationSeparator/>
      </w:r>
    </w:p>
  </w:footnote>
  <w:footnote w:type="continuationNotice" w:id="1">
    <w:p w:rsidR="00C030FF" w:rsidRDefault="00C030FF" w14:paraId="13D370FA" w14:textId="77777777">
      <w:pPr>
        <w:spacing w:after="0"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2AA" w:rsidRDefault="00E372AA" w14:paraId="3C22987E" w14:textId="7777777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03B99" w:rsidRDefault="00136550" w14:paraId="544A65A8" w14:textId="14EBE58E">
    <w:pPr>
      <w:ind w:left="0" w:hanging="2"/>
      <w:jc w:val="center"/>
    </w:pPr>
    <w:r>
      <w:rPr>
        <w:noProof/>
      </w:rPr>
      <w:drawing>
        <wp:anchor distT="0" distB="0" distL="114300" distR="114300" simplePos="0" relativeHeight="251658240" behindDoc="0" locked="0" layoutInCell="1" allowOverlap="1" wp14:anchorId="59E0DE3B" wp14:editId="0A450560">
          <wp:simplePos x="0" y="0"/>
          <wp:positionH relativeFrom="column">
            <wp:posOffset>1504950</wp:posOffset>
          </wp:positionH>
          <wp:positionV relativeFrom="paragraph">
            <wp:posOffset>-449580</wp:posOffset>
          </wp:positionV>
          <wp:extent cx="2660650" cy="76835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l="5571" r="5415" b="14143"/>
                  <a:stretch>
                    <a:fillRect/>
                  </a:stretch>
                </pic:blipFill>
                <pic:spPr bwMode="auto">
                  <a:xfrm>
                    <a:off x="0" y="0"/>
                    <a:ext cx="2660650" cy="7683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2AA" w:rsidRDefault="00E372AA" w14:paraId="2F2089D3" w14:textId="77777777">
    <w:pPr>
      <w:pStyle w:val="Header"/>
      <w:ind w:left="0" w:hanging="2"/>
    </w:pPr>
  </w:p>
</w:hdr>
</file>

<file path=word/intelligence2.xml><?xml version="1.0" encoding="utf-8"?>
<int2:intelligence xmlns:int2="http://schemas.microsoft.com/office/intelligence/2020/intelligence" xmlns:oel="http://schemas.microsoft.com/office/2019/extlst">
  <int2:observations>
    <int2:textHash int2:hashCode="2jmj7l5rSw0yVb" int2:id="abcEhmhl">
      <int2:state int2:type="spell" int2:value="Rejected"/>
    </int2:textHash>
    <int2:textHash int2:hashCode="BkApOeVTZGh7tA" int2:id="BCCT3WLP">
      <int2:state int2:type="spell" int2:value="Rejected"/>
    </int2:textHash>
    <int2:textHash int2:hashCode="pdzUCogjto110s" int2:id="JLo7RyRV">
      <int2:state int2:type="spell" int2:value="Rejected"/>
    </int2:textHash>
    <int2:textHash int2:hashCode="CAib2FvgvcJFL8" int2:id="Mdr2CzAs">
      <int2:state int2:type="spell" int2:value="Rejected"/>
    </int2:textHash>
    <int2:textHash int2:hashCode="KtrExo4bbK4PIT" int2:id="F4KeyJ30">
      <int2:state int2:type="spell" int2:value="Rejected"/>
    </int2:textHash>
    <int2:textHash int2:hashCode="0cHn/fqjT2qYp0" int2:id="jkkPEJXT">
      <int2:state int2:type="spell" int2:value="Rejected"/>
    </int2:textHash>
    <int2:textHash int2:hashCode="KXCCfxE1h6I3Hy" int2:id="pDjisBSd">
      <int2:state int2:type="spell" int2:value="Rejected"/>
    </int2:textHash>
    <int2:textHash int2:hashCode="hnfkv3rz+CIehI" int2:id="3LeWRJpz">
      <int2:state int2:type="spell" int2:value="Rejected"/>
    </int2:textHash>
    <int2:textHash int2:hashCode="HznpuXPTxd853z" int2:id="zi3gBA1P">
      <int2:state int2:type="spell" int2:value="Rejected"/>
    </int2:textHash>
    <int2:textHash int2:hashCode="ws/1BQr0yws5e7" int2:id="50Qjx2YU">
      <int2:state int2:type="spell" int2:value="Rejected"/>
    </int2:textHash>
    <int2:textHash int2:hashCode="qO+gns9HzS4y12" int2:id="B6vbds0w">
      <int2:state int2:type="spell" int2:value="Rejected"/>
    </int2:textHash>
    <int2:textHash int2:hashCode="6S/E4mp2tehTzj" int2:id="BxGq2QQm">
      <int2:state int2:type="spell" int2:value="Rejected"/>
    </int2:textHash>
    <int2:textHash int2:hashCode="piM9xhmJ5/ndGv" int2:id="ESOU5kit">
      <int2:state int2:type="spell" int2:value="Rejected"/>
    </int2:textHash>
    <int2:textHash int2:hashCode="PGgTIb6pZAzmRe" int2:id="L4rACt2s">
      <int2:state int2:type="spell" int2:value="Rejected"/>
    </int2:textHash>
    <int2:textHash int2:hashCode="+Wj8TdWIz7N2u9" int2:id="Vt9c3ezK">
      <int2:state int2:type="spell" int2:value="Rejected"/>
    </int2:textHash>
    <int2:textHash int2:hashCode="f+PYjSpY4/Yl7G" int2:id="WJCW5KLa">
      <int2:state int2:type="spell" int2:value="Rejected"/>
    </int2:textHash>
    <int2:textHash int2:hashCode="QfPVPSBNORSSwI" int2:id="augIkdHV">
      <int2:state int2:type="spell" int2:value="Rejected"/>
    </int2:textHash>
    <int2:textHash int2:hashCode="gx5O9HZqvq41jO" int2:id="bddZZLAs">
      <int2:state int2:type="spell" int2:value="Rejected"/>
    </int2:textHash>
    <int2:textHash int2:hashCode="VJjZuW7Sgy4EqQ" int2:id="fejYW9ei">
      <int2:state int2:type="spell" int2:value="Rejected"/>
    </int2:textHash>
    <int2:textHash int2:hashCode="KW/SkBfEA6/Fol" int2:id="g4uIQEfM">
      <int2:state int2:type="spell" int2:value="Rejected"/>
    </int2:textHash>
    <int2:textHash int2:hashCode="Iipn0Ks0ECmGtb" int2:id="gde84ueV">
      <int2:state int2:type="spell" int2:value="Rejected"/>
    </int2:textHash>
    <int2:textHash int2:hashCode="AN6K9vqP28zr/h" int2:id="oMwovKQ0">
      <int2:state int2:type="spell" int2:value="Rejected"/>
    </int2:textHash>
    <int2:textHash int2:hashCode="ekI0PbxfjEQFjZ" int2:id="scqeGs1L">
      <int2:state int2:type="spell" int2:value="Rejected"/>
    </int2:textHash>
    <int2:textHash int2:hashCode="k/4+pgoM0vCT4N" int2:id="u6kFJ0wL">
      <int2:state int2:type="spell" int2:value="Rejected"/>
    </int2:textHash>
    <int2:textHash int2:hashCode="5or5e9g+cWwduJ" int2:id="vLVUfMu2">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3">
    <w:nsid w:val="765919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47ae8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c98d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7012b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8ee0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8ed50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dac72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e7d7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2724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3ca62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d1d9a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7AD496"/>
    <w:multiLevelType w:val="hybridMultilevel"/>
    <w:tmpl w:val="FFFFFFFF"/>
    <w:lvl w:ilvl="0" w:tplc="6726989C">
      <w:start w:val="1"/>
      <w:numFmt w:val="decimal"/>
      <w:lvlText w:val="%1."/>
      <w:lvlJc w:val="left"/>
      <w:pPr>
        <w:ind w:left="720" w:hanging="360"/>
      </w:pPr>
    </w:lvl>
    <w:lvl w:ilvl="1" w:tplc="425C4AA4">
      <w:start w:val="1"/>
      <w:numFmt w:val="lowerLetter"/>
      <w:lvlText w:val="%2."/>
      <w:lvlJc w:val="left"/>
      <w:pPr>
        <w:ind w:left="1440" w:hanging="360"/>
      </w:pPr>
    </w:lvl>
    <w:lvl w:ilvl="2" w:tplc="06C4F76C">
      <w:start w:val="1"/>
      <w:numFmt w:val="lowerRoman"/>
      <w:lvlText w:val="%3."/>
      <w:lvlJc w:val="right"/>
      <w:pPr>
        <w:ind w:left="2160" w:hanging="180"/>
      </w:pPr>
    </w:lvl>
    <w:lvl w:ilvl="3" w:tplc="84E84396">
      <w:start w:val="1"/>
      <w:numFmt w:val="decimal"/>
      <w:lvlText w:val="%4."/>
      <w:lvlJc w:val="left"/>
      <w:pPr>
        <w:ind w:left="2880" w:hanging="360"/>
      </w:pPr>
    </w:lvl>
    <w:lvl w:ilvl="4" w:tplc="512441FA">
      <w:start w:val="1"/>
      <w:numFmt w:val="lowerLetter"/>
      <w:lvlText w:val="%5."/>
      <w:lvlJc w:val="left"/>
      <w:pPr>
        <w:ind w:left="3600" w:hanging="360"/>
      </w:pPr>
    </w:lvl>
    <w:lvl w:ilvl="5" w:tplc="905238AA">
      <w:start w:val="1"/>
      <w:numFmt w:val="lowerRoman"/>
      <w:lvlText w:val="%6."/>
      <w:lvlJc w:val="right"/>
      <w:pPr>
        <w:ind w:left="4320" w:hanging="180"/>
      </w:pPr>
    </w:lvl>
    <w:lvl w:ilvl="6" w:tplc="62EC8D0C">
      <w:start w:val="1"/>
      <w:numFmt w:val="decimal"/>
      <w:lvlText w:val="%7."/>
      <w:lvlJc w:val="left"/>
      <w:pPr>
        <w:ind w:left="5040" w:hanging="360"/>
      </w:pPr>
    </w:lvl>
    <w:lvl w:ilvl="7" w:tplc="80165790">
      <w:start w:val="1"/>
      <w:numFmt w:val="lowerLetter"/>
      <w:lvlText w:val="%8."/>
      <w:lvlJc w:val="left"/>
      <w:pPr>
        <w:ind w:left="5760" w:hanging="360"/>
      </w:pPr>
    </w:lvl>
    <w:lvl w:ilvl="8" w:tplc="AC2A543C">
      <w:start w:val="1"/>
      <w:numFmt w:val="lowerRoman"/>
      <w:lvlText w:val="%9."/>
      <w:lvlJc w:val="right"/>
      <w:pPr>
        <w:ind w:left="6480" w:hanging="180"/>
      </w:pPr>
    </w:lvl>
  </w:abstractNum>
  <w:abstractNum w:abstractNumId="1" w15:restartNumberingAfterBreak="0">
    <w:nsid w:val="08E974B5"/>
    <w:multiLevelType w:val="multilevel"/>
    <w:tmpl w:val="0E62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964D4"/>
    <w:multiLevelType w:val="multilevel"/>
    <w:tmpl w:val="FEC2EF54"/>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1C3956"/>
    <w:multiLevelType w:val="hybridMultilevel"/>
    <w:tmpl w:val="8234974C"/>
    <w:lvl w:ilvl="0" w:tplc="CEECD8FA">
      <w:start w:val="1"/>
      <w:numFmt w:val="decimal"/>
      <w:lvlText w:val="%1."/>
      <w:lvlJc w:val="left"/>
      <w:pPr>
        <w:ind w:left="720" w:hanging="360"/>
      </w:pPr>
    </w:lvl>
    <w:lvl w:ilvl="1" w:tplc="7EA8692C">
      <w:start w:val="1"/>
      <w:numFmt w:val="lowerLetter"/>
      <w:lvlText w:val="%2."/>
      <w:lvlJc w:val="left"/>
      <w:pPr>
        <w:ind w:left="1440" w:hanging="360"/>
      </w:pPr>
    </w:lvl>
    <w:lvl w:ilvl="2" w:tplc="5422F4AC">
      <w:start w:val="1"/>
      <w:numFmt w:val="lowerRoman"/>
      <w:lvlText w:val="%3."/>
      <w:lvlJc w:val="right"/>
      <w:pPr>
        <w:ind w:left="2160" w:hanging="180"/>
      </w:pPr>
    </w:lvl>
    <w:lvl w:ilvl="3" w:tplc="F920EAAE">
      <w:start w:val="1"/>
      <w:numFmt w:val="decimal"/>
      <w:lvlText w:val="%4."/>
      <w:lvlJc w:val="left"/>
      <w:pPr>
        <w:ind w:left="2880" w:hanging="360"/>
      </w:pPr>
    </w:lvl>
    <w:lvl w:ilvl="4" w:tplc="CBC4A118">
      <w:start w:val="1"/>
      <w:numFmt w:val="lowerLetter"/>
      <w:lvlText w:val="%5."/>
      <w:lvlJc w:val="left"/>
      <w:pPr>
        <w:ind w:left="3600" w:hanging="360"/>
      </w:pPr>
    </w:lvl>
    <w:lvl w:ilvl="5" w:tplc="9DF43F88">
      <w:start w:val="1"/>
      <w:numFmt w:val="lowerRoman"/>
      <w:lvlText w:val="%6."/>
      <w:lvlJc w:val="right"/>
      <w:pPr>
        <w:ind w:left="4320" w:hanging="180"/>
      </w:pPr>
    </w:lvl>
    <w:lvl w:ilvl="6" w:tplc="BA829C04">
      <w:start w:val="1"/>
      <w:numFmt w:val="decimal"/>
      <w:lvlText w:val="%7."/>
      <w:lvlJc w:val="left"/>
      <w:pPr>
        <w:ind w:left="5040" w:hanging="360"/>
      </w:pPr>
    </w:lvl>
    <w:lvl w:ilvl="7" w:tplc="D2F0CF60">
      <w:start w:val="1"/>
      <w:numFmt w:val="lowerLetter"/>
      <w:lvlText w:val="%8."/>
      <w:lvlJc w:val="left"/>
      <w:pPr>
        <w:ind w:left="5760" w:hanging="360"/>
      </w:pPr>
    </w:lvl>
    <w:lvl w:ilvl="8" w:tplc="1896B88C">
      <w:start w:val="1"/>
      <w:numFmt w:val="lowerRoman"/>
      <w:lvlText w:val="%9."/>
      <w:lvlJc w:val="right"/>
      <w:pPr>
        <w:ind w:left="6480" w:hanging="180"/>
      </w:pPr>
    </w:lvl>
  </w:abstractNum>
  <w:abstractNum w:abstractNumId="4" w15:restartNumberingAfterBreak="0">
    <w:nsid w:val="0F084B7B"/>
    <w:multiLevelType w:val="hybridMultilevel"/>
    <w:tmpl w:val="EDF2E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0B2BA"/>
    <w:multiLevelType w:val="multilevel"/>
    <w:tmpl w:val="0FF0B1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1E9D8F1"/>
    <w:multiLevelType w:val="hybridMultilevel"/>
    <w:tmpl w:val="A4D6137A"/>
    <w:lvl w:ilvl="0" w:tplc="ADBCB22E">
      <w:start w:val="1"/>
      <w:numFmt w:val="decimal"/>
      <w:lvlText w:val="%1."/>
      <w:lvlJc w:val="left"/>
      <w:pPr>
        <w:ind w:left="720" w:hanging="360"/>
      </w:pPr>
    </w:lvl>
    <w:lvl w:ilvl="1" w:tplc="41B65DE8">
      <w:start w:val="1"/>
      <w:numFmt w:val="lowerLetter"/>
      <w:lvlText w:val="%2."/>
      <w:lvlJc w:val="left"/>
      <w:pPr>
        <w:ind w:left="1440" w:hanging="360"/>
      </w:pPr>
    </w:lvl>
    <w:lvl w:ilvl="2" w:tplc="031A3A7E">
      <w:start w:val="1"/>
      <w:numFmt w:val="lowerRoman"/>
      <w:lvlText w:val="%3."/>
      <w:lvlJc w:val="right"/>
      <w:pPr>
        <w:ind w:left="2160" w:hanging="180"/>
      </w:pPr>
    </w:lvl>
    <w:lvl w:ilvl="3" w:tplc="872E6350">
      <w:start w:val="1"/>
      <w:numFmt w:val="decimal"/>
      <w:lvlText w:val="%4."/>
      <w:lvlJc w:val="left"/>
      <w:pPr>
        <w:ind w:left="2880" w:hanging="360"/>
      </w:pPr>
    </w:lvl>
    <w:lvl w:ilvl="4" w:tplc="4DA04D14">
      <w:start w:val="1"/>
      <w:numFmt w:val="lowerLetter"/>
      <w:lvlText w:val="%5."/>
      <w:lvlJc w:val="left"/>
      <w:pPr>
        <w:ind w:left="3600" w:hanging="360"/>
      </w:pPr>
    </w:lvl>
    <w:lvl w:ilvl="5" w:tplc="5F5A8F6C">
      <w:start w:val="1"/>
      <w:numFmt w:val="lowerRoman"/>
      <w:lvlText w:val="%6."/>
      <w:lvlJc w:val="right"/>
      <w:pPr>
        <w:ind w:left="4320" w:hanging="180"/>
      </w:pPr>
    </w:lvl>
    <w:lvl w:ilvl="6" w:tplc="C9F2ED64">
      <w:start w:val="1"/>
      <w:numFmt w:val="decimal"/>
      <w:lvlText w:val="%7."/>
      <w:lvlJc w:val="left"/>
      <w:pPr>
        <w:ind w:left="5040" w:hanging="360"/>
      </w:pPr>
    </w:lvl>
    <w:lvl w:ilvl="7" w:tplc="B18840E2">
      <w:start w:val="1"/>
      <w:numFmt w:val="lowerLetter"/>
      <w:lvlText w:val="%8."/>
      <w:lvlJc w:val="left"/>
      <w:pPr>
        <w:ind w:left="5760" w:hanging="360"/>
      </w:pPr>
    </w:lvl>
    <w:lvl w:ilvl="8" w:tplc="977AC72E">
      <w:start w:val="1"/>
      <w:numFmt w:val="lowerRoman"/>
      <w:lvlText w:val="%9."/>
      <w:lvlJc w:val="right"/>
      <w:pPr>
        <w:ind w:left="6480" w:hanging="180"/>
      </w:pPr>
    </w:lvl>
  </w:abstractNum>
  <w:abstractNum w:abstractNumId="7" w15:restartNumberingAfterBreak="0">
    <w:nsid w:val="1298149A"/>
    <w:multiLevelType w:val="hybridMultilevel"/>
    <w:tmpl w:val="FD9CDA48"/>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8" w15:restartNumberingAfterBreak="0">
    <w:nsid w:val="1A98C909"/>
    <w:multiLevelType w:val="hybridMultilevel"/>
    <w:tmpl w:val="F98655EA"/>
    <w:lvl w:ilvl="0" w:tplc="722434D2">
      <w:start w:val="1"/>
      <w:numFmt w:val="decimal"/>
      <w:lvlText w:val="%1."/>
      <w:lvlJc w:val="left"/>
      <w:pPr>
        <w:ind w:left="720" w:hanging="360"/>
      </w:pPr>
    </w:lvl>
    <w:lvl w:ilvl="1" w:tplc="DFD467B4">
      <w:start w:val="1"/>
      <w:numFmt w:val="lowerLetter"/>
      <w:lvlText w:val="%2."/>
      <w:lvlJc w:val="left"/>
      <w:pPr>
        <w:ind w:left="1440" w:hanging="360"/>
      </w:pPr>
    </w:lvl>
    <w:lvl w:ilvl="2" w:tplc="E138CFE4">
      <w:start w:val="1"/>
      <w:numFmt w:val="lowerRoman"/>
      <w:lvlText w:val="%3."/>
      <w:lvlJc w:val="right"/>
      <w:pPr>
        <w:ind w:left="2160" w:hanging="180"/>
      </w:pPr>
    </w:lvl>
    <w:lvl w:ilvl="3" w:tplc="DE2A92A8">
      <w:start w:val="1"/>
      <w:numFmt w:val="decimal"/>
      <w:lvlText w:val="%4."/>
      <w:lvlJc w:val="left"/>
      <w:pPr>
        <w:ind w:left="2880" w:hanging="360"/>
      </w:pPr>
    </w:lvl>
    <w:lvl w:ilvl="4" w:tplc="A9DCE3C6">
      <w:start w:val="1"/>
      <w:numFmt w:val="lowerLetter"/>
      <w:lvlText w:val="%5."/>
      <w:lvlJc w:val="left"/>
      <w:pPr>
        <w:ind w:left="3600" w:hanging="360"/>
      </w:pPr>
    </w:lvl>
    <w:lvl w:ilvl="5" w:tplc="B01469CC">
      <w:start w:val="1"/>
      <w:numFmt w:val="lowerRoman"/>
      <w:lvlText w:val="%6."/>
      <w:lvlJc w:val="right"/>
      <w:pPr>
        <w:ind w:left="4320" w:hanging="180"/>
      </w:pPr>
    </w:lvl>
    <w:lvl w:ilvl="6" w:tplc="4FB43B0A">
      <w:start w:val="1"/>
      <w:numFmt w:val="decimal"/>
      <w:lvlText w:val="%7."/>
      <w:lvlJc w:val="left"/>
      <w:pPr>
        <w:ind w:left="5040" w:hanging="360"/>
      </w:pPr>
    </w:lvl>
    <w:lvl w:ilvl="7" w:tplc="415852BA">
      <w:start w:val="1"/>
      <w:numFmt w:val="lowerLetter"/>
      <w:lvlText w:val="%8."/>
      <w:lvlJc w:val="left"/>
      <w:pPr>
        <w:ind w:left="5760" w:hanging="360"/>
      </w:pPr>
    </w:lvl>
    <w:lvl w:ilvl="8" w:tplc="FA9A696E">
      <w:start w:val="1"/>
      <w:numFmt w:val="lowerRoman"/>
      <w:lvlText w:val="%9."/>
      <w:lvlJc w:val="right"/>
      <w:pPr>
        <w:ind w:left="6480" w:hanging="180"/>
      </w:pPr>
    </w:lvl>
  </w:abstractNum>
  <w:abstractNum w:abstractNumId="9" w15:restartNumberingAfterBreak="0">
    <w:nsid w:val="1FDE04E9"/>
    <w:multiLevelType w:val="hybridMultilevel"/>
    <w:tmpl w:val="BD5C1FCE"/>
    <w:lvl w:ilvl="0" w:tplc="762027A0">
      <w:start w:val="1"/>
      <w:numFmt w:val="decimal"/>
      <w:lvlText w:val="%1."/>
      <w:lvlJc w:val="left"/>
      <w:pPr>
        <w:ind w:left="720" w:hanging="360"/>
      </w:pPr>
    </w:lvl>
    <w:lvl w:ilvl="1" w:tplc="9E50E750">
      <w:start w:val="1"/>
      <w:numFmt w:val="lowerLetter"/>
      <w:lvlText w:val="%2."/>
      <w:lvlJc w:val="left"/>
      <w:pPr>
        <w:ind w:left="1440" w:hanging="360"/>
      </w:pPr>
    </w:lvl>
    <w:lvl w:ilvl="2" w:tplc="998615FE">
      <w:start w:val="1"/>
      <w:numFmt w:val="lowerRoman"/>
      <w:lvlText w:val="%3."/>
      <w:lvlJc w:val="right"/>
      <w:pPr>
        <w:ind w:left="2160" w:hanging="180"/>
      </w:pPr>
    </w:lvl>
    <w:lvl w:ilvl="3" w:tplc="11CACD16">
      <w:start w:val="1"/>
      <w:numFmt w:val="decimal"/>
      <w:lvlText w:val="%4."/>
      <w:lvlJc w:val="left"/>
      <w:pPr>
        <w:ind w:left="2880" w:hanging="360"/>
      </w:pPr>
    </w:lvl>
    <w:lvl w:ilvl="4" w:tplc="6D141BE6">
      <w:start w:val="1"/>
      <w:numFmt w:val="lowerLetter"/>
      <w:lvlText w:val="%5."/>
      <w:lvlJc w:val="left"/>
      <w:pPr>
        <w:ind w:left="3600" w:hanging="360"/>
      </w:pPr>
    </w:lvl>
    <w:lvl w:ilvl="5" w:tplc="A0DEE90C">
      <w:start w:val="1"/>
      <w:numFmt w:val="lowerRoman"/>
      <w:lvlText w:val="%6."/>
      <w:lvlJc w:val="right"/>
      <w:pPr>
        <w:ind w:left="4320" w:hanging="180"/>
      </w:pPr>
    </w:lvl>
    <w:lvl w:ilvl="6" w:tplc="19A087EE">
      <w:start w:val="1"/>
      <w:numFmt w:val="decimal"/>
      <w:lvlText w:val="%7."/>
      <w:lvlJc w:val="left"/>
      <w:pPr>
        <w:ind w:left="5040" w:hanging="360"/>
      </w:pPr>
    </w:lvl>
    <w:lvl w:ilvl="7" w:tplc="5FFE11EC">
      <w:start w:val="1"/>
      <w:numFmt w:val="lowerLetter"/>
      <w:lvlText w:val="%8."/>
      <w:lvlJc w:val="left"/>
      <w:pPr>
        <w:ind w:left="5760" w:hanging="360"/>
      </w:pPr>
    </w:lvl>
    <w:lvl w:ilvl="8" w:tplc="EEAE1E5E">
      <w:start w:val="1"/>
      <w:numFmt w:val="lowerRoman"/>
      <w:lvlText w:val="%9."/>
      <w:lvlJc w:val="right"/>
      <w:pPr>
        <w:ind w:left="6480" w:hanging="180"/>
      </w:pPr>
    </w:lvl>
  </w:abstractNum>
  <w:abstractNum w:abstractNumId="10" w15:restartNumberingAfterBreak="0">
    <w:nsid w:val="21991526"/>
    <w:multiLevelType w:val="multilevel"/>
    <w:tmpl w:val="0E04EB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5A0E6"/>
    <w:multiLevelType w:val="hybridMultilevel"/>
    <w:tmpl w:val="6980F1E6"/>
    <w:lvl w:ilvl="0" w:tplc="87BE176E">
      <w:start w:val="1"/>
      <w:numFmt w:val="decimal"/>
      <w:lvlText w:val="%1."/>
      <w:lvlJc w:val="left"/>
      <w:pPr>
        <w:ind w:left="720" w:hanging="360"/>
      </w:pPr>
    </w:lvl>
    <w:lvl w:ilvl="1" w:tplc="3C807C0E">
      <w:start w:val="1"/>
      <w:numFmt w:val="lowerLetter"/>
      <w:lvlText w:val="%2."/>
      <w:lvlJc w:val="left"/>
      <w:pPr>
        <w:ind w:left="1440" w:hanging="360"/>
      </w:pPr>
    </w:lvl>
    <w:lvl w:ilvl="2" w:tplc="BEAC72C0">
      <w:start w:val="1"/>
      <w:numFmt w:val="lowerRoman"/>
      <w:lvlText w:val="%3."/>
      <w:lvlJc w:val="right"/>
      <w:pPr>
        <w:ind w:left="2160" w:hanging="180"/>
      </w:pPr>
    </w:lvl>
    <w:lvl w:ilvl="3" w:tplc="96F822B6">
      <w:start w:val="1"/>
      <w:numFmt w:val="decimal"/>
      <w:lvlText w:val="%4."/>
      <w:lvlJc w:val="left"/>
      <w:pPr>
        <w:ind w:left="2880" w:hanging="360"/>
      </w:pPr>
    </w:lvl>
    <w:lvl w:ilvl="4" w:tplc="18803ABE">
      <w:start w:val="1"/>
      <w:numFmt w:val="lowerLetter"/>
      <w:lvlText w:val="%5."/>
      <w:lvlJc w:val="left"/>
      <w:pPr>
        <w:ind w:left="3600" w:hanging="360"/>
      </w:pPr>
    </w:lvl>
    <w:lvl w:ilvl="5" w:tplc="E4D66262">
      <w:start w:val="1"/>
      <w:numFmt w:val="lowerRoman"/>
      <w:lvlText w:val="%6."/>
      <w:lvlJc w:val="right"/>
      <w:pPr>
        <w:ind w:left="4320" w:hanging="180"/>
      </w:pPr>
    </w:lvl>
    <w:lvl w:ilvl="6" w:tplc="D61C9242">
      <w:start w:val="1"/>
      <w:numFmt w:val="decimal"/>
      <w:lvlText w:val="%7."/>
      <w:lvlJc w:val="left"/>
      <w:pPr>
        <w:ind w:left="5040" w:hanging="360"/>
      </w:pPr>
    </w:lvl>
    <w:lvl w:ilvl="7" w:tplc="6B122270">
      <w:start w:val="1"/>
      <w:numFmt w:val="lowerLetter"/>
      <w:lvlText w:val="%8."/>
      <w:lvlJc w:val="left"/>
      <w:pPr>
        <w:ind w:left="5760" w:hanging="360"/>
      </w:pPr>
    </w:lvl>
    <w:lvl w:ilvl="8" w:tplc="7B609042">
      <w:start w:val="1"/>
      <w:numFmt w:val="lowerRoman"/>
      <w:lvlText w:val="%9."/>
      <w:lvlJc w:val="right"/>
      <w:pPr>
        <w:ind w:left="6480" w:hanging="180"/>
      </w:pPr>
    </w:lvl>
  </w:abstractNum>
  <w:abstractNum w:abstractNumId="12" w15:restartNumberingAfterBreak="0">
    <w:nsid w:val="27591E86"/>
    <w:multiLevelType w:val="hybridMultilevel"/>
    <w:tmpl w:val="5C56A540"/>
    <w:lvl w:ilvl="0" w:tplc="160AD45C">
      <w:start w:val="1"/>
      <w:numFmt w:val="decimal"/>
      <w:lvlText w:val="%1."/>
      <w:lvlJc w:val="left"/>
      <w:pPr>
        <w:ind w:left="720" w:hanging="360"/>
      </w:pPr>
    </w:lvl>
    <w:lvl w:ilvl="1" w:tplc="84961410">
      <w:start w:val="1"/>
      <w:numFmt w:val="lowerLetter"/>
      <w:lvlText w:val="%2."/>
      <w:lvlJc w:val="left"/>
      <w:pPr>
        <w:ind w:left="1440" w:hanging="360"/>
      </w:pPr>
    </w:lvl>
    <w:lvl w:ilvl="2" w:tplc="1C56923E">
      <w:start w:val="1"/>
      <w:numFmt w:val="lowerRoman"/>
      <w:lvlText w:val="%3."/>
      <w:lvlJc w:val="right"/>
      <w:pPr>
        <w:ind w:left="2160" w:hanging="180"/>
      </w:pPr>
    </w:lvl>
    <w:lvl w:ilvl="3" w:tplc="D0722D9E">
      <w:start w:val="1"/>
      <w:numFmt w:val="decimal"/>
      <w:lvlText w:val="%4."/>
      <w:lvlJc w:val="left"/>
      <w:pPr>
        <w:ind w:left="2880" w:hanging="360"/>
      </w:pPr>
    </w:lvl>
    <w:lvl w:ilvl="4" w:tplc="9650F2F4">
      <w:start w:val="1"/>
      <w:numFmt w:val="lowerLetter"/>
      <w:lvlText w:val="%5."/>
      <w:lvlJc w:val="left"/>
      <w:pPr>
        <w:ind w:left="3600" w:hanging="360"/>
      </w:pPr>
    </w:lvl>
    <w:lvl w:ilvl="5" w:tplc="212E62C2">
      <w:start w:val="1"/>
      <w:numFmt w:val="lowerRoman"/>
      <w:lvlText w:val="%6."/>
      <w:lvlJc w:val="right"/>
      <w:pPr>
        <w:ind w:left="4320" w:hanging="180"/>
      </w:pPr>
    </w:lvl>
    <w:lvl w:ilvl="6" w:tplc="0B1445EA">
      <w:start w:val="1"/>
      <w:numFmt w:val="decimal"/>
      <w:lvlText w:val="%7."/>
      <w:lvlJc w:val="left"/>
      <w:pPr>
        <w:ind w:left="5040" w:hanging="360"/>
      </w:pPr>
    </w:lvl>
    <w:lvl w:ilvl="7" w:tplc="6DD89068">
      <w:start w:val="1"/>
      <w:numFmt w:val="lowerLetter"/>
      <w:lvlText w:val="%8."/>
      <w:lvlJc w:val="left"/>
      <w:pPr>
        <w:ind w:left="5760" w:hanging="360"/>
      </w:pPr>
    </w:lvl>
    <w:lvl w:ilvl="8" w:tplc="6C16F700">
      <w:start w:val="1"/>
      <w:numFmt w:val="lowerRoman"/>
      <w:lvlText w:val="%9."/>
      <w:lvlJc w:val="right"/>
      <w:pPr>
        <w:ind w:left="6480" w:hanging="180"/>
      </w:pPr>
    </w:lvl>
  </w:abstractNum>
  <w:abstractNum w:abstractNumId="13" w15:restartNumberingAfterBreak="0">
    <w:nsid w:val="297C25D4"/>
    <w:multiLevelType w:val="hybridMultilevel"/>
    <w:tmpl w:val="602047BA"/>
    <w:lvl w:ilvl="0" w:tplc="2AD4917C">
      <w:start w:val="1"/>
      <w:numFmt w:val="decimal"/>
      <w:lvlText w:val="%1."/>
      <w:lvlJc w:val="left"/>
      <w:pPr>
        <w:ind w:left="720" w:hanging="360"/>
      </w:pPr>
    </w:lvl>
    <w:lvl w:ilvl="1" w:tplc="C0702F0A">
      <w:start w:val="1"/>
      <w:numFmt w:val="lowerLetter"/>
      <w:lvlText w:val="%2."/>
      <w:lvlJc w:val="left"/>
      <w:pPr>
        <w:ind w:left="1440" w:hanging="360"/>
      </w:pPr>
    </w:lvl>
    <w:lvl w:ilvl="2" w:tplc="F5127104">
      <w:start w:val="1"/>
      <w:numFmt w:val="lowerRoman"/>
      <w:lvlText w:val="%3."/>
      <w:lvlJc w:val="right"/>
      <w:pPr>
        <w:ind w:left="2160" w:hanging="180"/>
      </w:pPr>
    </w:lvl>
    <w:lvl w:ilvl="3" w:tplc="496AF354">
      <w:start w:val="1"/>
      <w:numFmt w:val="decimal"/>
      <w:lvlText w:val="%4."/>
      <w:lvlJc w:val="left"/>
      <w:pPr>
        <w:ind w:left="2880" w:hanging="360"/>
      </w:pPr>
    </w:lvl>
    <w:lvl w:ilvl="4" w:tplc="6D0CF042">
      <w:start w:val="1"/>
      <w:numFmt w:val="lowerLetter"/>
      <w:lvlText w:val="%5."/>
      <w:lvlJc w:val="left"/>
      <w:pPr>
        <w:ind w:left="3600" w:hanging="360"/>
      </w:pPr>
    </w:lvl>
    <w:lvl w:ilvl="5" w:tplc="BC2A0E0C">
      <w:start w:val="1"/>
      <w:numFmt w:val="lowerRoman"/>
      <w:lvlText w:val="%6."/>
      <w:lvlJc w:val="right"/>
      <w:pPr>
        <w:ind w:left="4320" w:hanging="180"/>
      </w:pPr>
    </w:lvl>
    <w:lvl w:ilvl="6" w:tplc="579A07AA">
      <w:start w:val="1"/>
      <w:numFmt w:val="decimal"/>
      <w:lvlText w:val="%7."/>
      <w:lvlJc w:val="left"/>
      <w:pPr>
        <w:ind w:left="5040" w:hanging="360"/>
      </w:pPr>
    </w:lvl>
    <w:lvl w:ilvl="7" w:tplc="5E86CAF0">
      <w:start w:val="1"/>
      <w:numFmt w:val="lowerLetter"/>
      <w:lvlText w:val="%8."/>
      <w:lvlJc w:val="left"/>
      <w:pPr>
        <w:ind w:left="5760" w:hanging="360"/>
      </w:pPr>
    </w:lvl>
    <w:lvl w:ilvl="8" w:tplc="F25421F0">
      <w:start w:val="1"/>
      <w:numFmt w:val="lowerRoman"/>
      <w:lvlText w:val="%9."/>
      <w:lvlJc w:val="right"/>
      <w:pPr>
        <w:ind w:left="6480" w:hanging="180"/>
      </w:pPr>
    </w:lvl>
  </w:abstractNum>
  <w:abstractNum w:abstractNumId="14" w15:restartNumberingAfterBreak="0">
    <w:nsid w:val="332269C8"/>
    <w:multiLevelType w:val="hybridMultilevel"/>
    <w:tmpl w:val="E15AE2AC"/>
    <w:lvl w:ilvl="0" w:tplc="20000011">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15" w15:restartNumberingAfterBreak="0">
    <w:nsid w:val="3811C2FA"/>
    <w:multiLevelType w:val="hybridMultilevel"/>
    <w:tmpl w:val="D42E8AA0"/>
    <w:lvl w:ilvl="0" w:tplc="92207A32">
      <w:start w:val="1"/>
      <w:numFmt w:val="decimal"/>
      <w:lvlText w:val="%1."/>
      <w:lvlJc w:val="left"/>
      <w:pPr>
        <w:ind w:left="720" w:hanging="360"/>
      </w:pPr>
    </w:lvl>
    <w:lvl w:ilvl="1" w:tplc="467C5392">
      <w:start w:val="1"/>
      <w:numFmt w:val="lowerLetter"/>
      <w:lvlText w:val="%2."/>
      <w:lvlJc w:val="left"/>
      <w:pPr>
        <w:ind w:left="1440" w:hanging="360"/>
      </w:pPr>
    </w:lvl>
    <w:lvl w:ilvl="2" w:tplc="74C29826">
      <w:start w:val="1"/>
      <w:numFmt w:val="lowerRoman"/>
      <w:lvlText w:val="%3."/>
      <w:lvlJc w:val="right"/>
      <w:pPr>
        <w:ind w:left="2160" w:hanging="180"/>
      </w:pPr>
    </w:lvl>
    <w:lvl w:ilvl="3" w:tplc="85823822">
      <w:start w:val="1"/>
      <w:numFmt w:val="decimal"/>
      <w:lvlText w:val="%4."/>
      <w:lvlJc w:val="left"/>
      <w:pPr>
        <w:ind w:left="2880" w:hanging="360"/>
      </w:pPr>
    </w:lvl>
    <w:lvl w:ilvl="4" w:tplc="DCCAD78A">
      <w:start w:val="1"/>
      <w:numFmt w:val="lowerLetter"/>
      <w:lvlText w:val="%5."/>
      <w:lvlJc w:val="left"/>
      <w:pPr>
        <w:ind w:left="3600" w:hanging="360"/>
      </w:pPr>
    </w:lvl>
    <w:lvl w:ilvl="5" w:tplc="6C242102">
      <w:start w:val="1"/>
      <w:numFmt w:val="lowerRoman"/>
      <w:lvlText w:val="%6."/>
      <w:lvlJc w:val="right"/>
      <w:pPr>
        <w:ind w:left="4320" w:hanging="180"/>
      </w:pPr>
    </w:lvl>
    <w:lvl w:ilvl="6" w:tplc="BF50F846">
      <w:start w:val="1"/>
      <w:numFmt w:val="decimal"/>
      <w:lvlText w:val="%7."/>
      <w:lvlJc w:val="left"/>
      <w:pPr>
        <w:ind w:left="5040" w:hanging="360"/>
      </w:pPr>
    </w:lvl>
    <w:lvl w:ilvl="7" w:tplc="328C9434">
      <w:start w:val="1"/>
      <w:numFmt w:val="lowerLetter"/>
      <w:lvlText w:val="%8."/>
      <w:lvlJc w:val="left"/>
      <w:pPr>
        <w:ind w:left="5760" w:hanging="360"/>
      </w:pPr>
    </w:lvl>
    <w:lvl w:ilvl="8" w:tplc="3642ED8E">
      <w:start w:val="1"/>
      <w:numFmt w:val="lowerRoman"/>
      <w:lvlText w:val="%9."/>
      <w:lvlJc w:val="right"/>
      <w:pPr>
        <w:ind w:left="6480" w:hanging="180"/>
      </w:pPr>
    </w:lvl>
  </w:abstractNum>
  <w:abstractNum w:abstractNumId="16" w15:restartNumberingAfterBreak="0">
    <w:nsid w:val="42DE209E"/>
    <w:multiLevelType w:val="hybridMultilevel"/>
    <w:tmpl w:val="FFFFFFFF"/>
    <w:lvl w:ilvl="0" w:tplc="E40A025E">
      <w:start w:val="1"/>
      <w:numFmt w:val="decimal"/>
      <w:lvlText w:val="%1."/>
      <w:lvlJc w:val="left"/>
      <w:pPr>
        <w:ind w:left="720" w:hanging="360"/>
      </w:pPr>
    </w:lvl>
    <w:lvl w:ilvl="1" w:tplc="2438DC1C">
      <w:start w:val="1"/>
      <w:numFmt w:val="lowerLetter"/>
      <w:lvlText w:val="%2."/>
      <w:lvlJc w:val="left"/>
      <w:pPr>
        <w:ind w:left="1440" w:hanging="360"/>
      </w:pPr>
    </w:lvl>
    <w:lvl w:ilvl="2" w:tplc="9AA8C8BA">
      <w:start w:val="1"/>
      <w:numFmt w:val="lowerRoman"/>
      <w:lvlText w:val="%3."/>
      <w:lvlJc w:val="right"/>
      <w:pPr>
        <w:ind w:left="2160" w:hanging="180"/>
      </w:pPr>
    </w:lvl>
    <w:lvl w:ilvl="3" w:tplc="FD9E33E2">
      <w:start w:val="1"/>
      <w:numFmt w:val="decimal"/>
      <w:lvlText w:val="%4."/>
      <w:lvlJc w:val="left"/>
      <w:pPr>
        <w:ind w:left="2880" w:hanging="360"/>
      </w:pPr>
    </w:lvl>
    <w:lvl w:ilvl="4" w:tplc="CC568E78">
      <w:start w:val="1"/>
      <w:numFmt w:val="lowerLetter"/>
      <w:lvlText w:val="%5."/>
      <w:lvlJc w:val="left"/>
      <w:pPr>
        <w:ind w:left="3600" w:hanging="360"/>
      </w:pPr>
    </w:lvl>
    <w:lvl w:ilvl="5" w:tplc="1A0A4CA0">
      <w:start w:val="1"/>
      <w:numFmt w:val="lowerRoman"/>
      <w:lvlText w:val="%6."/>
      <w:lvlJc w:val="right"/>
      <w:pPr>
        <w:ind w:left="4320" w:hanging="180"/>
      </w:pPr>
    </w:lvl>
    <w:lvl w:ilvl="6" w:tplc="0902FF1A">
      <w:start w:val="1"/>
      <w:numFmt w:val="decimal"/>
      <w:lvlText w:val="%7."/>
      <w:lvlJc w:val="left"/>
      <w:pPr>
        <w:ind w:left="5040" w:hanging="360"/>
      </w:pPr>
    </w:lvl>
    <w:lvl w:ilvl="7" w:tplc="4E7407D8">
      <w:start w:val="1"/>
      <w:numFmt w:val="lowerLetter"/>
      <w:lvlText w:val="%8."/>
      <w:lvlJc w:val="left"/>
      <w:pPr>
        <w:ind w:left="5760" w:hanging="360"/>
      </w:pPr>
    </w:lvl>
    <w:lvl w:ilvl="8" w:tplc="5588DD2C">
      <w:start w:val="1"/>
      <w:numFmt w:val="lowerRoman"/>
      <w:lvlText w:val="%9."/>
      <w:lvlJc w:val="right"/>
      <w:pPr>
        <w:ind w:left="6480" w:hanging="180"/>
      </w:pPr>
    </w:lvl>
  </w:abstractNum>
  <w:abstractNum w:abstractNumId="17" w15:restartNumberingAfterBreak="0">
    <w:nsid w:val="43B080CA"/>
    <w:multiLevelType w:val="hybridMultilevel"/>
    <w:tmpl w:val="FFFFFFFF"/>
    <w:lvl w:ilvl="0" w:tplc="422E7376">
      <w:start w:val="1"/>
      <w:numFmt w:val="decimal"/>
      <w:lvlText w:val="%1."/>
      <w:lvlJc w:val="left"/>
      <w:pPr>
        <w:ind w:left="720" w:hanging="360"/>
      </w:pPr>
    </w:lvl>
    <w:lvl w:ilvl="1" w:tplc="02D06688">
      <w:start w:val="1"/>
      <w:numFmt w:val="lowerLetter"/>
      <w:lvlText w:val="%2."/>
      <w:lvlJc w:val="left"/>
      <w:pPr>
        <w:ind w:left="1440" w:hanging="360"/>
      </w:pPr>
    </w:lvl>
    <w:lvl w:ilvl="2" w:tplc="FCEE00DC">
      <w:start w:val="1"/>
      <w:numFmt w:val="lowerRoman"/>
      <w:lvlText w:val="%3."/>
      <w:lvlJc w:val="right"/>
      <w:pPr>
        <w:ind w:left="2160" w:hanging="180"/>
      </w:pPr>
    </w:lvl>
    <w:lvl w:ilvl="3" w:tplc="58ECA80A">
      <w:start w:val="1"/>
      <w:numFmt w:val="decimal"/>
      <w:lvlText w:val="%4."/>
      <w:lvlJc w:val="left"/>
      <w:pPr>
        <w:ind w:left="2880" w:hanging="360"/>
      </w:pPr>
    </w:lvl>
    <w:lvl w:ilvl="4" w:tplc="FA309F8C">
      <w:start w:val="1"/>
      <w:numFmt w:val="lowerLetter"/>
      <w:lvlText w:val="%5."/>
      <w:lvlJc w:val="left"/>
      <w:pPr>
        <w:ind w:left="3600" w:hanging="360"/>
      </w:pPr>
    </w:lvl>
    <w:lvl w:ilvl="5" w:tplc="37647286">
      <w:start w:val="1"/>
      <w:numFmt w:val="lowerRoman"/>
      <w:lvlText w:val="%6."/>
      <w:lvlJc w:val="right"/>
      <w:pPr>
        <w:ind w:left="4320" w:hanging="180"/>
      </w:pPr>
    </w:lvl>
    <w:lvl w:ilvl="6" w:tplc="00F405C8">
      <w:start w:val="1"/>
      <w:numFmt w:val="decimal"/>
      <w:lvlText w:val="%7."/>
      <w:lvlJc w:val="left"/>
      <w:pPr>
        <w:ind w:left="5040" w:hanging="360"/>
      </w:pPr>
    </w:lvl>
    <w:lvl w:ilvl="7" w:tplc="25605D3E">
      <w:start w:val="1"/>
      <w:numFmt w:val="lowerLetter"/>
      <w:lvlText w:val="%8."/>
      <w:lvlJc w:val="left"/>
      <w:pPr>
        <w:ind w:left="5760" w:hanging="360"/>
      </w:pPr>
    </w:lvl>
    <w:lvl w:ilvl="8" w:tplc="78F8571E">
      <w:start w:val="1"/>
      <w:numFmt w:val="lowerRoman"/>
      <w:lvlText w:val="%9."/>
      <w:lvlJc w:val="right"/>
      <w:pPr>
        <w:ind w:left="6480" w:hanging="180"/>
      </w:pPr>
    </w:lvl>
  </w:abstractNum>
  <w:abstractNum w:abstractNumId="18" w15:restartNumberingAfterBreak="0">
    <w:nsid w:val="46381423"/>
    <w:multiLevelType w:val="multilevel"/>
    <w:tmpl w:val="70165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E5357"/>
    <w:multiLevelType w:val="hybridMultilevel"/>
    <w:tmpl w:val="F7507D6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9F9416D"/>
    <w:multiLevelType w:val="hybridMultilevel"/>
    <w:tmpl w:val="512088F6"/>
    <w:lvl w:ilvl="0" w:tplc="C98EFC94">
      <w:start w:val="1"/>
      <w:numFmt w:val="decimal"/>
      <w:lvlText w:val="%1."/>
      <w:lvlJc w:val="left"/>
      <w:pPr>
        <w:ind w:left="720" w:hanging="360"/>
      </w:pPr>
      <w:rPr>
        <w:rFonts w:ascii="Calibri" w:hAnsi="Calibri" w:eastAsia="Calibri" w:cs="Calibri"/>
      </w:rPr>
    </w:lvl>
    <w:lvl w:ilvl="1" w:tplc="DDF22204">
      <w:start w:val="1"/>
      <w:numFmt w:val="lowerLetter"/>
      <w:lvlText w:val="%2."/>
      <w:lvlJc w:val="left"/>
      <w:pPr>
        <w:ind w:left="1440" w:hanging="360"/>
      </w:pPr>
    </w:lvl>
    <w:lvl w:ilvl="2" w:tplc="3BA826BC">
      <w:start w:val="1"/>
      <w:numFmt w:val="lowerRoman"/>
      <w:lvlText w:val="%3."/>
      <w:lvlJc w:val="right"/>
      <w:pPr>
        <w:ind w:left="2160" w:hanging="180"/>
      </w:pPr>
    </w:lvl>
    <w:lvl w:ilvl="3" w:tplc="832237CC">
      <w:start w:val="1"/>
      <w:numFmt w:val="decimal"/>
      <w:lvlText w:val="%4."/>
      <w:lvlJc w:val="left"/>
      <w:pPr>
        <w:ind w:left="2880" w:hanging="360"/>
      </w:pPr>
    </w:lvl>
    <w:lvl w:ilvl="4" w:tplc="FA727DC4">
      <w:start w:val="1"/>
      <w:numFmt w:val="lowerLetter"/>
      <w:lvlText w:val="%5."/>
      <w:lvlJc w:val="left"/>
      <w:pPr>
        <w:ind w:left="3600" w:hanging="360"/>
      </w:pPr>
    </w:lvl>
    <w:lvl w:ilvl="5" w:tplc="30FEF67E">
      <w:start w:val="1"/>
      <w:numFmt w:val="lowerRoman"/>
      <w:lvlText w:val="%6."/>
      <w:lvlJc w:val="right"/>
      <w:pPr>
        <w:ind w:left="4320" w:hanging="180"/>
      </w:pPr>
    </w:lvl>
    <w:lvl w:ilvl="6" w:tplc="E2428518">
      <w:start w:val="1"/>
      <w:numFmt w:val="decimal"/>
      <w:lvlText w:val="%7."/>
      <w:lvlJc w:val="left"/>
      <w:pPr>
        <w:ind w:left="5040" w:hanging="360"/>
      </w:pPr>
    </w:lvl>
    <w:lvl w:ilvl="7" w:tplc="84226B80">
      <w:start w:val="1"/>
      <w:numFmt w:val="lowerLetter"/>
      <w:lvlText w:val="%8."/>
      <w:lvlJc w:val="left"/>
      <w:pPr>
        <w:ind w:left="5760" w:hanging="360"/>
      </w:pPr>
    </w:lvl>
    <w:lvl w:ilvl="8" w:tplc="9C8E7EA4">
      <w:start w:val="1"/>
      <w:numFmt w:val="lowerRoman"/>
      <w:lvlText w:val="%9."/>
      <w:lvlJc w:val="right"/>
      <w:pPr>
        <w:ind w:left="6480" w:hanging="180"/>
      </w:pPr>
    </w:lvl>
  </w:abstractNum>
  <w:abstractNum w:abstractNumId="21" w15:restartNumberingAfterBreak="0">
    <w:nsid w:val="4B06FFCF"/>
    <w:multiLevelType w:val="hybridMultilevel"/>
    <w:tmpl w:val="A92EEEFA"/>
    <w:lvl w:ilvl="0" w:tplc="6D86304A">
      <w:start w:val="1"/>
      <w:numFmt w:val="decimal"/>
      <w:lvlText w:val="%1."/>
      <w:lvlJc w:val="left"/>
      <w:pPr>
        <w:ind w:left="720" w:hanging="360"/>
      </w:pPr>
    </w:lvl>
    <w:lvl w:ilvl="1" w:tplc="CF325CB6">
      <w:start w:val="1"/>
      <w:numFmt w:val="lowerLetter"/>
      <w:lvlText w:val="%2."/>
      <w:lvlJc w:val="left"/>
      <w:pPr>
        <w:ind w:left="1440" w:hanging="360"/>
      </w:pPr>
    </w:lvl>
    <w:lvl w:ilvl="2" w:tplc="4C003082">
      <w:start w:val="1"/>
      <w:numFmt w:val="lowerRoman"/>
      <w:lvlText w:val="%3."/>
      <w:lvlJc w:val="right"/>
      <w:pPr>
        <w:ind w:left="2160" w:hanging="180"/>
      </w:pPr>
    </w:lvl>
    <w:lvl w:ilvl="3" w:tplc="44000936">
      <w:start w:val="1"/>
      <w:numFmt w:val="decimal"/>
      <w:lvlText w:val="%4."/>
      <w:lvlJc w:val="left"/>
      <w:pPr>
        <w:ind w:left="2880" w:hanging="360"/>
      </w:pPr>
    </w:lvl>
    <w:lvl w:ilvl="4" w:tplc="98265F60">
      <w:start w:val="1"/>
      <w:numFmt w:val="lowerLetter"/>
      <w:lvlText w:val="%5."/>
      <w:lvlJc w:val="left"/>
      <w:pPr>
        <w:ind w:left="3600" w:hanging="360"/>
      </w:pPr>
    </w:lvl>
    <w:lvl w:ilvl="5" w:tplc="41D286E2">
      <w:start w:val="1"/>
      <w:numFmt w:val="lowerRoman"/>
      <w:lvlText w:val="%6."/>
      <w:lvlJc w:val="right"/>
      <w:pPr>
        <w:ind w:left="4320" w:hanging="180"/>
      </w:pPr>
    </w:lvl>
    <w:lvl w:ilvl="6" w:tplc="1C961FBE">
      <w:start w:val="1"/>
      <w:numFmt w:val="decimal"/>
      <w:lvlText w:val="%7."/>
      <w:lvlJc w:val="left"/>
      <w:pPr>
        <w:ind w:left="5040" w:hanging="360"/>
      </w:pPr>
    </w:lvl>
    <w:lvl w:ilvl="7" w:tplc="13B09DE0">
      <w:start w:val="1"/>
      <w:numFmt w:val="lowerLetter"/>
      <w:lvlText w:val="%8."/>
      <w:lvlJc w:val="left"/>
      <w:pPr>
        <w:ind w:left="5760" w:hanging="360"/>
      </w:pPr>
    </w:lvl>
    <w:lvl w:ilvl="8" w:tplc="26A60FD4">
      <w:start w:val="1"/>
      <w:numFmt w:val="lowerRoman"/>
      <w:lvlText w:val="%9."/>
      <w:lvlJc w:val="right"/>
      <w:pPr>
        <w:ind w:left="6480" w:hanging="180"/>
      </w:pPr>
    </w:lvl>
  </w:abstractNum>
  <w:abstractNum w:abstractNumId="22" w15:restartNumberingAfterBreak="0">
    <w:nsid w:val="4B802097"/>
    <w:multiLevelType w:val="hybridMultilevel"/>
    <w:tmpl w:val="9ECC9914"/>
    <w:lvl w:ilvl="0" w:tplc="FFFFFFFF">
      <w:start w:val="1"/>
      <w:numFmt w:val="decimal"/>
      <w:lvlText w:val="%1."/>
      <w:lvlJc w:val="lef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23" w15:restartNumberingAfterBreak="0">
    <w:nsid w:val="50ED59D6"/>
    <w:multiLevelType w:val="multilevel"/>
    <w:tmpl w:val="6318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60CD3"/>
    <w:multiLevelType w:val="hybridMultilevel"/>
    <w:tmpl w:val="7A9E7E32"/>
    <w:lvl w:ilvl="0" w:tplc="BC6646F4">
      <w:start w:val="1"/>
      <w:numFmt w:val="decimal"/>
      <w:lvlText w:val="%1."/>
      <w:lvlJc w:val="left"/>
      <w:pPr>
        <w:ind w:left="720" w:hanging="360"/>
      </w:pPr>
    </w:lvl>
    <w:lvl w:ilvl="1" w:tplc="4A0AC898">
      <w:start w:val="1"/>
      <w:numFmt w:val="lowerLetter"/>
      <w:lvlText w:val="%2."/>
      <w:lvlJc w:val="left"/>
      <w:pPr>
        <w:ind w:left="1440" w:hanging="360"/>
      </w:pPr>
    </w:lvl>
    <w:lvl w:ilvl="2" w:tplc="016A9F24">
      <w:start w:val="1"/>
      <w:numFmt w:val="lowerRoman"/>
      <w:lvlText w:val="%3."/>
      <w:lvlJc w:val="right"/>
      <w:pPr>
        <w:ind w:left="2160" w:hanging="180"/>
      </w:pPr>
    </w:lvl>
    <w:lvl w:ilvl="3" w:tplc="B6126FB4">
      <w:start w:val="1"/>
      <w:numFmt w:val="decimal"/>
      <w:lvlText w:val="%4."/>
      <w:lvlJc w:val="left"/>
      <w:pPr>
        <w:ind w:left="2880" w:hanging="360"/>
      </w:pPr>
    </w:lvl>
    <w:lvl w:ilvl="4" w:tplc="D6A29D88">
      <w:start w:val="1"/>
      <w:numFmt w:val="lowerLetter"/>
      <w:lvlText w:val="%5."/>
      <w:lvlJc w:val="left"/>
      <w:pPr>
        <w:ind w:left="3600" w:hanging="360"/>
      </w:pPr>
    </w:lvl>
    <w:lvl w:ilvl="5" w:tplc="DDEE7FAC">
      <w:start w:val="1"/>
      <w:numFmt w:val="lowerRoman"/>
      <w:lvlText w:val="%6."/>
      <w:lvlJc w:val="right"/>
      <w:pPr>
        <w:ind w:left="4320" w:hanging="180"/>
      </w:pPr>
    </w:lvl>
    <w:lvl w:ilvl="6" w:tplc="64AC8B30">
      <w:start w:val="1"/>
      <w:numFmt w:val="decimal"/>
      <w:lvlText w:val="%7."/>
      <w:lvlJc w:val="left"/>
      <w:pPr>
        <w:ind w:left="5040" w:hanging="360"/>
      </w:pPr>
    </w:lvl>
    <w:lvl w:ilvl="7" w:tplc="254AEEB8">
      <w:start w:val="1"/>
      <w:numFmt w:val="lowerLetter"/>
      <w:lvlText w:val="%8."/>
      <w:lvlJc w:val="left"/>
      <w:pPr>
        <w:ind w:left="5760" w:hanging="360"/>
      </w:pPr>
    </w:lvl>
    <w:lvl w:ilvl="8" w:tplc="B78CF9E6">
      <w:start w:val="1"/>
      <w:numFmt w:val="lowerRoman"/>
      <w:lvlText w:val="%9."/>
      <w:lvlJc w:val="right"/>
      <w:pPr>
        <w:ind w:left="6480" w:hanging="180"/>
      </w:pPr>
    </w:lvl>
  </w:abstractNum>
  <w:abstractNum w:abstractNumId="25" w15:restartNumberingAfterBreak="0">
    <w:nsid w:val="54C0137D"/>
    <w:multiLevelType w:val="hybridMultilevel"/>
    <w:tmpl w:val="B810E7E6"/>
    <w:lvl w:ilvl="0" w:tplc="DEC23458">
      <w:start w:val="1"/>
      <w:numFmt w:val="decimal"/>
      <w:lvlText w:val="%1."/>
      <w:lvlJc w:val="left"/>
      <w:pPr>
        <w:ind w:left="720" w:hanging="360"/>
      </w:pPr>
      <w:rPr>
        <w:rFonts w:ascii="Calibri" w:hAnsi="Calibri" w:eastAsia="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9479CA"/>
    <w:multiLevelType w:val="hybridMultilevel"/>
    <w:tmpl w:val="246206FC"/>
    <w:lvl w:ilvl="0" w:tplc="66924BE8">
      <w:start w:val="1"/>
      <w:numFmt w:val="decimal"/>
      <w:lvlText w:val="%1."/>
      <w:lvlJc w:val="left"/>
      <w:pPr>
        <w:ind w:left="720" w:hanging="360"/>
      </w:pPr>
    </w:lvl>
    <w:lvl w:ilvl="1" w:tplc="6F0A69EE">
      <w:start w:val="1"/>
      <w:numFmt w:val="lowerLetter"/>
      <w:lvlText w:val="%2."/>
      <w:lvlJc w:val="left"/>
      <w:pPr>
        <w:ind w:left="1440" w:hanging="360"/>
      </w:pPr>
    </w:lvl>
    <w:lvl w:ilvl="2" w:tplc="5EFAF8CA">
      <w:start w:val="1"/>
      <w:numFmt w:val="lowerRoman"/>
      <w:lvlText w:val="%3."/>
      <w:lvlJc w:val="right"/>
      <w:pPr>
        <w:ind w:left="2160" w:hanging="180"/>
      </w:pPr>
    </w:lvl>
    <w:lvl w:ilvl="3" w:tplc="FC8C115A">
      <w:start w:val="1"/>
      <w:numFmt w:val="decimal"/>
      <w:lvlText w:val="%4."/>
      <w:lvlJc w:val="left"/>
      <w:pPr>
        <w:ind w:left="2880" w:hanging="360"/>
      </w:pPr>
    </w:lvl>
    <w:lvl w:ilvl="4" w:tplc="252EA6BA">
      <w:start w:val="1"/>
      <w:numFmt w:val="lowerLetter"/>
      <w:lvlText w:val="%5."/>
      <w:lvlJc w:val="left"/>
      <w:pPr>
        <w:ind w:left="3600" w:hanging="360"/>
      </w:pPr>
    </w:lvl>
    <w:lvl w:ilvl="5" w:tplc="D25CCB78">
      <w:start w:val="1"/>
      <w:numFmt w:val="lowerRoman"/>
      <w:lvlText w:val="%6."/>
      <w:lvlJc w:val="right"/>
      <w:pPr>
        <w:ind w:left="4320" w:hanging="180"/>
      </w:pPr>
    </w:lvl>
    <w:lvl w:ilvl="6" w:tplc="66AE98CC">
      <w:start w:val="1"/>
      <w:numFmt w:val="decimal"/>
      <w:lvlText w:val="%7."/>
      <w:lvlJc w:val="left"/>
      <w:pPr>
        <w:ind w:left="5040" w:hanging="360"/>
      </w:pPr>
    </w:lvl>
    <w:lvl w:ilvl="7" w:tplc="32BA575A">
      <w:start w:val="1"/>
      <w:numFmt w:val="lowerLetter"/>
      <w:lvlText w:val="%8."/>
      <w:lvlJc w:val="left"/>
      <w:pPr>
        <w:ind w:left="5760" w:hanging="360"/>
      </w:pPr>
    </w:lvl>
    <w:lvl w:ilvl="8" w:tplc="9DEAABAE">
      <w:start w:val="1"/>
      <w:numFmt w:val="lowerRoman"/>
      <w:lvlText w:val="%9."/>
      <w:lvlJc w:val="right"/>
      <w:pPr>
        <w:ind w:left="6480" w:hanging="180"/>
      </w:pPr>
    </w:lvl>
  </w:abstractNum>
  <w:abstractNum w:abstractNumId="27" w15:restartNumberingAfterBreak="0">
    <w:nsid w:val="575C8F34"/>
    <w:multiLevelType w:val="hybridMultilevel"/>
    <w:tmpl w:val="CDF026A6"/>
    <w:lvl w:ilvl="0" w:tplc="35B24E6E">
      <w:start w:val="1"/>
      <w:numFmt w:val="decimal"/>
      <w:lvlText w:val="%1."/>
      <w:lvlJc w:val="left"/>
      <w:pPr>
        <w:ind w:left="720" w:hanging="360"/>
      </w:pPr>
    </w:lvl>
    <w:lvl w:ilvl="1" w:tplc="3B9AD91C">
      <w:start w:val="1"/>
      <w:numFmt w:val="lowerLetter"/>
      <w:lvlText w:val="%2."/>
      <w:lvlJc w:val="left"/>
      <w:pPr>
        <w:ind w:left="1440" w:hanging="360"/>
      </w:pPr>
    </w:lvl>
    <w:lvl w:ilvl="2" w:tplc="9D322476">
      <w:start w:val="1"/>
      <w:numFmt w:val="lowerRoman"/>
      <w:lvlText w:val="%3."/>
      <w:lvlJc w:val="right"/>
      <w:pPr>
        <w:ind w:left="2160" w:hanging="180"/>
      </w:pPr>
    </w:lvl>
    <w:lvl w:ilvl="3" w:tplc="474E0BD8">
      <w:start w:val="1"/>
      <w:numFmt w:val="decimal"/>
      <w:lvlText w:val="%4."/>
      <w:lvlJc w:val="left"/>
      <w:pPr>
        <w:ind w:left="2880" w:hanging="360"/>
      </w:pPr>
    </w:lvl>
    <w:lvl w:ilvl="4" w:tplc="C55CDF26">
      <w:start w:val="1"/>
      <w:numFmt w:val="lowerLetter"/>
      <w:lvlText w:val="%5."/>
      <w:lvlJc w:val="left"/>
      <w:pPr>
        <w:ind w:left="3600" w:hanging="360"/>
      </w:pPr>
    </w:lvl>
    <w:lvl w:ilvl="5" w:tplc="5A365B2C">
      <w:start w:val="1"/>
      <w:numFmt w:val="lowerRoman"/>
      <w:lvlText w:val="%6."/>
      <w:lvlJc w:val="right"/>
      <w:pPr>
        <w:ind w:left="4320" w:hanging="180"/>
      </w:pPr>
    </w:lvl>
    <w:lvl w:ilvl="6" w:tplc="FDC04E7A">
      <w:start w:val="1"/>
      <w:numFmt w:val="decimal"/>
      <w:lvlText w:val="%7."/>
      <w:lvlJc w:val="left"/>
      <w:pPr>
        <w:ind w:left="5040" w:hanging="360"/>
      </w:pPr>
    </w:lvl>
    <w:lvl w:ilvl="7" w:tplc="F8E27F88">
      <w:start w:val="1"/>
      <w:numFmt w:val="lowerLetter"/>
      <w:lvlText w:val="%8."/>
      <w:lvlJc w:val="left"/>
      <w:pPr>
        <w:ind w:left="5760" w:hanging="360"/>
      </w:pPr>
    </w:lvl>
    <w:lvl w:ilvl="8" w:tplc="F56E3532">
      <w:start w:val="1"/>
      <w:numFmt w:val="lowerRoman"/>
      <w:lvlText w:val="%9."/>
      <w:lvlJc w:val="right"/>
      <w:pPr>
        <w:ind w:left="6480" w:hanging="180"/>
      </w:pPr>
    </w:lvl>
  </w:abstractNum>
  <w:abstractNum w:abstractNumId="28" w15:restartNumberingAfterBreak="0">
    <w:nsid w:val="5771549F"/>
    <w:multiLevelType w:val="hybridMultilevel"/>
    <w:tmpl w:val="37CC1254"/>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29" w15:restartNumberingAfterBreak="0">
    <w:nsid w:val="5807AFE1"/>
    <w:multiLevelType w:val="multilevel"/>
    <w:tmpl w:val="8F60D2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561AB2"/>
    <w:multiLevelType w:val="hybridMultilevel"/>
    <w:tmpl w:val="FFFFFFFF"/>
    <w:lvl w:ilvl="0" w:tplc="CF84739E">
      <w:start w:val="1"/>
      <w:numFmt w:val="decimal"/>
      <w:lvlText w:val="%1."/>
      <w:lvlJc w:val="left"/>
      <w:pPr>
        <w:ind w:left="720" w:hanging="360"/>
      </w:pPr>
    </w:lvl>
    <w:lvl w:ilvl="1" w:tplc="F1F04282">
      <w:start w:val="1"/>
      <w:numFmt w:val="lowerLetter"/>
      <w:lvlText w:val="%2."/>
      <w:lvlJc w:val="left"/>
      <w:pPr>
        <w:ind w:left="1440" w:hanging="360"/>
      </w:pPr>
    </w:lvl>
    <w:lvl w:ilvl="2" w:tplc="F2149798">
      <w:start w:val="1"/>
      <w:numFmt w:val="lowerRoman"/>
      <w:lvlText w:val="%3."/>
      <w:lvlJc w:val="right"/>
      <w:pPr>
        <w:ind w:left="2160" w:hanging="180"/>
      </w:pPr>
    </w:lvl>
    <w:lvl w:ilvl="3" w:tplc="1548EFE4">
      <w:start w:val="1"/>
      <w:numFmt w:val="decimal"/>
      <w:lvlText w:val="%4."/>
      <w:lvlJc w:val="left"/>
      <w:pPr>
        <w:ind w:left="2880" w:hanging="360"/>
      </w:pPr>
    </w:lvl>
    <w:lvl w:ilvl="4" w:tplc="C5E096C2">
      <w:start w:val="1"/>
      <w:numFmt w:val="lowerLetter"/>
      <w:lvlText w:val="%5."/>
      <w:lvlJc w:val="left"/>
      <w:pPr>
        <w:ind w:left="3600" w:hanging="360"/>
      </w:pPr>
    </w:lvl>
    <w:lvl w:ilvl="5" w:tplc="F7F28AC0">
      <w:start w:val="1"/>
      <w:numFmt w:val="lowerRoman"/>
      <w:lvlText w:val="%6."/>
      <w:lvlJc w:val="right"/>
      <w:pPr>
        <w:ind w:left="4320" w:hanging="180"/>
      </w:pPr>
    </w:lvl>
    <w:lvl w:ilvl="6" w:tplc="6A2A428E">
      <w:start w:val="1"/>
      <w:numFmt w:val="decimal"/>
      <w:lvlText w:val="%7."/>
      <w:lvlJc w:val="left"/>
      <w:pPr>
        <w:ind w:left="5040" w:hanging="360"/>
      </w:pPr>
    </w:lvl>
    <w:lvl w:ilvl="7" w:tplc="D15C4452">
      <w:start w:val="1"/>
      <w:numFmt w:val="lowerLetter"/>
      <w:lvlText w:val="%8."/>
      <w:lvlJc w:val="left"/>
      <w:pPr>
        <w:ind w:left="5760" w:hanging="360"/>
      </w:pPr>
    </w:lvl>
    <w:lvl w:ilvl="8" w:tplc="79F8AF68">
      <w:start w:val="1"/>
      <w:numFmt w:val="lowerRoman"/>
      <w:lvlText w:val="%9."/>
      <w:lvlJc w:val="right"/>
      <w:pPr>
        <w:ind w:left="6480" w:hanging="180"/>
      </w:pPr>
    </w:lvl>
  </w:abstractNum>
  <w:abstractNum w:abstractNumId="31" w15:restartNumberingAfterBreak="0">
    <w:nsid w:val="5DE0E76D"/>
    <w:multiLevelType w:val="hybridMultilevel"/>
    <w:tmpl w:val="27CC1534"/>
    <w:lvl w:ilvl="0" w:tplc="B948A14A">
      <w:start w:val="1"/>
      <w:numFmt w:val="decimal"/>
      <w:lvlText w:val="%1."/>
      <w:lvlJc w:val="left"/>
      <w:pPr>
        <w:ind w:left="720" w:hanging="360"/>
      </w:pPr>
    </w:lvl>
    <w:lvl w:ilvl="1" w:tplc="29282F64">
      <w:start w:val="1"/>
      <w:numFmt w:val="lowerLetter"/>
      <w:lvlText w:val="%2."/>
      <w:lvlJc w:val="left"/>
      <w:pPr>
        <w:ind w:left="1440" w:hanging="360"/>
      </w:pPr>
    </w:lvl>
    <w:lvl w:ilvl="2" w:tplc="95DA77CC">
      <w:start w:val="1"/>
      <w:numFmt w:val="lowerRoman"/>
      <w:lvlText w:val="%3."/>
      <w:lvlJc w:val="right"/>
      <w:pPr>
        <w:ind w:left="2160" w:hanging="180"/>
      </w:pPr>
    </w:lvl>
    <w:lvl w:ilvl="3" w:tplc="68C49598">
      <w:start w:val="1"/>
      <w:numFmt w:val="decimal"/>
      <w:lvlText w:val="%4."/>
      <w:lvlJc w:val="left"/>
      <w:pPr>
        <w:ind w:left="2880" w:hanging="360"/>
      </w:pPr>
    </w:lvl>
    <w:lvl w:ilvl="4" w:tplc="4EEADE30">
      <w:start w:val="1"/>
      <w:numFmt w:val="lowerLetter"/>
      <w:lvlText w:val="%5."/>
      <w:lvlJc w:val="left"/>
      <w:pPr>
        <w:ind w:left="3600" w:hanging="360"/>
      </w:pPr>
    </w:lvl>
    <w:lvl w:ilvl="5" w:tplc="90906714">
      <w:start w:val="1"/>
      <w:numFmt w:val="lowerRoman"/>
      <w:lvlText w:val="%6."/>
      <w:lvlJc w:val="right"/>
      <w:pPr>
        <w:ind w:left="4320" w:hanging="180"/>
      </w:pPr>
    </w:lvl>
    <w:lvl w:ilvl="6" w:tplc="FE083A26">
      <w:start w:val="1"/>
      <w:numFmt w:val="decimal"/>
      <w:lvlText w:val="%7."/>
      <w:lvlJc w:val="left"/>
      <w:pPr>
        <w:ind w:left="5040" w:hanging="360"/>
      </w:pPr>
    </w:lvl>
    <w:lvl w:ilvl="7" w:tplc="2BC46EFC">
      <w:start w:val="1"/>
      <w:numFmt w:val="lowerLetter"/>
      <w:lvlText w:val="%8."/>
      <w:lvlJc w:val="left"/>
      <w:pPr>
        <w:ind w:left="5760" w:hanging="360"/>
      </w:pPr>
    </w:lvl>
    <w:lvl w:ilvl="8" w:tplc="2878F3E6">
      <w:start w:val="1"/>
      <w:numFmt w:val="lowerRoman"/>
      <w:lvlText w:val="%9."/>
      <w:lvlJc w:val="right"/>
      <w:pPr>
        <w:ind w:left="6480" w:hanging="180"/>
      </w:pPr>
    </w:lvl>
  </w:abstractNum>
  <w:abstractNum w:abstractNumId="32" w15:restartNumberingAfterBreak="0">
    <w:nsid w:val="5DE56D92"/>
    <w:multiLevelType w:val="multilevel"/>
    <w:tmpl w:val="AA2AC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A09857"/>
    <w:multiLevelType w:val="hybridMultilevel"/>
    <w:tmpl w:val="E2C8CB8E"/>
    <w:lvl w:ilvl="0" w:tplc="8990F0DA">
      <w:start w:val="1"/>
      <w:numFmt w:val="decimal"/>
      <w:lvlText w:val="%1."/>
      <w:lvlJc w:val="left"/>
      <w:pPr>
        <w:ind w:left="720" w:hanging="360"/>
      </w:pPr>
      <w:rPr>
        <w:rFonts w:ascii="Calibri" w:hAnsi="Calibri" w:eastAsia="Calibri" w:cs="Calibri"/>
      </w:rPr>
    </w:lvl>
    <w:lvl w:ilvl="1" w:tplc="401847B4">
      <w:start w:val="1"/>
      <w:numFmt w:val="lowerLetter"/>
      <w:lvlText w:val="%2."/>
      <w:lvlJc w:val="left"/>
      <w:pPr>
        <w:ind w:left="1440" w:hanging="360"/>
      </w:pPr>
    </w:lvl>
    <w:lvl w:ilvl="2" w:tplc="4CEA290E">
      <w:start w:val="1"/>
      <w:numFmt w:val="lowerRoman"/>
      <w:lvlText w:val="%3."/>
      <w:lvlJc w:val="right"/>
      <w:pPr>
        <w:ind w:left="2160" w:hanging="180"/>
      </w:pPr>
    </w:lvl>
    <w:lvl w:ilvl="3" w:tplc="83E0A062">
      <w:start w:val="1"/>
      <w:numFmt w:val="decimal"/>
      <w:lvlText w:val="%4."/>
      <w:lvlJc w:val="left"/>
      <w:pPr>
        <w:ind w:left="2880" w:hanging="360"/>
      </w:pPr>
    </w:lvl>
    <w:lvl w:ilvl="4" w:tplc="50BA7680">
      <w:start w:val="1"/>
      <w:numFmt w:val="lowerLetter"/>
      <w:lvlText w:val="%5."/>
      <w:lvlJc w:val="left"/>
      <w:pPr>
        <w:ind w:left="3600" w:hanging="360"/>
      </w:pPr>
    </w:lvl>
    <w:lvl w:ilvl="5" w:tplc="80DACFC2">
      <w:start w:val="1"/>
      <w:numFmt w:val="lowerRoman"/>
      <w:lvlText w:val="%6."/>
      <w:lvlJc w:val="right"/>
      <w:pPr>
        <w:ind w:left="4320" w:hanging="180"/>
      </w:pPr>
    </w:lvl>
    <w:lvl w:ilvl="6" w:tplc="C068F2CE">
      <w:start w:val="1"/>
      <w:numFmt w:val="decimal"/>
      <w:lvlText w:val="%7."/>
      <w:lvlJc w:val="left"/>
      <w:pPr>
        <w:ind w:left="5040" w:hanging="360"/>
      </w:pPr>
    </w:lvl>
    <w:lvl w:ilvl="7" w:tplc="7438EB7E">
      <w:start w:val="1"/>
      <w:numFmt w:val="lowerLetter"/>
      <w:lvlText w:val="%8."/>
      <w:lvlJc w:val="left"/>
      <w:pPr>
        <w:ind w:left="5760" w:hanging="360"/>
      </w:pPr>
    </w:lvl>
    <w:lvl w:ilvl="8" w:tplc="C05E7564">
      <w:start w:val="1"/>
      <w:numFmt w:val="lowerRoman"/>
      <w:lvlText w:val="%9."/>
      <w:lvlJc w:val="right"/>
      <w:pPr>
        <w:ind w:left="6480" w:hanging="180"/>
      </w:pPr>
    </w:lvl>
  </w:abstractNum>
  <w:abstractNum w:abstractNumId="34" w15:restartNumberingAfterBreak="0">
    <w:nsid w:val="686668FD"/>
    <w:multiLevelType w:val="hybridMultilevel"/>
    <w:tmpl w:val="8572D096"/>
    <w:lvl w:ilvl="0" w:tplc="FFFFFFFF">
      <w:start w:val="1"/>
      <w:numFmt w:val="decimal"/>
      <w:lvlText w:val="%1."/>
      <w:lvlJc w:val="lef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35" w15:restartNumberingAfterBreak="0">
    <w:nsid w:val="6A3F3584"/>
    <w:multiLevelType w:val="hybridMultilevel"/>
    <w:tmpl w:val="FFFFFFFF"/>
    <w:lvl w:ilvl="0" w:tplc="ECB8058A">
      <w:start w:val="1"/>
      <w:numFmt w:val="decimal"/>
      <w:lvlText w:val="%1."/>
      <w:lvlJc w:val="left"/>
      <w:pPr>
        <w:ind w:left="720" w:hanging="360"/>
      </w:pPr>
    </w:lvl>
    <w:lvl w:ilvl="1" w:tplc="FAD0C692">
      <w:start w:val="1"/>
      <w:numFmt w:val="lowerLetter"/>
      <w:lvlText w:val="%2."/>
      <w:lvlJc w:val="left"/>
      <w:pPr>
        <w:ind w:left="1440" w:hanging="360"/>
      </w:pPr>
    </w:lvl>
    <w:lvl w:ilvl="2" w:tplc="45E0FF46">
      <w:start w:val="1"/>
      <w:numFmt w:val="lowerRoman"/>
      <w:lvlText w:val="%3."/>
      <w:lvlJc w:val="right"/>
      <w:pPr>
        <w:ind w:left="2160" w:hanging="180"/>
      </w:pPr>
    </w:lvl>
    <w:lvl w:ilvl="3" w:tplc="D48EFD34">
      <w:start w:val="1"/>
      <w:numFmt w:val="decimal"/>
      <w:lvlText w:val="%4."/>
      <w:lvlJc w:val="left"/>
      <w:pPr>
        <w:ind w:left="2880" w:hanging="360"/>
      </w:pPr>
    </w:lvl>
    <w:lvl w:ilvl="4" w:tplc="3ADC6ACE">
      <w:start w:val="1"/>
      <w:numFmt w:val="lowerLetter"/>
      <w:lvlText w:val="%5."/>
      <w:lvlJc w:val="left"/>
      <w:pPr>
        <w:ind w:left="3600" w:hanging="360"/>
      </w:pPr>
    </w:lvl>
    <w:lvl w:ilvl="5" w:tplc="F6AA79F4">
      <w:start w:val="1"/>
      <w:numFmt w:val="lowerRoman"/>
      <w:lvlText w:val="%6."/>
      <w:lvlJc w:val="right"/>
      <w:pPr>
        <w:ind w:left="4320" w:hanging="180"/>
      </w:pPr>
    </w:lvl>
    <w:lvl w:ilvl="6" w:tplc="F0548764">
      <w:start w:val="1"/>
      <w:numFmt w:val="decimal"/>
      <w:lvlText w:val="%7."/>
      <w:lvlJc w:val="left"/>
      <w:pPr>
        <w:ind w:left="5040" w:hanging="360"/>
      </w:pPr>
    </w:lvl>
    <w:lvl w:ilvl="7" w:tplc="68E4818E">
      <w:start w:val="1"/>
      <w:numFmt w:val="lowerLetter"/>
      <w:lvlText w:val="%8."/>
      <w:lvlJc w:val="left"/>
      <w:pPr>
        <w:ind w:left="5760" w:hanging="360"/>
      </w:pPr>
    </w:lvl>
    <w:lvl w:ilvl="8" w:tplc="C6A2E720">
      <w:start w:val="1"/>
      <w:numFmt w:val="lowerRoman"/>
      <w:lvlText w:val="%9."/>
      <w:lvlJc w:val="right"/>
      <w:pPr>
        <w:ind w:left="6480" w:hanging="180"/>
      </w:pPr>
    </w:lvl>
  </w:abstractNum>
  <w:abstractNum w:abstractNumId="36" w15:restartNumberingAfterBreak="0">
    <w:nsid w:val="6A6E5DB2"/>
    <w:multiLevelType w:val="hybridMultilevel"/>
    <w:tmpl w:val="92C296AE"/>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37" w15:restartNumberingAfterBreak="0">
    <w:nsid w:val="6C350C8A"/>
    <w:multiLevelType w:val="hybridMultilevel"/>
    <w:tmpl w:val="D80255D4"/>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38" w15:restartNumberingAfterBreak="0">
    <w:nsid w:val="6DCB4B16"/>
    <w:multiLevelType w:val="hybridMultilevel"/>
    <w:tmpl w:val="0FB034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6A6994"/>
    <w:multiLevelType w:val="hybridMultilevel"/>
    <w:tmpl w:val="AC6E766E"/>
    <w:lvl w:ilvl="0" w:tplc="B6345764">
      <w:start w:val="1"/>
      <w:numFmt w:val="decimal"/>
      <w:lvlText w:val="%1."/>
      <w:lvlJc w:val="left"/>
      <w:pPr>
        <w:ind w:left="720" w:hanging="360"/>
      </w:pPr>
    </w:lvl>
    <w:lvl w:ilvl="1" w:tplc="1CD44CD2">
      <w:start w:val="1"/>
      <w:numFmt w:val="lowerLetter"/>
      <w:lvlText w:val="%2."/>
      <w:lvlJc w:val="left"/>
      <w:pPr>
        <w:ind w:left="1440" w:hanging="360"/>
      </w:pPr>
    </w:lvl>
    <w:lvl w:ilvl="2" w:tplc="A84E4C2A">
      <w:start w:val="1"/>
      <w:numFmt w:val="lowerRoman"/>
      <w:lvlText w:val="%3."/>
      <w:lvlJc w:val="right"/>
      <w:pPr>
        <w:ind w:left="2160" w:hanging="180"/>
      </w:pPr>
    </w:lvl>
    <w:lvl w:ilvl="3" w:tplc="5BDC6872">
      <w:start w:val="1"/>
      <w:numFmt w:val="decimal"/>
      <w:lvlText w:val="%4."/>
      <w:lvlJc w:val="left"/>
      <w:pPr>
        <w:ind w:left="2880" w:hanging="360"/>
      </w:pPr>
    </w:lvl>
    <w:lvl w:ilvl="4" w:tplc="5A5CEFD2">
      <w:start w:val="1"/>
      <w:numFmt w:val="lowerLetter"/>
      <w:lvlText w:val="%5."/>
      <w:lvlJc w:val="left"/>
      <w:pPr>
        <w:ind w:left="3600" w:hanging="360"/>
      </w:pPr>
    </w:lvl>
    <w:lvl w:ilvl="5" w:tplc="12106AB4">
      <w:start w:val="1"/>
      <w:numFmt w:val="lowerRoman"/>
      <w:lvlText w:val="%6."/>
      <w:lvlJc w:val="right"/>
      <w:pPr>
        <w:ind w:left="4320" w:hanging="180"/>
      </w:pPr>
    </w:lvl>
    <w:lvl w:ilvl="6" w:tplc="F18040F0">
      <w:start w:val="1"/>
      <w:numFmt w:val="decimal"/>
      <w:lvlText w:val="%7."/>
      <w:lvlJc w:val="left"/>
      <w:pPr>
        <w:ind w:left="5040" w:hanging="360"/>
      </w:pPr>
    </w:lvl>
    <w:lvl w:ilvl="7" w:tplc="9D1E0EEA">
      <w:start w:val="1"/>
      <w:numFmt w:val="lowerLetter"/>
      <w:lvlText w:val="%8."/>
      <w:lvlJc w:val="left"/>
      <w:pPr>
        <w:ind w:left="5760" w:hanging="360"/>
      </w:pPr>
    </w:lvl>
    <w:lvl w:ilvl="8" w:tplc="96969330">
      <w:start w:val="1"/>
      <w:numFmt w:val="lowerRoman"/>
      <w:lvlText w:val="%9."/>
      <w:lvlJc w:val="right"/>
      <w:pPr>
        <w:ind w:left="6480" w:hanging="180"/>
      </w:pPr>
    </w:lvl>
  </w:abstractNum>
  <w:abstractNum w:abstractNumId="40" w15:restartNumberingAfterBreak="0">
    <w:nsid w:val="76EC2FE0"/>
    <w:multiLevelType w:val="hybridMultilevel"/>
    <w:tmpl w:val="41002786"/>
    <w:lvl w:ilvl="0" w:tplc="81FAC228">
      <w:start w:val="1"/>
      <w:numFmt w:val="decimal"/>
      <w:lvlText w:val="%1."/>
      <w:lvlJc w:val="left"/>
      <w:pPr>
        <w:ind w:left="720" w:hanging="360"/>
      </w:pPr>
    </w:lvl>
    <w:lvl w:ilvl="1" w:tplc="0A3E295C">
      <w:start w:val="1"/>
      <w:numFmt w:val="lowerLetter"/>
      <w:lvlText w:val="%2."/>
      <w:lvlJc w:val="left"/>
      <w:pPr>
        <w:ind w:left="1440" w:hanging="360"/>
      </w:pPr>
    </w:lvl>
    <w:lvl w:ilvl="2" w:tplc="FCB41C38">
      <w:start w:val="1"/>
      <w:numFmt w:val="lowerRoman"/>
      <w:lvlText w:val="%3."/>
      <w:lvlJc w:val="right"/>
      <w:pPr>
        <w:ind w:left="2160" w:hanging="180"/>
      </w:pPr>
    </w:lvl>
    <w:lvl w:ilvl="3" w:tplc="1B529460">
      <w:start w:val="1"/>
      <w:numFmt w:val="decimal"/>
      <w:lvlText w:val="%4."/>
      <w:lvlJc w:val="left"/>
      <w:pPr>
        <w:ind w:left="2880" w:hanging="360"/>
      </w:pPr>
    </w:lvl>
    <w:lvl w:ilvl="4" w:tplc="B0543828">
      <w:start w:val="1"/>
      <w:numFmt w:val="lowerLetter"/>
      <w:lvlText w:val="%5."/>
      <w:lvlJc w:val="left"/>
      <w:pPr>
        <w:ind w:left="3600" w:hanging="360"/>
      </w:pPr>
    </w:lvl>
    <w:lvl w:ilvl="5" w:tplc="E7E6E6F6">
      <w:start w:val="1"/>
      <w:numFmt w:val="lowerRoman"/>
      <w:lvlText w:val="%6."/>
      <w:lvlJc w:val="right"/>
      <w:pPr>
        <w:ind w:left="4320" w:hanging="180"/>
      </w:pPr>
    </w:lvl>
    <w:lvl w:ilvl="6" w:tplc="166219EC">
      <w:start w:val="1"/>
      <w:numFmt w:val="decimal"/>
      <w:lvlText w:val="%7."/>
      <w:lvlJc w:val="left"/>
      <w:pPr>
        <w:ind w:left="5040" w:hanging="360"/>
      </w:pPr>
    </w:lvl>
    <w:lvl w:ilvl="7" w:tplc="C57CD3E2">
      <w:start w:val="1"/>
      <w:numFmt w:val="lowerLetter"/>
      <w:lvlText w:val="%8."/>
      <w:lvlJc w:val="left"/>
      <w:pPr>
        <w:ind w:left="5760" w:hanging="360"/>
      </w:pPr>
    </w:lvl>
    <w:lvl w:ilvl="8" w:tplc="206E76FE">
      <w:start w:val="1"/>
      <w:numFmt w:val="lowerRoman"/>
      <w:lvlText w:val="%9."/>
      <w:lvlJc w:val="right"/>
      <w:pPr>
        <w:ind w:left="6480" w:hanging="180"/>
      </w:pPr>
    </w:lvl>
  </w:abstractNum>
  <w:abstractNum w:abstractNumId="41" w15:restartNumberingAfterBreak="0">
    <w:nsid w:val="7AED2708"/>
    <w:multiLevelType w:val="hybridMultilevel"/>
    <w:tmpl w:val="4C6C2D40"/>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42" w15:restartNumberingAfterBreak="0">
    <w:nsid w:val="7CC934AE"/>
    <w:multiLevelType w:val="hybridMultilevel"/>
    <w:tmpl w:val="3D927332"/>
    <w:lvl w:ilvl="0" w:tplc="D232604C">
      <w:start w:val="1"/>
      <w:numFmt w:val="decimal"/>
      <w:lvlText w:val="%1."/>
      <w:lvlJc w:val="left"/>
      <w:pPr>
        <w:ind w:left="720" w:hanging="360"/>
      </w:pPr>
    </w:lvl>
    <w:lvl w:ilvl="1" w:tplc="BD6C5EEA">
      <w:start w:val="1"/>
      <w:numFmt w:val="lowerLetter"/>
      <w:lvlText w:val="%2."/>
      <w:lvlJc w:val="left"/>
      <w:pPr>
        <w:ind w:left="1440" w:hanging="360"/>
      </w:pPr>
    </w:lvl>
    <w:lvl w:ilvl="2" w:tplc="B7CE044C">
      <w:start w:val="1"/>
      <w:numFmt w:val="lowerRoman"/>
      <w:lvlText w:val="%3."/>
      <w:lvlJc w:val="right"/>
      <w:pPr>
        <w:ind w:left="2160" w:hanging="180"/>
      </w:pPr>
    </w:lvl>
    <w:lvl w:ilvl="3" w:tplc="51267168">
      <w:start w:val="1"/>
      <w:numFmt w:val="decimal"/>
      <w:lvlText w:val="%4."/>
      <w:lvlJc w:val="left"/>
      <w:pPr>
        <w:ind w:left="2880" w:hanging="360"/>
      </w:pPr>
    </w:lvl>
    <w:lvl w:ilvl="4" w:tplc="29D402B6">
      <w:start w:val="1"/>
      <w:numFmt w:val="lowerLetter"/>
      <w:lvlText w:val="%5."/>
      <w:lvlJc w:val="left"/>
      <w:pPr>
        <w:ind w:left="3600" w:hanging="360"/>
      </w:pPr>
    </w:lvl>
    <w:lvl w:ilvl="5" w:tplc="39D6327C">
      <w:start w:val="1"/>
      <w:numFmt w:val="lowerRoman"/>
      <w:lvlText w:val="%6."/>
      <w:lvlJc w:val="right"/>
      <w:pPr>
        <w:ind w:left="4320" w:hanging="180"/>
      </w:pPr>
    </w:lvl>
    <w:lvl w:ilvl="6" w:tplc="09E4B014">
      <w:start w:val="1"/>
      <w:numFmt w:val="decimal"/>
      <w:lvlText w:val="%7."/>
      <w:lvlJc w:val="left"/>
      <w:pPr>
        <w:ind w:left="5040" w:hanging="360"/>
      </w:pPr>
    </w:lvl>
    <w:lvl w:ilvl="7" w:tplc="6CAA559C">
      <w:start w:val="1"/>
      <w:numFmt w:val="lowerLetter"/>
      <w:lvlText w:val="%8."/>
      <w:lvlJc w:val="left"/>
      <w:pPr>
        <w:ind w:left="5760" w:hanging="360"/>
      </w:pPr>
    </w:lvl>
    <w:lvl w:ilvl="8" w:tplc="CD2CCCE2">
      <w:start w:val="1"/>
      <w:numFmt w:val="lowerRoman"/>
      <w:lvlText w:val="%9."/>
      <w:lvlJc w:val="right"/>
      <w:pPr>
        <w:ind w:left="6480" w:hanging="180"/>
      </w:p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1" w16cid:durableId="1321081207">
    <w:abstractNumId w:val="15"/>
  </w:num>
  <w:num w:numId="2" w16cid:durableId="1861241253">
    <w:abstractNumId w:val="5"/>
  </w:num>
  <w:num w:numId="3" w16cid:durableId="28072904">
    <w:abstractNumId w:val="9"/>
  </w:num>
  <w:num w:numId="4" w16cid:durableId="410589792">
    <w:abstractNumId w:val="39"/>
  </w:num>
  <w:num w:numId="5" w16cid:durableId="545260930">
    <w:abstractNumId w:val="11"/>
  </w:num>
  <w:num w:numId="6" w16cid:durableId="1585802649">
    <w:abstractNumId w:val="27"/>
  </w:num>
  <w:num w:numId="7" w16cid:durableId="1849250972">
    <w:abstractNumId w:val="12"/>
  </w:num>
  <w:num w:numId="8" w16cid:durableId="409931382">
    <w:abstractNumId w:val="20"/>
  </w:num>
  <w:num w:numId="9" w16cid:durableId="805582268">
    <w:abstractNumId w:val="21"/>
  </w:num>
  <w:num w:numId="10" w16cid:durableId="2036540932">
    <w:abstractNumId w:val="3"/>
  </w:num>
  <w:num w:numId="11" w16cid:durableId="2145537523">
    <w:abstractNumId w:val="42"/>
  </w:num>
  <w:num w:numId="12" w16cid:durableId="1624579985">
    <w:abstractNumId w:val="6"/>
  </w:num>
  <w:num w:numId="13" w16cid:durableId="1286038852">
    <w:abstractNumId w:val="8"/>
  </w:num>
  <w:num w:numId="14" w16cid:durableId="969671587">
    <w:abstractNumId w:val="24"/>
  </w:num>
  <w:num w:numId="15" w16cid:durableId="1136680367">
    <w:abstractNumId w:val="13"/>
  </w:num>
  <w:num w:numId="16" w16cid:durableId="557279042">
    <w:abstractNumId w:val="26"/>
  </w:num>
  <w:num w:numId="17" w16cid:durableId="1992709383">
    <w:abstractNumId w:val="31"/>
  </w:num>
  <w:num w:numId="18" w16cid:durableId="921718184">
    <w:abstractNumId w:val="40"/>
  </w:num>
  <w:num w:numId="19" w16cid:durableId="1204371202">
    <w:abstractNumId w:val="29"/>
  </w:num>
  <w:num w:numId="20" w16cid:durableId="383801223">
    <w:abstractNumId w:val="16"/>
  </w:num>
  <w:num w:numId="21" w16cid:durableId="572815130">
    <w:abstractNumId w:val="0"/>
  </w:num>
  <w:num w:numId="22" w16cid:durableId="767696602">
    <w:abstractNumId w:val="35"/>
  </w:num>
  <w:num w:numId="23" w16cid:durableId="1799757984">
    <w:abstractNumId w:val="30"/>
  </w:num>
  <w:num w:numId="24" w16cid:durableId="652103192">
    <w:abstractNumId w:val="33"/>
  </w:num>
  <w:num w:numId="25" w16cid:durableId="289091669">
    <w:abstractNumId w:val="17"/>
  </w:num>
  <w:num w:numId="26" w16cid:durableId="2105833839">
    <w:abstractNumId w:val="28"/>
  </w:num>
  <w:num w:numId="27" w16cid:durableId="1584797786">
    <w:abstractNumId w:val="7"/>
  </w:num>
  <w:num w:numId="28" w16cid:durableId="429083392">
    <w:abstractNumId w:val="37"/>
  </w:num>
  <w:num w:numId="29" w16cid:durableId="1230262397">
    <w:abstractNumId w:val="41"/>
  </w:num>
  <w:num w:numId="30" w16cid:durableId="939413364">
    <w:abstractNumId w:val="36"/>
  </w:num>
  <w:num w:numId="31" w16cid:durableId="605164104">
    <w:abstractNumId w:val="4"/>
  </w:num>
  <w:num w:numId="32" w16cid:durableId="1905528589">
    <w:abstractNumId w:val="2"/>
  </w:num>
  <w:num w:numId="33" w16cid:durableId="1589533793">
    <w:abstractNumId w:val="25"/>
  </w:num>
  <w:num w:numId="34" w16cid:durableId="1570580919">
    <w:abstractNumId w:val="38"/>
  </w:num>
  <w:num w:numId="35" w16cid:durableId="12848287">
    <w:abstractNumId w:val="1"/>
  </w:num>
  <w:num w:numId="36" w16cid:durableId="1790736406">
    <w:abstractNumId w:val="14"/>
  </w:num>
  <w:num w:numId="37" w16cid:durableId="568074644">
    <w:abstractNumId w:val="18"/>
  </w:num>
  <w:num w:numId="38" w16cid:durableId="897471079">
    <w:abstractNumId w:val="32"/>
  </w:num>
  <w:num w:numId="39" w16cid:durableId="1774132332">
    <w:abstractNumId w:val="22"/>
  </w:num>
  <w:num w:numId="40" w16cid:durableId="675234708">
    <w:abstractNumId w:val="19"/>
  </w:num>
  <w:num w:numId="41" w16cid:durableId="1058363380">
    <w:abstractNumId w:val="23"/>
  </w:num>
  <w:num w:numId="42" w16cid:durableId="1855151455">
    <w:abstractNumId w:val="10"/>
  </w:num>
  <w:num w:numId="43" w16cid:durableId="125856814">
    <w:abstractNumId w:val="34"/>
  </w:num>
  <w:numIdMacAtCleanup w:val="43"/>
</w:numbering>
</file>

<file path=word/people.xml><?xml version="1.0" encoding="utf-8"?>
<w15:people xmlns:mc="http://schemas.openxmlformats.org/markup-compatibility/2006" xmlns:w15="http://schemas.microsoft.com/office/word/2012/wordml" mc:Ignorable="w15">
  <w15:person w15:author="James Ndung'u">
    <w15:presenceInfo w15:providerId="AD" w15:userId="S::james@swahilipothub.co.ke::9858ae54-a96d-48a0-af65-adcad032cd98"/>
  </w15:person>
  <w15:person w15:author="Sophia Wabosha">
    <w15:presenceInfo w15:providerId="AD" w15:userId="S::wabosha@swahilipothub.co.ke::c709bad7-60b5-42d6-9427-79dd5d817327"/>
  </w15:person>
  <w15:person w15:author="Sophia Wabosha">
    <w15:presenceInfo w15:providerId="AD" w15:userId="S::wabosha@swahilipothub.co.ke::c709bad7-60b5-42d6-9427-79dd5d817327"/>
  </w15:person>
  <w15:person w15:author="Zainab Faraj">
    <w15:presenceInfo w15:providerId="AD" w15:userId="S::zainab.faraj@swahilipothub.co.ke::02dc494e-ccce-4e87-b230-006bd506947c"/>
  </w15:person>
  <w15:person w15:author="Sharon Owino">
    <w15:presenceInfo w15:providerId="AD" w15:userId="S::s.owino@swahilipothub.co.ke::46705629-c68b-4c01-9895-625f8ae82b5b"/>
  </w15:person>
  <w15:person w15:author="Sharon Owino">
    <w15:presenceInfo w15:providerId="AD" w15:userId="S::s.owino@swahilipothub.co.ke::46705629-c68b-4c01-9895-625f8ae82b5b"/>
  </w15:person>
  <w15:person w15:author="Jacqueline Jepkoech Kiplagat">
    <w15:presenceInfo w15:providerId="AD" w15:userId="S::jackie@swahilipothub.co.ke::48940666-8154-4097-8e6b-614025dc4e86"/>
  </w15:person>
  <w15:person w15:author="Jacqueline Jepkoech Kiplagat">
    <w15:presenceInfo w15:providerId="AD" w15:userId="S::jackie@swahilipothub.co.ke::48940666-8154-4097-8e6b-614025dc4e86"/>
  </w15:person>
  <w15:person w15:author="Rukiya Jamal">
    <w15:presenceInfo w15:providerId="AD" w15:userId="S::rukiya@swahilipothub.co.ke::fa48fde8-5a97-4570-b659-059825f48026"/>
  </w15:person>
  <w15:person w15:author="Zainab Faraj">
    <w15:presenceInfo w15:providerId="AD" w15:userId="S::zainab.faraj@swahilipothub.co.ke::02dc494e-ccce-4e87-b230-006bd506947c"/>
  </w15:person>
  <w15:person w15:author="Rukiya Jamal">
    <w15:presenceInfo w15:providerId="AD" w15:userId="S::rukiya@swahilipothub.co.ke::fa48fde8-5a97-4570-b659-059825f48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wNDOzsLA0tjQxMDBT0lEKTi0uzszPAykwrAUALxB/rSwAAAA="/>
  </w:docVars>
  <w:rsids>
    <w:rsidRoot w:val="00203B99"/>
    <w:rsid w:val="00000875"/>
    <w:rsid w:val="000009C4"/>
    <w:rsid w:val="0004114F"/>
    <w:rsid w:val="00067212"/>
    <w:rsid w:val="00097777"/>
    <w:rsid w:val="000D7612"/>
    <w:rsid w:val="000F79D5"/>
    <w:rsid w:val="001057CC"/>
    <w:rsid w:val="00113B0C"/>
    <w:rsid w:val="00113F50"/>
    <w:rsid w:val="001339FE"/>
    <w:rsid w:val="00136550"/>
    <w:rsid w:val="00146A0D"/>
    <w:rsid w:val="00154909"/>
    <w:rsid w:val="0016120F"/>
    <w:rsid w:val="001704FF"/>
    <w:rsid w:val="00170ADA"/>
    <w:rsid w:val="00195DB0"/>
    <w:rsid w:val="0019EDA0"/>
    <w:rsid w:val="00203B99"/>
    <w:rsid w:val="00256BEF"/>
    <w:rsid w:val="0026611E"/>
    <w:rsid w:val="00267894"/>
    <w:rsid w:val="00271B4F"/>
    <w:rsid w:val="002800BE"/>
    <w:rsid w:val="002A2604"/>
    <w:rsid w:val="002A68DC"/>
    <w:rsid w:val="002A707A"/>
    <w:rsid w:val="002B185A"/>
    <w:rsid w:val="0032308F"/>
    <w:rsid w:val="0033421B"/>
    <w:rsid w:val="00356961"/>
    <w:rsid w:val="0037588E"/>
    <w:rsid w:val="0038414F"/>
    <w:rsid w:val="003B3E22"/>
    <w:rsid w:val="003B42E1"/>
    <w:rsid w:val="003C5C4A"/>
    <w:rsid w:val="003D5C62"/>
    <w:rsid w:val="003E3938"/>
    <w:rsid w:val="003F200E"/>
    <w:rsid w:val="003F3963"/>
    <w:rsid w:val="004050E3"/>
    <w:rsid w:val="004065A3"/>
    <w:rsid w:val="00416E4C"/>
    <w:rsid w:val="0042598B"/>
    <w:rsid w:val="0044624C"/>
    <w:rsid w:val="00447CD9"/>
    <w:rsid w:val="00474F73"/>
    <w:rsid w:val="00487217"/>
    <w:rsid w:val="00491859"/>
    <w:rsid w:val="004F1C66"/>
    <w:rsid w:val="0054C9D1"/>
    <w:rsid w:val="00553673"/>
    <w:rsid w:val="0057286A"/>
    <w:rsid w:val="00577EC8"/>
    <w:rsid w:val="005852B4"/>
    <w:rsid w:val="005940AF"/>
    <w:rsid w:val="005B0F9F"/>
    <w:rsid w:val="005C4D08"/>
    <w:rsid w:val="005DDD4A"/>
    <w:rsid w:val="005E1642"/>
    <w:rsid w:val="005E69C1"/>
    <w:rsid w:val="005E69F4"/>
    <w:rsid w:val="005F79E1"/>
    <w:rsid w:val="006270EF"/>
    <w:rsid w:val="0064238F"/>
    <w:rsid w:val="0064500E"/>
    <w:rsid w:val="0067752D"/>
    <w:rsid w:val="00677ABF"/>
    <w:rsid w:val="0069736C"/>
    <w:rsid w:val="006E2F6E"/>
    <w:rsid w:val="006F33DE"/>
    <w:rsid w:val="006F6659"/>
    <w:rsid w:val="00706C9C"/>
    <w:rsid w:val="007517B2"/>
    <w:rsid w:val="00760E46"/>
    <w:rsid w:val="00764C57"/>
    <w:rsid w:val="00787308"/>
    <w:rsid w:val="007A64D3"/>
    <w:rsid w:val="0081596A"/>
    <w:rsid w:val="00831959"/>
    <w:rsid w:val="00841293"/>
    <w:rsid w:val="00854662"/>
    <w:rsid w:val="00863948"/>
    <w:rsid w:val="00877D5C"/>
    <w:rsid w:val="00897C4F"/>
    <w:rsid w:val="008C2CFD"/>
    <w:rsid w:val="008C3A22"/>
    <w:rsid w:val="008C7119"/>
    <w:rsid w:val="008D6FC9"/>
    <w:rsid w:val="008F7BA6"/>
    <w:rsid w:val="00904F9E"/>
    <w:rsid w:val="0091193F"/>
    <w:rsid w:val="00917760"/>
    <w:rsid w:val="00919D21"/>
    <w:rsid w:val="00927A15"/>
    <w:rsid w:val="00945D1B"/>
    <w:rsid w:val="00983D5E"/>
    <w:rsid w:val="00A00891"/>
    <w:rsid w:val="00A0A340"/>
    <w:rsid w:val="00A13A17"/>
    <w:rsid w:val="00A21E08"/>
    <w:rsid w:val="00A26465"/>
    <w:rsid w:val="00A50EBB"/>
    <w:rsid w:val="00A61C15"/>
    <w:rsid w:val="00A8D53B"/>
    <w:rsid w:val="00AC7139"/>
    <w:rsid w:val="00AF32D4"/>
    <w:rsid w:val="00B3B716"/>
    <w:rsid w:val="00B54E5C"/>
    <w:rsid w:val="00B61369"/>
    <w:rsid w:val="00B71803"/>
    <w:rsid w:val="00B858CD"/>
    <w:rsid w:val="00B902FE"/>
    <w:rsid w:val="00BA0851"/>
    <w:rsid w:val="00C030FF"/>
    <w:rsid w:val="00C0489E"/>
    <w:rsid w:val="00C36D94"/>
    <w:rsid w:val="00C439DF"/>
    <w:rsid w:val="00C57E51"/>
    <w:rsid w:val="00C87938"/>
    <w:rsid w:val="00C91A2D"/>
    <w:rsid w:val="00C979FB"/>
    <w:rsid w:val="00CA7379"/>
    <w:rsid w:val="00CB3AAD"/>
    <w:rsid w:val="00CB6ECF"/>
    <w:rsid w:val="00CF503B"/>
    <w:rsid w:val="00D2228B"/>
    <w:rsid w:val="00D249A6"/>
    <w:rsid w:val="00D31D26"/>
    <w:rsid w:val="00D32DC9"/>
    <w:rsid w:val="00D4482D"/>
    <w:rsid w:val="00DB1B0C"/>
    <w:rsid w:val="00DB3D08"/>
    <w:rsid w:val="00E01E1A"/>
    <w:rsid w:val="00E04B26"/>
    <w:rsid w:val="00E102C8"/>
    <w:rsid w:val="00E103C3"/>
    <w:rsid w:val="00E372AA"/>
    <w:rsid w:val="00E72475"/>
    <w:rsid w:val="00E87983"/>
    <w:rsid w:val="00EB3F0F"/>
    <w:rsid w:val="00EC362E"/>
    <w:rsid w:val="00ED2B7B"/>
    <w:rsid w:val="00EE427E"/>
    <w:rsid w:val="00F12826"/>
    <w:rsid w:val="00F13A0C"/>
    <w:rsid w:val="00F26003"/>
    <w:rsid w:val="00F504C0"/>
    <w:rsid w:val="00F51195"/>
    <w:rsid w:val="00FB125A"/>
    <w:rsid w:val="00FC1FE4"/>
    <w:rsid w:val="00FC541F"/>
    <w:rsid w:val="00FC6246"/>
    <w:rsid w:val="0107C273"/>
    <w:rsid w:val="0108FD43"/>
    <w:rsid w:val="010D08F9"/>
    <w:rsid w:val="01116703"/>
    <w:rsid w:val="01295ECB"/>
    <w:rsid w:val="0154584B"/>
    <w:rsid w:val="01545E14"/>
    <w:rsid w:val="01657B2B"/>
    <w:rsid w:val="01691A29"/>
    <w:rsid w:val="016F38E3"/>
    <w:rsid w:val="0181F65F"/>
    <w:rsid w:val="0186FAED"/>
    <w:rsid w:val="0189B026"/>
    <w:rsid w:val="018CBE44"/>
    <w:rsid w:val="01937739"/>
    <w:rsid w:val="01977EBF"/>
    <w:rsid w:val="01A4B80A"/>
    <w:rsid w:val="01A52963"/>
    <w:rsid w:val="01A8DCF2"/>
    <w:rsid w:val="01BC006A"/>
    <w:rsid w:val="01BD674B"/>
    <w:rsid w:val="01C5D9C9"/>
    <w:rsid w:val="01DBB5B5"/>
    <w:rsid w:val="01E20AA0"/>
    <w:rsid w:val="01EE1B52"/>
    <w:rsid w:val="0272657D"/>
    <w:rsid w:val="02803C56"/>
    <w:rsid w:val="028E325E"/>
    <w:rsid w:val="02911F6A"/>
    <w:rsid w:val="02C200DE"/>
    <w:rsid w:val="02C5E181"/>
    <w:rsid w:val="02CD4DB7"/>
    <w:rsid w:val="02D23DF9"/>
    <w:rsid w:val="02D49D7C"/>
    <w:rsid w:val="02E78A23"/>
    <w:rsid w:val="02F731A3"/>
    <w:rsid w:val="02FD1BE6"/>
    <w:rsid w:val="030F6E0D"/>
    <w:rsid w:val="0336434A"/>
    <w:rsid w:val="033CE994"/>
    <w:rsid w:val="03466879"/>
    <w:rsid w:val="034E9763"/>
    <w:rsid w:val="0358F5B2"/>
    <w:rsid w:val="035D2B51"/>
    <w:rsid w:val="03611ABB"/>
    <w:rsid w:val="0368B550"/>
    <w:rsid w:val="03759EF1"/>
    <w:rsid w:val="037CCBF6"/>
    <w:rsid w:val="03824C29"/>
    <w:rsid w:val="0386A353"/>
    <w:rsid w:val="03953659"/>
    <w:rsid w:val="03A4200F"/>
    <w:rsid w:val="03A4CEA3"/>
    <w:rsid w:val="03BC5D82"/>
    <w:rsid w:val="03CCFB64"/>
    <w:rsid w:val="03D37309"/>
    <w:rsid w:val="03DCCE04"/>
    <w:rsid w:val="03DEA698"/>
    <w:rsid w:val="03F4F33F"/>
    <w:rsid w:val="04017DFC"/>
    <w:rsid w:val="04053E7D"/>
    <w:rsid w:val="04077155"/>
    <w:rsid w:val="042335FB"/>
    <w:rsid w:val="043CF55B"/>
    <w:rsid w:val="04402618"/>
    <w:rsid w:val="0452792D"/>
    <w:rsid w:val="045EB4FE"/>
    <w:rsid w:val="046A12C7"/>
    <w:rsid w:val="046A9E49"/>
    <w:rsid w:val="048CD391"/>
    <w:rsid w:val="048D05C8"/>
    <w:rsid w:val="048EECA2"/>
    <w:rsid w:val="049F6866"/>
    <w:rsid w:val="04A6CEEC"/>
    <w:rsid w:val="04C17036"/>
    <w:rsid w:val="04C3A9D2"/>
    <w:rsid w:val="04C96554"/>
    <w:rsid w:val="04CD79F4"/>
    <w:rsid w:val="04CFF11A"/>
    <w:rsid w:val="04D11A42"/>
    <w:rsid w:val="04D1E2D0"/>
    <w:rsid w:val="04D6CD85"/>
    <w:rsid w:val="04E93391"/>
    <w:rsid w:val="0502EAC3"/>
    <w:rsid w:val="0503B8C7"/>
    <w:rsid w:val="0526503B"/>
    <w:rsid w:val="052D0ADC"/>
    <w:rsid w:val="052E0A89"/>
    <w:rsid w:val="052F7F74"/>
    <w:rsid w:val="053831F4"/>
    <w:rsid w:val="05442A1C"/>
    <w:rsid w:val="054EB39E"/>
    <w:rsid w:val="054F96FA"/>
    <w:rsid w:val="0569465D"/>
    <w:rsid w:val="0580D7F2"/>
    <w:rsid w:val="058E5C78"/>
    <w:rsid w:val="0591A50D"/>
    <w:rsid w:val="05A0F8DF"/>
    <w:rsid w:val="05ACE639"/>
    <w:rsid w:val="05B397A4"/>
    <w:rsid w:val="05CC4FB1"/>
    <w:rsid w:val="05D7274D"/>
    <w:rsid w:val="05DFEDC8"/>
    <w:rsid w:val="05E51F46"/>
    <w:rsid w:val="05F999A8"/>
    <w:rsid w:val="06118362"/>
    <w:rsid w:val="06147423"/>
    <w:rsid w:val="061BCB71"/>
    <w:rsid w:val="06319AD4"/>
    <w:rsid w:val="0632836B"/>
    <w:rsid w:val="063F953C"/>
    <w:rsid w:val="06444826"/>
    <w:rsid w:val="06697A0B"/>
    <w:rsid w:val="067FFD18"/>
    <w:rsid w:val="069BB116"/>
    <w:rsid w:val="06A12AFA"/>
    <w:rsid w:val="06AA3134"/>
    <w:rsid w:val="06AF33AB"/>
    <w:rsid w:val="06B02426"/>
    <w:rsid w:val="06B27C69"/>
    <w:rsid w:val="06DED8DD"/>
    <w:rsid w:val="06E31C69"/>
    <w:rsid w:val="06E5437E"/>
    <w:rsid w:val="06FF6619"/>
    <w:rsid w:val="070EAD5B"/>
    <w:rsid w:val="07110222"/>
    <w:rsid w:val="0719C3E6"/>
    <w:rsid w:val="07410338"/>
    <w:rsid w:val="0748BD02"/>
    <w:rsid w:val="075CB1C4"/>
    <w:rsid w:val="076AE6F5"/>
    <w:rsid w:val="07798D73"/>
    <w:rsid w:val="078A37B0"/>
    <w:rsid w:val="0795977C"/>
    <w:rsid w:val="07A0F57A"/>
    <w:rsid w:val="07A7476A"/>
    <w:rsid w:val="07AFF563"/>
    <w:rsid w:val="07CE41FA"/>
    <w:rsid w:val="07D2C711"/>
    <w:rsid w:val="07D93FEC"/>
    <w:rsid w:val="07F84B8D"/>
    <w:rsid w:val="07F8F4DE"/>
    <w:rsid w:val="0808E5FA"/>
    <w:rsid w:val="080C51CC"/>
    <w:rsid w:val="0810A268"/>
    <w:rsid w:val="082E9995"/>
    <w:rsid w:val="083136B1"/>
    <w:rsid w:val="083897DE"/>
    <w:rsid w:val="0840030E"/>
    <w:rsid w:val="0846F7E4"/>
    <w:rsid w:val="085D9A87"/>
    <w:rsid w:val="085F7A4C"/>
    <w:rsid w:val="086722C1"/>
    <w:rsid w:val="08700173"/>
    <w:rsid w:val="08947389"/>
    <w:rsid w:val="08A64D7D"/>
    <w:rsid w:val="08C6E39D"/>
    <w:rsid w:val="08C85818"/>
    <w:rsid w:val="08D6B624"/>
    <w:rsid w:val="08ECE5AB"/>
    <w:rsid w:val="08FDC279"/>
    <w:rsid w:val="0917AC42"/>
    <w:rsid w:val="0926E030"/>
    <w:rsid w:val="092CA4FC"/>
    <w:rsid w:val="092D1AD7"/>
    <w:rsid w:val="0932435A"/>
    <w:rsid w:val="0932CA53"/>
    <w:rsid w:val="093C43C3"/>
    <w:rsid w:val="094A5C53"/>
    <w:rsid w:val="0963A3D3"/>
    <w:rsid w:val="09700F09"/>
    <w:rsid w:val="09772AEA"/>
    <w:rsid w:val="097D87EB"/>
    <w:rsid w:val="098BDD16"/>
    <w:rsid w:val="099A6201"/>
    <w:rsid w:val="09A1FF68"/>
    <w:rsid w:val="09A6BCB3"/>
    <w:rsid w:val="09A8E991"/>
    <w:rsid w:val="09ABA169"/>
    <w:rsid w:val="09B6ECE8"/>
    <w:rsid w:val="09CECC20"/>
    <w:rsid w:val="09FA05EA"/>
    <w:rsid w:val="0A10C9BD"/>
    <w:rsid w:val="0A22D45F"/>
    <w:rsid w:val="0A28913D"/>
    <w:rsid w:val="0A3388E9"/>
    <w:rsid w:val="0A3D5F9E"/>
    <w:rsid w:val="0A4004E4"/>
    <w:rsid w:val="0A416568"/>
    <w:rsid w:val="0A4EE416"/>
    <w:rsid w:val="0A4F6C3B"/>
    <w:rsid w:val="0A592376"/>
    <w:rsid w:val="0A5E2AF3"/>
    <w:rsid w:val="0A60E0B0"/>
    <w:rsid w:val="0A8C0ADC"/>
    <w:rsid w:val="0A9875BA"/>
    <w:rsid w:val="0AB832E0"/>
    <w:rsid w:val="0AD2B32C"/>
    <w:rsid w:val="0AD8446E"/>
    <w:rsid w:val="0AF47243"/>
    <w:rsid w:val="0B240FBF"/>
    <w:rsid w:val="0B242BE9"/>
    <w:rsid w:val="0B4FB1CE"/>
    <w:rsid w:val="0B54D960"/>
    <w:rsid w:val="0B6129B3"/>
    <w:rsid w:val="0B657C81"/>
    <w:rsid w:val="0B69D1E6"/>
    <w:rsid w:val="0B6E0636"/>
    <w:rsid w:val="0B7304AF"/>
    <w:rsid w:val="0B76539C"/>
    <w:rsid w:val="0B879B4A"/>
    <w:rsid w:val="0B8DDFEE"/>
    <w:rsid w:val="0BB2A8EE"/>
    <w:rsid w:val="0BC42059"/>
    <w:rsid w:val="0BD619B7"/>
    <w:rsid w:val="0BDE5A59"/>
    <w:rsid w:val="0BF1A5C7"/>
    <w:rsid w:val="0BF3DBBD"/>
    <w:rsid w:val="0C090C3B"/>
    <w:rsid w:val="0C2532A6"/>
    <w:rsid w:val="0C336B93"/>
    <w:rsid w:val="0C367F6D"/>
    <w:rsid w:val="0C47E00A"/>
    <w:rsid w:val="0C5DA690"/>
    <w:rsid w:val="0C6B4275"/>
    <w:rsid w:val="0C6C7C46"/>
    <w:rsid w:val="0C795266"/>
    <w:rsid w:val="0C7E9110"/>
    <w:rsid w:val="0C82601C"/>
    <w:rsid w:val="0C8B6823"/>
    <w:rsid w:val="0C95535D"/>
    <w:rsid w:val="0CA1AD97"/>
    <w:rsid w:val="0CA3330B"/>
    <w:rsid w:val="0CA7DB6B"/>
    <w:rsid w:val="0CCC94A3"/>
    <w:rsid w:val="0CDAE773"/>
    <w:rsid w:val="0CEEB5C4"/>
    <w:rsid w:val="0CF9C21B"/>
    <w:rsid w:val="0D05F2C3"/>
    <w:rsid w:val="0D0A718D"/>
    <w:rsid w:val="0D0BE93E"/>
    <w:rsid w:val="0D1289BB"/>
    <w:rsid w:val="0D136674"/>
    <w:rsid w:val="0D1F8686"/>
    <w:rsid w:val="0D27A47B"/>
    <w:rsid w:val="0D2D0BAD"/>
    <w:rsid w:val="0D50BDE2"/>
    <w:rsid w:val="0D511161"/>
    <w:rsid w:val="0D5257FD"/>
    <w:rsid w:val="0D6725BB"/>
    <w:rsid w:val="0D6E8BC5"/>
    <w:rsid w:val="0D8ACEF5"/>
    <w:rsid w:val="0D9062AA"/>
    <w:rsid w:val="0D91C724"/>
    <w:rsid w:val="0D953142"/>
    <w:rsid w:val="0DA0DAA8"/>
    <w:rsid w:val="0DA4E583"/>
    <w:rsid w:val="0DA52CBD"/>
    <w:rsid w:val="0DB35DC3"/>
    <w:rsid w:val="0DC30B42"/>
    <w:rsid w:val="0DCADBE8"/>
    <w:rsid w:val="0DCE4CFD"/>
    <w:rsid w:val="0DE3BE57"/>
    <w:rsid w:val="0DE3C632"/>
    <w:rsid w:val="0DF0609A"/>
    <w:rsid w:val="0E03784A"/>
    <w:rsid w:val="0E1B7D36"/>
    <w:rsid w:val="0E3031F1"/>
    <w:rsid w:val="0E357176"/>
    <w:rsid w:val="0E42F010"/>
    <w:rsid w:val="0E5CE533"/>
    <w:rsid w:val="0E64A2BE"/>
    <w:rsid w:val="0E78C307"/>
    <w:rsid w:val="0E792681"/>
    <w:rsid w:val="0E7B180E"/>
    <w:rsid w:val="0EB7B07A"/>
    <w:rsid w:val="0EC430D2"/>
    <w:rsid w:val="0EE050BB"/>
    <w:rsid w:val="0EE525F1"/>
    <w:rsid w:val="0EF7656F"/>
    <w:rsid w:val="0EFB109E"/>
    <w:rsid w:val="0F043E43"/>
    <w:rsid w:val="0F277E0C"/>
    <w:rsid w:val="0F2ED4FA"/>
    <w:rsid w:val="0F380EC6"/>
    <w:rsid w:val="0F53D947"/>
    <w:rsid w:val="0F587FED"/>
    <w:rsid w:val="0F61FCA1"/>
    <w:rsid w:val="0F6FFABD"/>
    <w:rsid w:val="0F84FD35"/>
    <w:rsid w:val="0F90E0CD"/>
    <w:rsid w:val="0F9657B4"/>
    <w:rsid w:val="0F9EBFDF"/>
    <w:rsid w:val="0FB00EB4"/>
    <w:rsid w:val="0FBB007E"/>
    <w:rsid w:val="0FE7EFF4"/>
    <w:rsid w:val="0FF782B8"/>
    <w:rsid w:val="0FFE587F"/>
    <w:rsid w:val="101DF742"/>
    <w:rsid w:val="10247834"/>
    <w:rsid w:val="1034C287"/>
    <w:rsid w:val="103C756B"/>
    <w:rsid w:val="105969F6"/>
    <w:rsid w:val="1059829D"/>
    <w:rsid w:val="1068671B"/>
    <w:rsid w:val="107B911C"/>
    <w:rsid w:val="107F6DF2"/>
    <w:rsid w:val="108E3CF9"/>
    <w:rsid w:val="108E7495"/>
    <w:rsid w:val="109F6A0E"/>
    <w:rsid w:val="10B15679"/>
    <w:rsid w:val="10C6A66D"/>
    <w:rsid w:val="10D5DDFA"/>
    <w:rsid w:val="10D8F44B"/>
    <w:rsid w:val="10D96458"/>
    <w:rsid w:val="10DC9862"/>
    <w:rsid w:val="10E62A7E"/>
    <w:rsid w:val="10F5D6BA"/>
    <w:rsid w:val="1106105C"/>
    <w:rsid w:val="110A28E9"/>
    <w:rsid w:val="1112A65E"/>
    <w:rsid w:val="113E9202"/>
    <w:rsid w:val="1150E3FC"/>
    <w:rsid w:val="1153E4B6"/>
    <w:rsid w:val="1162DE56"/>
    <w:rsid w:val="1169665E"/>
    <w:rsid w:val="118000FD"/>
    <w:rsid w:val="11A730C0"/>
    <w:rsid w:val="11B50C6D"/>
    <w:rsid w:val="11CA5DAA"/>
    <w:rsid w:val="11CF1BD4"/>
    <w:rsid w:val="11CF9880"/>
    <w:rsid w:val="11CFD173"/>
    <w:rsid w:val="11EA622A"/>
    <w:rsid w:val="11F6261D"/>
    <w:rsid w:val="11FB5D9F"/>
    <w:rsid w:val="120CB3D1"/>
    <w:rsid w:val="1210CBF9"/>
    <w:rsid w:val="121B95E0"/>
    <w:rsid w:val="12315EBE"/>
    <w:rsid w:val="123369C3"/>
    <w:rsid w:val="12421F81"/>
    <w:rsid w:val="1244F7ED"/>
    <w:rsid w:val="124B958B"/>
    <w:rsid w:val="1253FFE1"/>
    <w:rsid w:val="12555B7A"/>
    <w:rsid w:val="125F728A"/>
    <w:rsid w:val="12728ED7"/>
    <w:rsid w:val="127E9CBA"/>
    <w:rsid w:val="12831C22"/>
    <w:rsid w:val="12876F80"/>
    <w:rsid w:val="12889A4A"/>
    <w:rsid w:val="12AB9BC0"/>
    <w:rsid w:val="12AEEE60"/>
    <w:rsid w:val="12BA7A71"/>
    <w:rsid w:val="12BB3902"/>
    <w:rsid w:val="12C2606E"/>
    <w:rsid w:val="12C27896"/>
    <w:rsid w:val="12CDC9F4"/>
    <w:rsid w:val="12D2259E"/>
    <w:rsid w:val="12DE2CF9"/>
    <w:rsid w:val="12EEF1BA"/>
    <w:rsid w:val="130C48E9"/>
    <w:rsid w:val="130CD2A2"/>
    <w:rsid w:val="1312A420"/>
    <w:rsid w:val="132E4434"/>
    <w:rsid w:val="1334E09E"/>
    <w:rsid w:val="1336C9A5"/>
    <w:rsid w:val="133D8CBD"/>
    <w:rsid w:val="133DF2BD"/>
    <w:rsid w:val="134269DA"/>
    <w:rsid w:val="134BC9D4"/>
    <w:rsid w:val="134D8D66"/>
    <w:rsid w:val="1357008A"/>
    <w:rsid w:val="135F78FD"/>
    <w:rsid w:val="139E7213"/>
    <w:rsid w:val="13A5AF61"/>
    <w:rsid w:val="13A804EC"/>
    <w:rsid w:val="13AF1670"/>
    <w:rsid w:val="13B8E84B"/>
    <w:rsid w:val="13BA7E72"/>
    <w:rsid w:val="13C3C3EA"/>
    <w:rsid w:val="14023679"/>
    <w:rsid w:val="140A3FF4"/>
    <w:rsid w:val="141277A2"/>
    <w:rsid w:val="14246886"/>
    <w:rsid w:val="142C1168"/>
    <w:rsid w:val="1430AC33"/>
    <w:rsid w:val="1440C51C"/>
    <w:rsid w:val="144D6A0D"/>
    <w:rsid w:val="145642F4"/>
    <w:rsid w:val="1474C718"/>
    <w:rsid w:val="148BA275"/>
    <w:rsid w:val="14973D69"/>
    <w:rsid w:val="149ADCB1"/>
    <w:rsid w:val="149D79D6"/>
    <w:rsid w:val="14AA6AE9"/>
    <w:rsid w:val="14AA967E"/>
    <w:rsid w:val="14AAD154"/>
    <w:rsid w:val="14BA77F9"/>
    <w:rsid w:val="14BC41CD"/>
    <w:rsid w:val="14CAE981"/>
    <w:rsid w:val="14CFA05C"/>
    <w:rsid w:val="14DB77F3"/>
    <w:rsid w:val="14EE4FC7"/>
    <w:rsid w:val="14F6A031"/>
    <w:rsid w:val="150688C5"/>
    <w:rsid w:val="152534B8"/>
    <w:rsid w:val="153F3392"/>
    <w:rsid w:val="154F9140"/>
    <w:rsid w:val="15655100"/>
    <w:rsid w:val="156A7D5D"/>
    <w:rsid w:val="157EFA41"/>
    <w:rsid w:val="15AB7E01"/>
    <w:rsid w:val="15BC90B5"/>
    <w:rsid w:val="15E521DF"/>
    <w:rsid w:val="161288C9"/>
    <w:rsid w:val="16285A9C"/>
    <w:rsid w:val="162F91FE"/>
    <w:rsid w:val="163D44D2"/>
    <w:rsid w:val="16537D31"/>
    <w:rsid w:val="1665BB0D"/>
    <w:rsid w:val="166703D2"/>
    <w:rsid w:val="16702A52"/>
    <w:rsid w:val="1678A447"/>
    <w:rsid w:val="1685CC2B"/>
    <w:rsid w:val="1687BB92"/>
    <w:rsid w:val="169148ED"/>
    <w:rsid w:val="16A95BEA"/>
    <w:rsid w:val="16C419E9"/>
    <w:rsid w:val="16C6A74A"/>
    <w:rsid w:val="16C932AA"/>
    <w:rsid w:val="16D17D0F"/>
    <w:rsid w:val="16D2C47D"/>
    <w:rsid w:val="16DC6EBB"/>
    <w:rsid w:val="16E3937A"/>
    <w:rsid w:val="16F1F125"/>
    <w:rsid w:val="17076A02"/>
    <w:rsid w:val="170AA096"/>
    <w:rsid w:val="1714B35A"/>
    <w:rsid w:val="1732D223"/>
    <w:rsid w:val="1735A50E"/>
    <w:rsid w:val="173870AB"/>
    <w:rsid w:val="174B29C2"/>
    <w:rsid w:val="174BDBA0"/>
    <w:rsid w:val="1763AA0A"/>
    <w:rsid w:val="17657C36"/>
    <w:rsid w:val="178CA8D3"/>
    <w:rsid w:val="17952B21"/>
    <w:rsid w:val="17979E8A"/>
    <w:rsid w:val="179C7AF7"/>
    <w:rsid w:val="17BD24B5"/>
    <w:rsid w:val="17BFDE75"/>
    <w:rsid w:val="17C03FA6"/>
    <w:rsid w:val="17D14754"/>
    <w:rsid w:val="17D3BCCF"/>
    <w:rsid w:val="17E97F7B"/>
    <w:rsid w:val="17EC889C"/>
    <w:rsid w:val="17F7DD2E"/>
    <w:rsid w:val="1805F70A"/>
    <w:rsid w:val="181DF915"/>
    <w:rsid w:val="181F065B"/>
    <w:rsid w:val="1822D016"/>
    <w:rsid w:val="18363B0E"/>
    <w:rsid w:val="18374546"/>
    <w:rsid w:val="18439457"/>
    <w:rsid w:val="184518DF"/>
    <w:rsid w:val="1865FD73"/>
    <w:rsid w:val="1875D441"/>
    <w:rsid w:val="1875DD66"/>
    <w:rsid w:val="18768C3E"/>
    <w:rsid w:val="1887CA7A"/>
    <w:rsid w:val="189AB439"/>
    <w:rsid w:val="18ADED21"/>
    <w:rsid w:val="18C28FCF"/>
    <w:rsid w:val="18C98F5A"/>
    <w:rsid w:val="18E4E619"/>
    <w:rsid w:val="1902651C"/>
    <w:rsid w:val="1911372A"/>
    <w:rsid w:val="191B239A"/>
    <w:rsid w:val="191EE00B"/>
    <w:rsid w:val="19211297"/>
    <w:rsid w:val="19391FA4"/>
    <w:rsid w:val="193A02DF"/>
    <w:rsid w:val="1962DBE0"/>
    <w:rsid w:val="19749168"/>
    <w:rsid w:val="197FA2F3"/>
    <w:rsid w:val="1989944B"/>
    <w:rsid w:val="198B0555"/>
    <w:rsid w:val="198E3F74"/>
    <w:rsid w:val="199C50F8"/>
    <w:rsid w:val="19A06451"/>
    <w:rsid w:val="19AE9481"/>
    <w:rsid w:val="19BCDED5"/>
    <w:rsid w:val="19C48B68"/>
    <w:rsid w:val="19E9686A"/>
    <w:rsid w:val="19EC14AB"/>
    <w:rsid w:val="1A1B60CC"/>
    <w:rsid w:val="1A1C661D"/>
    <w:rsid w:val="1A24E029"/>
    <w:rsid w:val="1A28427B"/>
    <w:rsid w:val="1A30B3A0"/>
    <w:rsid w:val="1A4E61E9"/>
    <w:rsid w:val="1A5CFFD2"/>
    <w:rsid w:val="1A6F715A"/>
    <w:rsid w:val="1A7445EB"/>
    <w:rsid w:val="1A7B85D9"/>
    <w:rsid w:val="1A876087"/>
    <w:rsid w:val="1A96B169"/>
    <w:rsid w:val="1AA36264"/>
    <w:rsid w:val="1AA3FFBF"/>
    <w:rsid w:val="1AA8C65F"/>
    <w:rsid w:val="1AABF48E"/>
    <w:rsid w:val="1AB0FE29"/>
    <w:rsid w:val="1AB2D042"/>
    <w:rsid w:val="1AC739EC"/>
    <w:rsid w:val="1AD8BE0A"/>
    <w:rsid w:val="1AE5AC64"/>
    <w:rsid w:val="1AF21314"/>
    <w:rsid w:val="1B07C6BC"/>
    <w:rsid w:val="1B0E9404"/>
    <w:rsid w:val="1B13D5F5"/>
    <w:rsid w:val="1B1D39AF"/>
    <w:rsid w:val="1B23C617"/>
    <w:rsid w:val="1B2E10F8"/>
    <w:rsid w:val="1B322E1A"/>
    <w:rsid w:val="1B4A631B"/>
    <w:rsid w:val="1B68F3C5"/>
    <w:rsid w:val="1B71E399"/>
    <w:rsid w:val="1B8E1686"/>
    <w:rsid w:val="1B940040"/>
    <w:rsid w:val="1B99D68D"/>
    <w:rsid w:val="1BA4C234"/>
    <w:rsid w:val="1BBCA949"/>
    <w:rsid w:val="1BBE57CC"/>
    <w:rsid w:val="1BC1115E"/>
    <w:rsid w:val="1BDCE0AD"/>
    <w:rsid w:val="1BFCFDFB"/>
    <w:rsid w:val="1BFFB724"/>
    <w:rsid w:val="1C0B0D9E"/>
    <w:rsid w:val="1C186075"/>
    <w:rsid w:val="1C42A04F"/>
    <w:rsid w:val="1C4EB6F1"/>
    <w:rsid w:val="1C56491B"/>
    <w:rsid w:val="1C573EA7"/>
    <w:rsid w:val="1C5C9966"/>
    <w:rsid w:val="1C85E0F7"/>
    <w:rsid w:val="1C993264"/>
    <w:rsid w:val="1CA73197"/>
    <w:rsid w:val="1CB00471"/>
    <w:rsid w:val="1CF01EFF"/>
    <w:rsid w:val="1CF06C37"/>
    <w:rsid w:val="1CF7D9E1"/>
    <w:rsid w:val="1D19C2E6"/>
    <w:rsid w:val="1D62D974"/>
    <w:rsid w:val="1D6BCB16"/>
    <w:rsid w:val="1D707890"/>
    <w:rsid w:val="1D74650D"/>
    <w:rsid w:val="1D756E88"/>
    <w:rsid w:val="1D7B28C9"/>
    <w:rsid w:val="1D9706D0"/>
    <w:rsid w:val="1D9A7433"/>
    <w:rsid w:val="1DA010EA"/>
    <w:rsid w:val="1DADB8C0"/>
    <w:rsid w:val="1DB101D4"/>
    <w:rsid w:val="1DC16AEF"/>
    <w:rsid w:val="1DD5FC56"/>
    <w:rsid w:val="1DFB85A2"/>
    <w:rsid w:val="1DFE38EE"/>
    <w:rsid w:val="1E09249B"/>
    <w:rsid w:val="1E0E1D38"/>
    <w:rsid w:val="1E1CAA02"/>
    <w:rsid w:val="1E23378F"/>
    <w:rsid w:val="1E2B2F64"/>
    <w:rsid w:val="1E34B98C"/>
    <w:rsid w:val="1E3796CC"/>
    <w:rsid w:val="1E448319"/>
    <w:rsid w:val="1E5BCCAA"/>
    <w:rsid w:val="1E5D20C3"/>
    <w:rsid w:val="1E6B5B94"/>
    <w:rsid w:val="1E7BE9FD"/>
    <w:rsid w:val="1E7FF217"/>
    <w:rsid w:val="1E8E8849"/>
    <w:rsid w:val="1EACD605"/>
    <w:rsid w:val="1EC2C15E"/>
    <w:rsid w:val="1EC592D5"/>
    <w:rsid w:val="1EF18838"/>
    <w:rsid w:val="1EF5645D"/>
    <w:rsid w:val="1F0672D8"/>
    <w:rsid w:val="1F12AF23"/>
    <w:rsid w:val="1F244F80"/>
    <w:rsid w:val="1F34A612"/>
    <w:rsid w:val="1F35C739"/>
    <w:rsid w:val="1F419314"/>
    <w:rsid w:val="1F4F57DA"/>
    <w:rsid w:val="1F56EE66"/>
    <w:rsid w:val="1F618329"/>
    <w:rsid w:val="1F686643"/>
    <w:rsid w:val="1F75A218"/>
    <w:rsid w:val="1F798A78"/>
    <w:rsid w:val="1F8E35A1"/>
    <w:rsid w:val="1F9125DF"/>
    <w:rsid w:val="1FB0D3F5"/>
    <w:rsid w:val="1FB2C2D3"/>
    <w:rsid w:val="1FBBE015"/>
    <w:rsid w:val="1FCEBE79"/>
    <w:rsid w:val="1FD99B9B"/>
    <w:rsid w:val="1FDD08D9"/>
    <w:rsid w:val="1FE91402"/>
    <w:rsid w:val="1FEE321B"/>
    <w:rsid w:val="2006B1DA"/>
    <w:rsid w:val="200A8135"/>
    <w:rsid w:val="20229694"/>
    <w:rsid w:val="20238D8A"/>
    <w:rsid w:val="2068F370"/>
    <w:rsid w:val="20694DC1"/>
    <w:rsid w:val="20996617"/>
    <w:rsid w:val="20A1F591"/>
    <w:rsid w:val="20B28C2B"/>
    <w:rsid w:val="20BB15D0"/>
    <w:rsid w:val="20C3B0DE"/>
    <w:rsid w:val="20CF8434"/>
    <w:rsid w:val="20DAD1F4"/>
    <w:rsid w:val="20E24621"/>
    <w:rsid w:val="20F392BD"/>
    <w:rsid w:val="20FC7EAB"/>
    <w:rsid w:val="20FDBE49"/>
    <w:rsid w:val="20FEE5B4"/>
    <w:rsid w:val="210C9792"/>
    <w:rsid w:val="210E96AD"/>
    <w:rsid w:val="21132A2D"/>
    <w:rsid w:val="2128C87A"/>
    <w:rsid w:val="21290938"/>
    <w:rsid w:val="2153A5BF"/>
    <w:rsid w:val="215A965B"/>
    <w:rsid w:val="2162DE56"/>
    <w:rsid w:val="217A2D7A"/>
    <w:rsid w:val="218D539E"/>
    <w:rsid w:val="219E5C80"/>
    <w:rsid w:val="21A8FC09"/>
    <w:rsid w:val="21BA4937"/>
    <w:rsid w:val="21BFB25C"/>
    <w:rsid w:val="21CBF57D"/>
    <w:rsid w:val="21CC529E"/>
    <w:rsid w:val="21E020C1"/>
    <w:rsid w:val="21E08EED"/>
    <w:rsid w:val="21EB7BC8"/>
    <w:rsid w:val="21EC7C1A"/>
    <w:rsid w:val="21F3DB40"/>
    <w:rsid w:val="21F6F16A"/>
    <w:rsid w:val="21FA3806"/>
    <w:rsid w:val="22052D6B"/>
    <w:rsid w:val="22060EC5"/>
    <w:rsid w:val="2206EEB6"/>
    <w:rsid w:val="22130DFB"/>
    <w:rsid w:val="221881A1"/>
    <w:rsid w:val="22272B82"/>
    <w:rsid w:val="222969C6"/>
    <w:rsid w:val="223E522A"/>
    <w:rsid w:val="224311C2"/>
    <w:rsid w:val="22485F06"/>
    <w:rsid w:val="22519356"/>
    <w:rsid w:val="226C1C18"/>
    <w:rsid w:val="22793A32"/>
    <w:rsid w:val="227B69E3"/>
    <w:rsid w:val="228C85DF"/>
    <w:rsid w:val="22A5F811"/>
    <w:rsid w:val="22B6C8B1"/>
    <w:rsid w:val="22D7943B"/>
    <w:rsid w:val="22E9F62A"/>
    <w:rsid w:val="22F67308"/>
    <w:rsid w:val="22FC21ED"/>
    <w:rsid w:val="232C02B3"/>
    <w:rsid w:val="232FE791"/>
    <w:rsid w:val="2344D90B"/>
    <w:rsid w:val="235012F6"/>
    <w:rsid w:val="2367C7B9"/>
    <w:rsid w:val="2376AB1B"/>
    <w:rsid w:val="23816F7F"/>
    <w:rsid w:val="23834906"/>
    <w:rsid w:val="23964D8A"/>
    <w:rsid w:val="23AEBA01"/>
    <w:rsid w:val="23BE0B1E"/>
    <w:rsid w:val="23C42A32"/>
    <w:rsid w:val="23C87B35"/>
    <w:rsid w:val="23CDFBE0"/>
    <w:rsid w:val="23DDE2ED"/>
    <w:rsid w:val="23E6BF3B"/>
    <w:rsid w:val="23F37E0C"/>
    <w:rsid w:val="241C1DBB"/>
    <w:rsid w:val="242816E6"/>
    <w:rsid w:val="243BB2E8"/>
    <w:rsid w:val="245F4C2D"/>
    <w:rsid w:val="24866552"/>
    <w:rsid w:val="249126DF"/>
    <w:rsid w:val="24918303"/>
    <w:rsid w:val="2498A9C2"/>
    <w:rsid w:val="249DCEA2"/>
    <w:rsid w:val="24BCDA22"/>
    <w:rsid w:val="24DDB85F"/>
    <w:rsid w:val="24E1AD9C"/>
    <w:rsid w:val="24F6526B"/>
    <w:rsid w:val="2504F7D4"/>
    <w:rsid w:val="250649FA"/>
    <w:rsid w:val="250F0B21"/>
    <w:rsid w:val="2522898D"/>
    <w:rsid w:val="252360C7"/>
    <w:rsid w:val="25310370"/>
    <w:rsid w:val="253ED9C2"/>
    <w:rsid w:val="2579728A"/>
    <w:rsid w:val="25A2396D"/>
    <w:rsid w:val="25A4B7BB"/>
    <w:rsid w:val="25AFCE36"/>
    <w:rsid w:val="25CD8B64"/>
    <w:rsid w:val="25D196E5"/>
    <w:rsid w:val="25D6FB61"/>
    <w:rsid w:val="26100308"/>
    <w:rsid w:val="26279718"/>
    <w:rsid w:val="263098DF"/>
    <w:rsid w:val="263F607E"/>
    <w:rsid w:val="26864840"/>
    <w:rsid w:val="268EAAC8"/>
    <w:rsid w:val="268F6C74"/>
    <w:rsid w:val="26A50848"/>
    <w:rsid w:val="26A9F9EC"/>
    <w:rsid w:val="26AADF08"/>
    <w:rsid w:val="26CF8941"/>
    <w:rsid w:val="26CFB5D5"/>
    <w:rsid w:val="26D552B7"/>
    <w:rsid w:val="26D57D42"/>
    <w:rsid w:val="26F0B463"/>
    <w:rsid w:val="26F5AED8"/>
    <w:rsid w:val="26FDD226"/>
    <w:rsid w:val="26FF2F24"/>
    <w:rsid w:val="27094AC5"/>
    <w:rsid w:val="270EADF8"/>
    <w:rsid w:val="2719E3A5"/>
    <w:rsid w:val="2722F0FE"/>
    <w:rsid w:val="27343ABF"/>
    <w:rsid w:val="2761D300"/>
    <w:rsid w:val="2779173B"/>
    <w:rsid w:val="277B49BB"/>
    <w:rsid w:val="277C8CB1"/>
    <w:rsid w:val="277DE50A"/>
    <w:rsid w:val="27808B5E"/>
    <w:rsid w:val="2783917C"/>
    <w:rsid w:val="278FCE7F"/>
    <w:rsid w:val="27A82315"/>
    <w:rsid w:val="27AC2FAF"/>
    <w:rsid w:val="27B6D480"/>
    <w:rsid w:val="27CF91C8"/>
    <w:rsid w:val="27D53559"/>
    <w:rsid w:val="28308F3A"/>
    <w:rsid w:val="28331526"/>
    <w:rsid w:val="28638DC0"/>
    <w:rsid w:val="28680C0C"/>
    <w:rsid w:val="28870A23"/>
    <w:rsid w:val="28902552"/>
    <w:rsid w:val="289FF38B"/>
    <w:rsid w:val="28A92505"/>
    <w:rsid w:val="28BC2C59"/>
    <w:rsid w:val="28BC7DD7"/>
    <w:rsid w:val="28C6F29D"/>
    <w:rsid w:val="28E59C07"/>
    <w:rsid w:val="28F10F83"/>
    <w:rsid w:val="2901A3B8"/>
    <w:rsid w:val="290DCDF4"/>
    <w:rsid w:val="291CA2C8"/>
    <w:rsid w:val="29242B64"/>
    <w:rsid w:val="2928DA08"/>
    <w:rsid w:val="292DEA6C"/>
    <w:rsid w:val="29449BDF"/>
    <w:rsid w:val="294BA211"/>
    <w:rsid w:val="29812DA7"/>
    <w:rsid w:val="299FE547"/>
    <w:rsid w:val="29A8215D"/>
    <w:rsid w:val="29AD7C7E"/>
    <w:rsid w:val="29B3F2DA"/>
    <w:rsid w:val="29BAD367"/>
    <w:rsid w:val="29CF6E15"/>
    <w:rsid w:val="29D20512"/>
    <w:rsid w:val="29E23716"/>
    <w:rsid w:val="29F0A395"/>
    <w:rsid w:val="29FB9B0A"/>
    <w:rsid w:val="29FF4D45"/>
    <w:rsid w:val="2A0BDA15"/>
    <w:rsid w:val="2A22A60E"/>
    <w:rsid w:val="2A290D0A"/>
    <w:rsid w:val="2A2B135B"/>
    <w:rsid w:val="2A32FB06"/>
    <w:rsid w:val="2A39F20B"/>
    <w:rsid w:val="2A55A210"/>
    <w:rsid w:val="2A5EB09F"/>
    <w:rsid w:val="2A66D939"/>
    <w:rsid w:val="2A7449E6"/>
    <w:rsid w:val="2A800677"/>
    <w:rsid w:val="2A8ACABD"/>
    <w:rsid w:val="2A9299B4"/>
    <w:rsid w:val="2AAE4AF2"/>
    <w:rsid w:val="2AB412AD"/>
    <w:rsid w:val="2AC5016B"/>
    <w:rsid w:val="2ACB0962"/>
    <w:rsid w:val="2ACBB4C1"/>
    <w:rsid w:val="2AE09270"/>
    <w:rsid w:val="2AE45F07"/>
    <w:rsid w:val="2AF3F2F6"/>
    <w:rsid w:val="2B0D385C"/>
    <w:rsid w:val="2B130973"/>
    <w:rsid w:val="2B26775D"/>
    <w:rsid w:val="2B26CA5A"/>
    <w:rsid w:val="2B2B1029"/>
    <w:rsid w:val="2B45B72A"/>
    <w:rsid w:val="2B4D8626"/>
    <w:rsid w:val="2B6F896E"/>
    <w:rsid w:val="2B738C64"/>
    <w:rsid w:val="2B74F0F5"/>
    <w:rsid w:val="2B8543FC"/>
    <w:rsid w:val="2B9A354C"/>
    <w:rsid w:val="2B9BFF55"/>
    <w:rsid w:val="2BB09817"/>
    <w:rsid w:val="2BB7EDCB"/>
    <w:rsid w:val="2BD03DF7"/>
    <w:rsid w:val="2BD4B3D7"/>
    <w:rsid w:val="2BDB6EDC"/>
    <w:rsid w:val="2BFB95E9"/>
    <w:rsid w:val="2C281D7A"/>
    <w:rsid w:val="2C285C8C"/>
    <w:rsid w:val="2C28FDEE"/>
    <w:rsid w:val="2C36CCE4"/>
    <w:rsid w:val="2C4A9C20"/>
    <w:rsid w:val="2C4EF263"/>
    <w:rsid w:val="2C65AE68"/>
    <w:rsid w:val="2C94C4DC"/>
    <w:rsid w:val="2CA2E34B"/>
    <w:rsid w:val="2CB331A7"/>
    <w:rsid w:val="2CBE178D"/>
    <w:rsid w:val="2CC02D3E"/>
    <w:rsid w:val="2CC39D9F"/>
    <w:rsid w:val="2CCD78AB"/>
    <w:rsid w:val="2CCF550C"/>
    <w:rsid w:val="2CD4573B"/>
    <w:rsid w:val="2CDAE8DC"/>
    <w:rsid w:val="2CE0B90B"/>
    <w:rsid w:val="2CE59949"/>
    <w:rsid w:val="2CF0B850"/>
    <w:rsid w:val="2CF8C195"/>
    <w:rsid w:val="2CFAE8EC"/>
    <w:rsid w:val="2CFB78E0"/>
    <w:rsid w:val="2D041762"/>
    <w:rsid w:val="2D055D4A"/>
    <w:rsid w:val="2D0DB3C0"/>
    <w:rsid w:val="2D28BC91"/>
    <w:rsid w:val="2D2D5C68"/>
    <w:rsid w:val="2D3BE392"/>
    <w:rsid w:val="2D567EDF"/>
    <w:rsid w:val="2D5FA498"/>
    <w:rsid w:val="2D80D925"/>
    <w:rsid w:val="2D867A4E"/>
    <w:rsid w:val="2D9A508F"/>
    <w:rsid w:val="2DA2AC12"/>
    <w:rsid w:val="2DA34BFD"/>
    <w:rsid w:val="2DA456C1"/>
    <w:rsid w:val="2DD09D5F"/>
    <w:rsid w:val="2DDAF9E8"/>
    <w:rsid w:val="2DF06B82"/>
    <w:rsid w:val="2DF61306"/>
    <w:rsid w:val="2E32E986"/>
    <w:rsid w:val="2E3C9667"/>
    <w:rsid w:val="2E4C0E45"/>
    <w:rsid w:val="2E532399"/>
    <w:rsid w:val="2E5F0892"/>
    <w:rsid w:val="2E6D1A2D"/>
    <w:rsid w:val="2E9734E5"/>
    <w:rsid w:val="2EA7A2AD"/>
    <w:rsid w:val="2EBC6A8D"/>
    <w:rsid w:val="2EBD597B"/>
    <w:rsid w:val="2EC33B05"/>
    <w:rsid w:val="2EC5127E"/>
    <w:rsid w:val="2ED62600"/>
    <w:rsid w:val="2EF02DA5"/>
    <w:rsid w:val="2F030BAE"/>
    <w:rsid w:val="2F0A6187"/>
    <w:rsid w:val="2F0C35A0"/>
    <w:rsid w:val="2F15CF71"/>
    <w:rsid w:val="2F181235"/>
    <w:rsid w:val="2F23C891"/>
    <w:rsid w:val="2F264439"/>
    <w:rsid w:val="2F275B9E"/>
    <w:rsid w:val="2F51ECF9"/>
    <w:rsid w:val="2F5A9E69"/>
    <w:rsid w:val="2F606ACD"/>
    <w:rsid w:val="2F7F223B"/>
    <w:rsid w:val="2F82FB76"/>
    <w:rsid w:val="2F868E67"/>
    <w:rsid w:val="2F8C8F1F"/>
    <w:rsid w:val="2F9E8B21"/>
    <w:rsid w:val="2FB963A1"/>
    <w:rsid w:val="2FC8C1E7"/>
    <w:rsid w:val="2FD005B9"/>
    <w:rsid w:val="2FD3CD84"/>
    <w:rsid w:val="2FF7896F"/>
    <w:rsid w:val="300FC70F"/>
    <w:rsid w:val="30149092"/>
    <w:rsid w:val="301DE049"/>
    <w:rsid w:val="302C91EE"/>
    <w:rsid w:val="302EE080"/>
    <w:rsid w:val="303B42D7"/>
    <w:rsid w:val="303D33F0"/>
    <w:rsid w:val="3052EADA"/>
    <w:rsid w:val="3057701F"/>
    <w:rsid w:val="30901035"/>
    <w:rsid w:val="3094E5BA"/>
    <w:rsid w:val="309D44D0"/>
    <w:rsid w:val="309EDE12"/>
    <w:rsid w:val="30C03326"/>
    <w:rsid w:val="30C3BDD3"/>
    <w:rsid w:val="30C92451"/>
    <w:rsid w:val="30D63D48"/>
    <w:rsid w:val="30E2F056"/>
    <w:rsid w:val="30E50C43"/>
    <w:rsid w:val="30FB71DA"/>
    <w:rsid w:val="31020FCF"/>
    <w:rsid w:val="3102CC04"/>
    <w:rsid w:val="31150BF2"/>
    <w:rsid w:val="311C8595"/>
    <w:rsid w:val="31315F1E"/>
    <w:rsid w:val="313913DC"/>
    <w:rsid w:val="31404EFF"/>
    <w:rsid w:val="31658B11"/>
    <w:rsid w:val="31679F1B"/>
    <w:rsid w:val="317097EB"/>
    <w:rsid w:val="318205BF"/>
    <w:rsid w:val="3188C58B"/>
    <w:rsid w:val="31A0487D"/>
    <w:rsid w:val="31C9F5F9"/>
    <w:rsid w:val="31D1AB47"/>
    <w:rsid w:val="31D94F8B"/>
    <w:rsid w:val="31ED02E7"/>
    <w:rsid w:val="31F0E008"/>
    <w:rsid w:val="320CC72B"/>
    <w:rsid w:val="321F65AC"/>
    <w:rsid w:val="3222055A"/>
    <w:rsid w:val="3224671A"/>
    <w:rsid w:val="32386429"/>
    <w:rsid w:val="324228D8"/>
    <w:rsid w:val="3251802F"/>
    <w:rsid w:val="3257F3D1"/>
    <w:rsid w:val="325EE103"/>
    <w:rsid w:val="32681735"/>
    <w:rsid w:val="326BB91B"/>
    <w:rsid w:val="3274CFB3"/>
    <w:rsid w:val="32BDF1CE"/>
    <w:rsid w:val="32C43458"/>
    <w:rsid w:val="3323D5BA"/>
    <w:rsid w:val="3325DBAE"/>
    <w:rsid w:val="332777C7"/>
    <w:rsid w:val="332CDB6B"/>
    <w:rsid w:val="33394A0C"/>
    <w:rsid w:val="333EBA5E"/>
    <w:rsid w:val="334C76E2"/>
    <w:rsid w:val="3354055A"/>
    <w:rsid w:val="335CF6AC"/>
    <w:rsid w:val="33612454"/>
    <w:rsid w:val="336D290E"/>
    <w:rsid w:val="33810E61"/>
    <w:rsid w:val="338B51EC"/>
    <w:rsid w:val="338C3BFD"/>
    <w:rsid w:val="339A29A6"/>
    <w:rsid w:val="33ADA605"/>
    <w:rsid w:val="33AE7B3E"/>
    <w:rsid w:val="33BDF224"/>
    <w:rsid w:val="33CC37A3"/>
    <w:rsid w:val="33CC9528"/>
    <w:rsid w:val="33ED3985"/>
    <w:rsid w:val="33EF6F4E"/>
    <w:rsid w:val="33F05ACA"/>
    <w:rsid w:val="34099C2E"/>
    <w:rsid w:val="34132EF1"/>
    <w:rsid w:val="3424C947"/>
    <w:rsid w:val="3451A6B9"/>
    <w:rsid w:val="346E571E"/>
    <w:rsid w:val="3479DAA6"/>
    <w:rsid w:val="348024A2"/>
    <w:rsid w:val="3487E69E"/>
    <w:rsid w:val="3491FFFF"/>
    <w:rsid w:val="34963BDE"/>
    <w:rsid w:val="34B5AB9A"/>
    <w:rsid w:val="34BEBA55"/>
    <w:rsid w:val="350255BD"/>
    <w:rsid w:val="3506C47B"/>
    <w:rsid w:val="3507A6F6"/>
    <w:rsid w:val="351DD3DB"/>
    <w:rsid w:val="35493282"/>
    <w:rsid w:val="3559A398"/>
    <w:rsid w:val="356BD539"/>
    <w:rsid w:val="35708610"/>
    <w:rsid w:val="359104C1"/>
    <w:rsid w:val="3594C5FD"/>
    <w:rsid w:val="359B816F"/>
    <w:rsid w:val="35B3DFD6"/>
    <w:rsid w:val="35BFAF87"/>
    <w:rsid w:val="35D484BA"/>
    <w:rsid w:val="35E86E16"/>
    <w:rsid w:val="35ECB830"/>
    <w:rsid w:val="35FE4495"/>
    <w:rsid w:val="36036B34"/>
    <w:rsid w:val="365FA1FA"/>
    <w:rsid w:val="3667D76F"/>
    <w:rsid w:val="366CDB58"/>
    <w:rsid w:val="367ED4BD"/>
    <w:rsid w:val="3680A973"/>
    <w:rsid w:val="36A384A4"/>
    <w:rsid w:val="36A4588E"/>
    <w:rsid w:val="36A46F83"/>
    <w:rsid w:val="36A6B6B1"/>
    <w:rsid w:val="36C75014"/>
    <w:rsid w:val="36ECF45B"/>
    <w:rsid w:val="36ED8F76"/>
    <w:rsid w:val="3708AACA"/>
    <w:rsid w:val="37199188"/>
    <w:rsid w:val="3724A06F"/>
    <w:rsid w:val="373DBCC3"/>
    <w:rsid w:val="37430992"/>
    <w:rsid w:val="3743ECCF"/>
    <w:rsid w:val="37531F45"/>
    <w:rsid w:val="375990E2"/>
    <w:rsid w:val="376137E1"/>
    <w:rsid w:val="376D5AFF"/>
    <w:rsid w:val="377E1CC3"/>
    <w:rsid w:val="377F4424"/>
    <w:rsid w:val="378998F4"/>
    <w:rsid w:val="378A4D01"/>
    <w:rsid w:val="378C7744"/>
    <w:rsid w:val="37902D92"/>
    <w:rsid w:val="3794A883"/>
    <w:rsid w:val="3796F658"/>
    <w:rsid w:val="37D8E506"/>
    <w:rsid w:val="37F13C3D"/>
    <w:rsid w:val="37F726BA"/>
    <w:rsid w:val="37FF3B42"/>
    <w:rsid w:val="3810506A"/>
    <w:rsid w:val="381F9795"/>
    <w:rsid w:val="38232C29"/>
    <w:rsid w:val="382C4B91"/>
    <w:rsid w:val="3830F7A1"/>
    <w:rsid w:val="383CA206"/>
    <w:rsid w:val="3848BFEF"/>
    <w:rsid w:val="38683A22"/>
    <w:rsid w:val="3868F1B7"/>
    <w:rsid w:val="386E20D8"/>
    <w:rsid w:val="38798A06"/>
    <w:rsid w:val="388D4DB9"/>
    <w:rsid w:val="389F6BB1"/>
    <w:rsid w:val="38A352A6"/>
    <w:rsid w:val="38AC5FB2"/>
    <w:rsid w:val="38B03CFF"/>
    <w:rsid w:val="38B0C9C7"/>
    <w:rsid w:val="38B33022"/>
    <w:rsid w:val="38B3B346"/>
    <w:rsid w:val="38B84FF2"/>
    <w:rsid w:val="38D2EA29"/>
    <w:rsid w:val="38D33890"/>
    <w:rsid w:val="38ED7E14"/>
    <w:rsid w:val="38FE6195"/>
    <w:rsid w:val="39187360"/>
    <w:rsid w:val="392C2128"/>
    <w:rsid w:val="39329EB9"/>
    <w:rsid w:val="39351C7A"/>
    <w:rsid w:val="39357F34"/>
    <w:rsid w:val="394B28FA"/>
    <w:rsid w:val="394EF23E"/>
    <w:rsid w:val="3951A13E"/>
    <w:rsid w:val="3956ED8C"/>
    <w:rsid w:val="395D08CA"/>
    <w:rsid w:val="3960F44A"/>
    <w:rsid w:val="396656C1"/>
    <w:rsid w:val="3989A8F2"/>
    <w:rsid w:val="3996571B"/>
    <w:rsid w:val="39B7DACD"/>
    <w:rsid w:val="39BBD750"/>
    <w:rsid w:val="39D4CDE5"/>
    <w:rsid w:val="3A07245F"/>
    <w:rsid w:val="3A12948B"/>
    <w:rsid w:val="3A14A073"/>
    <w:rsid w:val="3A15D9E9"/>
    <w:rsid w:val="3A254C47"/>
    <w:rsid w:val="3A355858"/>
    <w:rsid w:val="3A4BDCA2"/>
    <w:rsid w:val="3A531655"/>
    <w:rsid w:val="3A54AD09"/>
    <w:rsid w:val="3A5E7C7B"/>
    <w:rsid w:val="3A7D91AF"/>
    <w:rsid w:val="3A8736D3"/>
    <w:rsid w:val="3AB5ADFA"/>
    <w:rsid w:val="3AC95C1A"/>
    <w:rsid w:val="3ACAE117"/>
    <w:rsid w:val="3ACDF74D"/>
    <w:rsid w:val="3ACF371A"/>
    <w:rsid w:val="3AD93EB7"/>
    <w:rsid w:val="3ADE984B"/>
    <w:rsid w:val="3AF3FEF4"/>
    <w:rsid w:val="3AFA08F2"/>
    <w:rsid w:val="3B0225C3"/>
    <w:rsid w:val="3B040D2D"/>
    <w:rsid w:val="3B1252DD"/>
    <w:rsid w:val="3B1BAF9D"/>
    <w:rsid w:val="3B1EBA56"/>
    <w:rsid w:val="3B2F0956"/>
    <w:rsid w:val="3B4BCD27"/>
    <w:rsid w:val="3B58FAD2"/>
    <w:rsid w:val="3B5EA394"/>
    <w:rsid w:val="3B68D3A5"/>
    <w:rsid w:val="3B6FC70A"/>
    <w:rsid w:val="3B7695CD"/>
    <w:rsid w:val="3B7BA469"/>
    <w:rsid w:val="3B7F2217"/>
    <w:rsid w:val="3B846CE1"/>
    <w:rsid w:val="3B8B5A5E"/>
    <w:rsid w:val="3B9D2E46"/>
    <w:rsid w:val="3B9F32C6"/>
    <w:rsid w:val="3BA05BD7"/>
    <w:rsid w:val="3BA95E67"/>
    <w:rsid w:val="3BAE2145"/>
    <w:rsid w:val="3BAF5919"/>
    <w:rsid w:val="3BAF59E3"/>
    <w:rsid w:val="3BCFCE73"/>
    <w:rsid w:val="3BD94D39"/>
    <w:rsid w:val="3BE764A8"/>
    <w:rsid w:val="3BE840A5"/>
    <w:rsid w:val="3BF455A5"/>
    <w:rsid w:val="3BFB3103"/>
    <w:rsid w:val="3C0E94C0"/>
    <w:rsid w:val="3C3B4139"/>
    <w:rsid w:val="3C5C6224"/>
    <w:rsid w:val="3C686B0E"/>
    <w:rsid w:val="3C6B02B0"/>
    <w:rsid w:val="3C6C8C51"/>
    <w:rsid w:val="3C851B37"/>
    <w:rsid w:val="3CA212DA"/>
    <w:rsid w:val="3CD07BC8"/>
    <w:rsid w:val="3CD4F6D8"/>
    <w:rsid w:val="3CEDEB4E"/>
    <w:rsid w:val="3CF50FDC"/>
    <w:rsid w:val="3CF9795F"/>
    <w:rsid w:val="3D077DF9"/>
    <w:rsid w:val="3D22131E"/>
    <w:rsid w:val="3D24069C"/>
    <w:rsid w:val="3D34DEDE"/>
    <w:rsid w:val="3D3BFBCF"/>
    <w:rsid w:val="3D3F8120"/>
    <w:rsid w:val="3D589828"/>
    <w:rsid w:val="3D5FAF02"/>
    <w:rsid w:val="3D6D57B3"/>
    <w:rsid w:val="3D7D11A8"/>
    <w:rsid w:val="3D7D5084"/>
    <w:rsid w:val="3D84D4DD"/>
    <w:rsid w:val="3D995245"/>
    <w:rsid w:val="3D9B899B"/>
    <w:rsid w:val="3DB6332E"/>
    <w:rsid w:val="3DC7FAE6"/>
    <w:rsid w:val="3DD45987"/>
    <w:rsid w:val="3DE7F2C3"/>
    <w:rsid w:val="3DEB526F"/>
    <w:rsid w:val="3DEFADCD"/>
    <w:rsid w:val="3DFA7570"/>
    <w:rsid w:val="3DFFEF2F"/>
    <w:rsid w:val="3E0BD22D"/>
    <w:rsid w:val="3E145AA6"/>
    <w:rsid w:val="3E318E42"/>
    <w:rsid w:val="3E40D164"/>
    <w:rsid w:val="3E43FC25"/>
    <w:rsid w:val="3E72DB49"/>
    <w:rsid w:val="3E73F1F2"/>
    <w:rsid w:val="3E76E14B"/>
    <w:rsid w:val="3E7FB115"/>
    <w:rsid w:val="3E81A379"/>
    <w:rsid w:val="3E853E8A"/>
    <w:rsid w:val="3E881E06"/>
    <w:rsid w:val="3E8873F8"/>
    <w:rsid w:val="3E887C0B"/>
    <w:rsid w:val="3E9F3F1B"/>
    <w:rsid w:val="3EC9D234"/>
    <w:rsid w:val="3F096A86"/>
    <w:rsid w:val="3F110F1B"/>
    <w:rsid w:val="3F1DB313"/>
    <w:rsid w:val="3F2409F4"/>
    <w:rsid w:val="3F2C04B9"/>
    <w:rsid w:val="3F3DB382"/>
    <w:rsid w:val="3F4B4C8E"/>
    <w:rsid w:val="3F71C8A4"/>
    <w:rsid w:val="3F7BF4B1"/>
    <w:rsid w:val="3F8D07E0"/>
    <w:rsid w:val="3FA6BCDA"/>
    <w:rsid w:val="3FA6D355"/>
    <w:rsid w:val="3FAD28FC"/>
    <w:rsid w:val="3FB059C5"/>
    <w:rsid w:val="3FDA26B6"/>
    <w:rsid w:val="3FE792CD"/>
    <w:rsid w:val="3FEB7E90"/>
    <w:rsid w:val="3FF42DB4"/>
    <w:rsid w:val="3FF679AD"/>
    <w:rsid w:val="3FFACC7B"/>
    <w:rsid w:val="401444B9"/>
    <w:rsid w:val="40157421"/>
    <w:rsid w:val="401B6673"/>
    <w:rsid w:val="4020115F"/>
    <w:rsid w:val="4022CC11"/>
    <w:rsid w:val="40237343"/>
    <w:rsid w:val="402A6DC4"/>
    <w:rsid w:val="40350C70"/>
    <w:rsid w:val="403C3C02"/>
    <w:rsid w:val="4049221E"/>
    <w:rsid w:val="4052DBEB"/>
    <w:rsid w:val="40555BAD"/>
    <w:rsid w:val="40588D32"/>
    <w:rsid w:val="406316E0"/>
    <w:rsid w:val="40645415"/>
    <w:rsid w:val="4066D689"/>
    <w:rsid w:val="407166CB"/>
    <w:rsid w:val="407A6BCC"/>
    <w:rsid w:val="40CEA0A2"/>
    <w:rsid w:val="40E4EBA3"/>
    <w:rsid w:val="40E923FF"/>
    <w:rsid w:val="40F08567"/>
    <w:rsid w:val="40FE9325"/>
    <w:rsid w:val="412B986B"/>
    <w:rsid w:val="412EF1BD"/>
    <w:rsid w:val="413740F7"/>
    <w:rsid w:val="4142B07A"/>
    <w:rsid w:val="415C7605"/>
    <w:rsid w:val="41618D14"/>
    <w:rsid w:val="41674032"/>
    <w:rsid w:val="416AF165"/>
    <w:rsid w:val="416F95FA"/>
    <w:rsid w:val="418D3B4B"/>
    <w:rsid w:val="419E6901"/>
    <w:rsid w:val="41D54818"/>
    <w:rsid w:val="41E55B62"/>
    <w:rsid w:val="41E6C5CE"/>
    <w:rsid w:val="4213B6E7"/>
    <w:rsid w:val="4233BFD2"/>
    <w:rsid w:val="42539706"/>
    <w:rsid w:val="425EF2D3"/>
    <w:rsid w:val="427DC780"/>
    <w:rsid w:val="4287F96D"/>
    <w:rsid w:val="42B4BB51"/>
    <w:rsid w:val="42CEAA84"/>
    <w:rsid w:val="42CEFEC9"/>
    <w:rsid w:val="42DACCEF"/>
    <w:rsid w:val="42EC30BC"/>
    <w:rsid w:val="42ECF988"/>
    <w:rsid w:val="42EDF7F7"/>
    <w:rsid w:val="42F90458"/>
    <w:rsid w:val="42FF9B4F"/>
    <w:rsid w:val="43116605"/>
    <w:rsid w:val="431B663D"/>
    <w:rsid w:val="43228ED5"/>
    <w:rsid w:val="43251136"/>
    <w:rsid w:val="433F4AE1"/>
    <w:rsid w:val="434D4A8F"/>
    <w:rsid w:val="437D152D"/>
    <w:rsid w:val="439D005A"/>
    <w:rsid w:val="43A691B8"/>
    <w:rsid w:val="43B1B0A4"/>
    <w:rsid w:val="43B8211E"/>
    <w:rsid w:val="43BE3490"/>
    <w:rsid w:val="43D1102E"/>
    <w:rsid w:val="43DF1FA7"/>
    <w:rsid w:val="43E8CEE8"/>
    <w:rsid w:val="44139173"/>
    <w:rsid w:val="441E9224"/>
    <w:rsid w:val="44279AB1"/>
    <w:rsid w:val="442A2C5B"/>
    <w:rsid w:val="442CB9E0"/>
    <w:rsid w:val="442D05A2"/>
    <w:rsid w:val="442F6FB7"/>
    <w:rsid w:val="443112F6"/>
    <w:rsid w:val="444EDFF9"/>
    <w:rsid w:val="4463FAFD"/>
    <w:rsid w:val="4464DB9B"/>
    <w:rsid w:val="4471E870"/>
    <w:rsid w:val="44926AC2"/>
    <w:rsid w:val="4494393F"/>
    <w:rsid w:val="449C11CD"/>
    <w:rsid w:val="44A368F8"/>
    <w:rsid w:val="44A81143"/>
    <w:rsid w:val="44B557A5"/>
    <w:rsid w:val="44C2A711"/>
    <w:rsid w:val="44DBA32D"/>
    <w:rsid w:val="45183E62"/>
    <w:rsid w:val="45243378"/>
    <w:rsid w:val="45407FD7"/>
    <w:rsid w:val="45687607"/>
    <w:rsid w:val="45734147"/>
    <w:rsid w:val="457EFBB2"/>
    <w:rsid w:val="4580A800"/>
    <w:rsid w:val="4589EB44"/>
    <w:rsid w:val="458C4A87"/>
    <w:rsid w:val="4592C877"/>
    <w:rsid w:val="4592C89E"/>
    <w:rsid w:val="45AC57D8"/>
    <w:rsid w:val="45C954A3"/>
    <w:rsid w:val="45CDE9A3"/>
    <w:rsid w:val="45CFD2B1"/>
    <w:rsid w:val="45DDB460"/>
    <w:rsid w:val="45E1726A"/>
    <w:rsid w:val="45F7B890"/>
    <w:rsid w:val="45FDAA2D"/>
    <w:rsid w:val="46009A80"/>
    <w:rsid w:val="46041AF9"/>
    <w:rsid w:val="460FBF65"/>
    <w:rsid w:val="4614CE9B"/>
    <w:rsid w:val="4616C40A"/>
    <w:rsid w:val="4623D075"/>
    <w:rsid w:val="463C412F"/>
    <w:rsid w:val="4686796D"/>
    <w:rsid w:val="46A3DA5B"/>
    <w:rsid w:val="46A7E7B1"/>
    <w:rsid w:val="46AF0400"/>
    <w:rsid w:val="46AFAFAD"/>
    <w:rsid w:val="46B35EA6"/>
    <w:rsid w:val="46CBDE7E"/>
    <w:rsid w:val="46D83D51"/>
    <w:rsid w:val="46E28559"/>
    <w:rsid w:val="46E46C43"/>
    <w:rsid w:val="46F0ADBA"/>
    <w:rsid w:val="470C334A"/>
    <w:rsid w:val="47133B04"/>
    <w:rsid w:val="4718ED1E"/>
    <w:rsid w:val="4741F28B"/>
    <w:rsid w:val="474343BC"/>
    <w:rsid w:val="475895D5"/>
    <w:rsid w:val="47C5D2C2"/>
    <w:rsid w:val="47CC3337"/>
    <w:rsid w:val="47D2181D"/>
    <w:rsid w:val="47E43687"/>
    <w:rsid w:val="47E50B93"/>
    <w:rsid w:val="47EBE6B5"/>
    <w:rsid w:val="4805CA82"/>
    <w:rsid w:val="480BBDEE"/>
    <w:rsid w:val="480DC64B"/>
    <w:rsid w:val="48274F49"/>
    <w:rsid w:val="482FB893"/>
    <w:rsid w:val="485C079A"/>
    <w:rsid w:val="48615239"/>
    <w:rsid w:val="48678434"/>
    <w:rsid w:val="487056F7"/>
    <w:rsid w:val="4888C584"/>
    <w:rsid w:val="488C9914"/>
    <w:rsid w:val="488ED15A"/>
    <w:rsid w:val="48955525"/>
    <w:rsid w:val="48975569"/>
    <w:rsid w:val="48987D7B"/>
    <w:rsid w:val="489B2EA0"/>
    <w:rsid w:val="48A94981"/>
    <w:rsid w:val="48AC7A92"/>
    <w:rsid w:val="48AF4BF4"/>
    <w:rsid w:val="48B0BF37"/>
    <w:rsid w:val="48BE1BDD"/>
    <w:rsid w:val="48BED818"/>
    <w:rsid w:val="48C5AC5E"/>
    <w:rsid w:val="48CD204B"/>
    <w:rsid w:val="49273F26"/>
    <w:rsid w:val="495219DB"/>
    <w:rsid w:val="4955DE28"/>
    <w:rsid w:val="49608B41"/>
    <w:rsid w:val="497BA1F7"/>
    <w:rsid w:val="4993FDD4"/>
    <w:rsid w:val="49AFBC39"/>
    <w:rsid w:val="49B3BED3"/>
    <w:rsid w:val="49B499CC"/>
    <w:rsid w:val="49BE071C"/>
    <w:rsid w:val="49E5FE43"/>
    <w:rsid w:val="49FBABAE"/>
    <w:rsid w:val="4A02FE5A"/>
    <w:rsid w:val="4A17B3B5"/>
    <w:rsid w:val="4A18287C"/>
    <w:rsid w:val="4A23FA7E"/>
    <w:rsid w:val="4A387D3B"/>
    <w:rsid w:val="4A3DBF4E"/>
    <w:rsid w:val="4A3F296B"/>
    <w:rsid w:val="4A3F7D4A"/>
    <w:rsid w:val="4A438F7F"/>
    <w:rsid w:val="4A43D2CF"/>
    <w:rsid w:val="4A66649A"/>
    <w:rsid w:val="4A709F4C"/>
    <w:rsid w:val="4A72803B"/>
    <w:rsid w:val="4A788C4B"/>
    <w:rsid w:val="4A8A65E4"/>
    <w:rsid w:val="4A8B2C69"/>
    <w:rsid w:val="4AAB664D"/>
    <w:rsid w:val="4AACE264"/>
    <w:rsid w:val="4AB89DD8"/>
    <w:rsid w:val="4AD50B64"/>
    <w:rsid w:val="4AD8B934"/>
    <w:rsid w:val="4ADA5657"/>
    <w:rsid w:val="4ADB70CC"/>
    <w:rsid w:val="4AE497D8"/>
    <w:rsid w:val="4AEB7E4A"/>
    <w:rsid w:val="4B02FC3A"/>
    <w:rsid w:val="4B036768"/>
    <w:rsid w:val="4B037698"/>
    <w:rsid w:val="4B106039"/>
    <w:rsid w:val="4B1371BA"/>
    <w:rsid w:val="4B362D90"/>
    <w:rsid w:val="4B3EBA25"/>
    <w:rsid w:val="4B653809"/>
    <w:rsid w:val="4B872895"/>
    <w:rsid w:val="4B92FFF2"/>
    <w:rsid w:val="4B9A36B1"/>
    <w:rsid w:val="4B9E34B0"/>
    <w:rsid w:val="4BA624C5"/>
    <w:rsid w:val="4BAA6E77"/>
    <w:rsid w:val="4BB94FC9"/>
    <w:rsid w:val="4BBB2EDC"/>
    <w:rsid w:val="4BC9F908"/>
    <w:rsid w:val="4BF161E7"/>
    <w:rsid w:val="4BFEA09B"/>
    <w:rsid w:val="4C29548F"/>
    <w:rsid w:val="4C41D379"/>
    <w:rsid w:val="4C885323"/>
    <w:rsid w:val="4C8C12A4"/>
    <w:rsid w:val="4C97A188"/>
    <w:rsid w:val="4CA4BB9A"/>
    <w:rsid w:val="4CBF70E2"/>
    <w:rsid w:val="4CBF7AF7"/>
    <w:rsid w:val="4CCB0791"/>
    <w:rsid w:val="4CD94E1A"/>
    <w:rsid w:val="4CDF2EA4"/>
    <w:rsid w:val="4CE75FBA"/>
    <w:rsid w:val="4CEDB507"/>
    <w:rsid w:val="4CF01BAD"/>
    <w:rsid w:val="4CFBBEFD"/>
    <w:rsid w:val="4D0163D0"/>
    <w:rsid w:val="4D198544"/>
    <w:rsid w:val="4D2FBEFC"/>
    <w:rsid w:val="4D339757"/>
    <w:rsid w:val="4D406CAA"/>
    <w:rsid w:val="4D587619"/>
    <w:rsid w:val="4D5C9413"/>
    <w:rsid w:val="4D7EB40D"/>
    <w:rsid w:val="4D9C1B4B"/>
    <w:rsid w:val="4D9FB9DC"/>
    <w:rsid w:val="4DA7AE55"/>
    <w:rsid w:val="4DAA31B9"/>
    <w:rsid w:val="4DAAD967"/>
    <w:rsid w:val="4DB744AF"/>
    <w:rsid w:val="4DBF1CF4"/>
    <w:rsid w:val="4DEAAF6A"/>
    <w:rsid w:val="4E0620C8"/>
    <w:rsid w:val="4E1E226E"/>
    <w:rsid w:val="4E2B071C"/>
    <w:rsid w:val="4E30213C"/>
    <w:rsid w:val="4E40A297"/>
    <w:rsid w:val="4E435142"/>
    <w:rsid w:val="4E541DB7"/>
    <w:rsid w:val="4E7B3743"/>
    <w:rsid w:val="4E7DA882"/>
    <w:rsid w:val="4E94BD7E"/>
    <w:rsid w:val="4E979BF5"/>
    <w:rsid w:val="4E9DF38D"/>
    <w:rsid w:val="4EA4AC97"/>
    <w:rsid w:val="4EBB007E"/>
    <w:rsid w:val="4EC145AC"/>
    <w:rsid w:val="4EC27279"/>
    <w:rsid w:val="4ED6D3FB"/>
    <w:rsid w:val="4EDDD907"/>
    <w:rsid w:val="4EE2B2B6"/>
    <w:rsid w:val="4EF3F693"/>
    <w:rsid w:val="4EFD6D30"/>
    <w:rsid w:val="4EFF0645"/>
    <w:rsid w:val="4F1FBFAF"/>
    <w:rsid w:val="4F2245AF"/>
    <w:rsid w:val="4F23BDDF"/>
    <w:rsid w:val="4F3B7075"/>
    <w:rsid w:val="4F48FB40"/>
    <w:rsid w:val="4F59BDD9"/>
    <w:rsid w:val="4F633DA0"/>
    <w:rsid w:val="4F67906D"/>
    <w:rsid w:val="4F789F93"/>
    <w:rsid w:val="4F8179AD"/>
    <w:rsid w:val="4F8C8A08"/>
    <w:rsid w:val="4F9BA58B"/>
    <w:rsid w:val="4F9FD097"/>
    <w:rsid w:val="4FACC9A1"/>
    <w:rsid w:val="4FB96B02"/>
    <w:rsid w:val="4FBEAC33"/>
    <w:rsid w:val="4FC0D85D"/>
    <w:rsid w:val="4FCC8EDB"/>
    <w:rsid w:val="4FE6AF33"/>
    <w:rsid w:val="4FF34C90"/>
    <w:rsid w:val="50124C3E"/>
    <w:rsid w:val="5013565A"/>
    <w:rsid w:val="501EBE02"/>
    <w:rsid w:val="504D6874"/>
    <w:rsid w:val="50603606"/>
    <w:rsid w:val="5081C698"/>
    <w:rsid w:val="508D54B2"/>
    <w:rsid w:val="5098B212"/>
    <w:rsid w:val="50A9143A"/>
    <w:rsid w:val="50BBBE3C"/>
    <w:rsid w:val="50BDCF34"/>
    <w:rsid w:val="50BF3F43"/>
    <w:rsid w:val="50C5EF92"/>
    <w:rsid w:val="50C63BDC"/>
    <w:rsid w:val="50E697AF"/>
    <w:rsid w:val="51020494"/>
    <w:rsid w:val="5106C94E"/>
    <w:rsid w:val="5112E9CA"/>
    <w:rsid w:val="516A5564"/>
    <w:rsid w:val="516E1278"/>
    <w:rsid w:val="5174B42D"/>
    <w:rsid w:val="5179BE42"/>
    <w:rsid w:val="517F1FE3"/>
    <w:rsid w:val="518DC9B1"/>
    <w:rsid w:val="51996AFB"/>
    <w:rsid w:val="51A7E151"/>
    <w:rsid w:val="51A82564"/>
    <w:rsid w:val="51ABB2BA"/>
    <w:rsid w:val="51CD454F"/>
    <w:rsid w:val="51D59941"/>
    <w:rsid w:val="51F722E1"/>
    <w:rsid w:val="51F8AE0C"/>
    <w:rsid w:val="5201AC9D"/>
    <w:rsid w:val="5208D2C0"/>
    <w:rsid w:val="5215123C"/>
    <w:rsid w:val="521C0B82"/>
    <w:rsid w:val="52221296"/>
    <w:rsid w:val="5222D75F"/>
    <w:rsid w:val="52279AD0"/>
    <w:rsid w:val="523D65A8"/>
    <w:rsid w:val="52475FF0"/>
    <w:rsid w:val="528CE248"/>
    <w:rsid w:val="52B1264A"/>
    <w:rsid w:val="52BA32FA"/>
    <w:rsid w:val="52D6D935"/>
    <w:rsid w:val="52DA42BB"/>
    <w:rsid w:val="52E3FBC3"/>
    <w:rsid w:val="52ED9AE9"/>
    <w:rsid w:val="52F9A1E2"/>
    <w:rsid w:val="52FCFDFE"/>
    <w:rsid w:val="53248E16"/>
    <w:rsid w:val="53331881"/>
    <w:rsid w:val="5350DB4D"/>
    <w:rsid w:val="5353ACCD"/>
    <w:rsid w:val="536244B1"/>
    <w:rsid w:val="53659DC1"/>
    <w:rsid w:val="536F8948"/>
    <w:rsid w:val="5371BDF2"/>
    <w:rsid w:val="53807AF3"/>
    <w:rsid w:val="53872FF0"/>
    <w:rsid w:val="53936810"/>
    <w:rsid w:val="53A679CB"/>
    <w:rsid w:val="53C4EE04"/>
    <w:rsid w:val="53C7E260"/>
    <w:rsid w:val="53C83069"/>
    <w:rsid w:val="53D12B3E"/>
    <w:rsid w:val="54040D25"/>
    <w:rsid w:val="542D102C"/>
    <w:rsid w:val="54326472"/>
    <w:rsid w:val="54655733"/>
    <w:rsid w:val="5468A556"/>
    <w:rsid w:val="547D95D4"/>
    <w:rsid w:val="547E411E"/>
    <w:rsid w:val="5490256E"/>
    <w:rsid w:val="54995EC7"/>
    <w:rsid w:val="549BB331"/>
    <w:rsid w:val="54A4DCEF"/>
    <w:rsid w:val="54A649DF"/>
    <w:rsid w:val="54C7B885"/>
    <w:rsid w:val="54CD0BA4"/>
    <w:rsid w:val="54CE3342"/>
    <w:rsid w:val="54DAD499"/>
    <w:rsid w:val="54EF019A"/>
    <w:rsid w:val="550AC976"/>
    <w:rsid w:val="552CE825"/>
    <w:rsid w:val="553ACA7E"/>
    <w:rsid w:val="553D8848"/>
    <w:rsid w:val="55641BFB"/>
    <w:rsid w:val="5569AA56"/>
    <w:rsid w:val="5574BE1B"/>
    <w:rsid w:val="557BE9C7"/>
    <w:rsid w:val="557BEE6B"/>
    <w:rsid w:val="558546F6"/>
    <w:rsid w:val="55920998"/>
    <w:rsid w:val="559C410E"/>
    <w:rsid w:val="55A468B1"/>
    <w:rsid w:val="55B28B11"/>
    <w:rsid w:val="55B8FAA3"/>
    <w:rsid w:val="55BBB802"/>
    <w:rsid w:val="55C11C81"/>
    <w:rsid w:val="55D13414"/>
    <w:rsid w:val="55D7A91F"/>
    <w:rsid w:val="55D952EA"/>
    <w:rsid w:val="55DD84DA"/>
    <w:rsid w:val="55E1ACE7"/>
    <w:rsid w:val="55EE416F"/>
    <w:rsid w:val="55F4FFC1"/>
    <w:rsid w:val="5622933A"/>
    <w:rsid w:val="5624297C"/>
    <w:rsid w:val="562EBBBE"/>
    <w:rsid w:val="56473F52"/>
    <w:rsid w:val="5653AE19"/>
    <w:rsid w:val="5659F7FF"/>
    <w:rsid w:val="565A6EA1"/>
    <w:rsid w:val="566E358A"/>
    <w:rsid w:val="567AEF9F"/>
    <w:rsid w:val="568D6A2D"/>
    <w:rsid w:val="5695A5AF"/>
    <w:rsid w:val="569B32AD"/>
    <w:rsid w:val="569CF76A"/>
    <w:rsid w:val="569FF645"/>
    <w:rsid w:val="56A3EF5B"/>
    <w:rsid w:val="56AD5929"/>
    <w:rsid w:val="56C1EDA6"/>
    <w:rsid w:val="56C837CE"/>
    <w:rsid w:val="56D3B245"/>
    <w:rsid w:val="56E13F3C"/>
    <w:rsid w:val="56F21D8A"/>
    <w:rsid w:val="56FAC3D9"/>
    <w:rsid w:val="56FDEBC4"/>
    <w:rsid w:val="57104E9F"/>
    <w:rsid w:val="571D0407"/>
    <w:rsid w:val="571EC6DB"/>
    <w:rsid w:val="5723A306"/>
    <w:rsid w:val="572996DF"/>
    <w:rsid w:val="57313974"/>
    <w:rsid w:val="5744E7A5"/>
    <w:rsid w:val="5749975A"/>
    <w:rsid w:val="5752981C"/>
    <w:rsid w:val="5763EBA3"/>
    <w:rsid w:val="576D3379"/>
    <w:rsid w:val="577C1879"/>
    <w:rsid w:val="57892677"/>
    <w:rsid w:val="57898B1A"/>
    <w:rsid w:val="578AD7DC"/>
    <w:rsid w:val="578E7BF1"/>
    <w:rsid w:val="578F64D0"/>
    <w:rsid w:val="579BA1A6"/>
    <w:rsid w:val="579E14D3"/>
    <w:rsid w:val="579FFBA5"/>
    <w:rsid w:val="57A753E0"/>
    <w:rsid w:val="57C0EDB8"/>
    <w:rsid w:val="57CD326F"/>
    <w:rsid w:val="57CE01F3"/>
    <w:rsid w:val="57D214B4"/>
    <w:rsid w:val="57E80F4A"/>
    <w:rsid w:val="58040D73"/>
    <w:rsid w:val="58063CEC"/>
    <w:rsid w:val="580AEC45"/>
    <w:rsid w:val="580DE425"/>
    <w:rsid w:val="58221242"/>
    <w:rsid w:val="585D34EA"/>
    <w:rsid w:val="585EAE13"/>
    <w:rsid w:val="5864A689"/>
    <w:rsid w:val="58654110"/>
    <w:rsid w:val="586B86B9"/>
    <w:rsid w:val="586BB515"/>
    <w:rsid w:val="586E7855"/>
    <w:rsid w:val="587CFF95"/>
    <w:rsid w:val="5899A4D2"/>
    <w:rsid w:val="589A143E"/>
    <w:rsid w:val="58A4813C"/>
    <w:rsid w:val="58AB14D8"/>
    <w:rsid w:val="58AD8EA5"/>
    <w:rsid w:val="58AE034D"/>
    <w:rsid w:val="58B6F877"/>
    <w:rsid w:val="58B72162"/>
    <w:rsid w:val="58C16108"/>
    <w:rsid w:val="5908ABBC"/>
    <w:rsid w:val="590AF755"/>
    <w:rsid w:val="5919AE9B"/>
    <w:rsid w:val="591D7D75"/>
    <w:rsid w:val="5955183D"/>
    <w:rsid w:val="59880031"/>
    <w:rsid w:val="599E59BE"/>
    <w:rsid w:val="59BC6F9B"/>
    <w:rsid w:val="59BE1C62"/>
    <w:rsid w:val="59BEB665"/>
    <w:rsid w:val="59C276B9"/>
    <w:rsid w:val="59E1F364"/>
    <w:rsid w:val="59E69525"/>
    <w:rsid w:val="59F3A5D3"/>
    <w:rsid w:val="59FDB864"/>
    <w:rsid w:val="5A07F104"/>
    <w:rsid w:val="5A212547"/>
    <w:rsid w:val="5A308BCB"/>
    <w:rsid w:val="5A3D96BD"/>
    <w:rsid w:val="5A424323"/>
    <w:rsid w:val="5A5E2934"/>
    <w:rsid w:val="5A6C989F"/>
    <w:rsid w:val="5A7837CC"/>
    <w:rsid w:val="5A9D05B1"/>
    <w:rsid w:val="5A9F978F"/>
    <w:rsid w:val="5AA7F05C"/>
    <w:rsid w:val="5AABE113"/>
    <w:rsid w:val="5AB0A3B2"/>
    <w:rsid w:val="5AB1E9E3"/>
    <w:rsid w:val="5AC49D66"/>
    <w:rsid w:val="5AD46D40"/>
    <w:rsid w:val="5AD95D4A"/>
    <w:rsid w:val="5ADB6B7F"/>
    <w:rsid w:val="5AE7B048"/>
    <w:rsid w:val="5AE84C90"/>
    <w:rsid w:val="5AF641D9"/>
    <w:rsid w:val="5B0D8CAD"/>
    <w:rsid w:val="5B1231BF"/>
    <w:rsid w:val="5B17E7D9"/>
    <w:rsid w:val="5B255594"/>
    <w:rsid w:val="5B272B0C"/>
    <w:rsid w:val="5B301E64"/>
    <w:rsid w:val="5B535B6E"/>
    <w:rsid w:val="5B9346E5"/>
    <w:rsid w:val="5B94B0E3"/>
    <w:rsid w:val="5BA12467"/>
    <w:rsid w:val="5BC21AAB"/>
    <w:rsid w:val="5BD91656"/>
    <w:rsid w:val="5C11A1B1"/>
    <w:rsid w:val="5C33546C"/>
    <w:rsid w:val="5C3FA37D"/>
    <w:rsid w:val="5C496746"/>
    <w:rsid w:val="5C4FAE0C"/>
    <w:rsid w:val="5C548150"/>
    <w:rsid w:val="5C5DFBDD"/>
    <w:rsid w:val="5C8D9F84"/>
    <w:rsid w:val="5CAA710B"/>
    <w:rsid w:val="5CC631D5"/>
    <w:rsid w:val="5CDB667B"/>
    <w:rsid w:val="5CEE6EC6"/>
    <w:rsid w:val="5D01E540"/>
    <w:rsid w:val="5D0F6B32"/>
    <w:rsid w:val="5D162053"/>
    <w:rsid w:val="5D203C36"/>
    <w:rsid w:val="5D3137E3"/>
    <w:rsid w:val="5D46253C"/>
    <w:rsid w:val="5D84B8AE"/>
    <w:rsid w:val="5D851558"/>
    <w:rsid w:val="5D9D1D9E"/>
    <w:rsid w:val="5DA70074"/>
    <w:rsid w:val="5DAD758B"/>
    <w:rsid w:val="5DAE6665"/>
    <w:rsid w:val="5DB7C33C"/>
    <w:rsid w:val="5DBBA811"/>
    <w:rsid w:val="5DC134C9"/>
    <w:rsid w:val="5DC69513"/>
    <w:rsid w:val="5DD62BDC"/>
    <w:rsid w:val="5DE27947"/>
    <w:rsid w:val="5DF2864F"/>
    <w:rsid w:val="5E29B6DF"/>
    <w:rsid w:val="5E3932A5"/>
    <w:rsid w:val="5E3D2F4F"/>
    <w:rsid w:val="5E5A908C"/>
    <w:rsid w:val="5E71CCD4"/>
    <w:rsid w:val="5E788541"/>
    <w:rsid w:val="5E915A4B"/>
    <w:rsid w:val="5EC417C4"/>
    <w:rsid w:val="5ED4ED5D"/>
    <w:rsid w:val="5EE53B2D"/>
    <w:rsid w:val="5EEB5BEA"/>
    <w:rsid w:val="5EEBE095"/>
    <w:rsid w:val="5EF11C28"/>
    <w:rsid w:val="5EFBF9C9"/>
    <w:rsid w:val="5EFD6AE8"/>
    <w:rsid w:val="5F215778"/>
    <w:rsid w:val="5F26D60D"/>
    <w:rsid w:val="5F26DD60"/>
    <w:rsid w:val="5F2D9808"/>
    <w:rsid w:val="5F4AF450"/>
    <w:rsid w:val="5F519EA0"/>
    <w:rsid w:val="5F594EDD"/>
    <w:rsid w:val="5F5957B6"/>
    <w:rsid w:val="5F94B696"/>
    <w:rsid w:val="5FAB671D"/>
    <w:rsid w:val="5FB816FD"/>
    <w:rsid w:val="5FBDCBB1"/>
    <w:rsid w:val="5FC7EBDC"/>
    <w:rsid w:val="5FCD7F21"/>
    <w:rsid w:val="5FD030F5"/>
    <w:rsid w:val="5FE8E41F"/>
    <w:rsid w:val="5FEE42E7"/>
    <w:rsid w:val="5FFBCB83"/>
    <w:rsid w:val="60018656"/>
    <w:rsid w:val="6003F137"/>
    <w:rsid w:val="6003FD72"/>
    <w:rsid w:val="602D8D60"/>
    <w:rsid w:val="603EFFCA"/>
    <w:rsid w:val="604B8682"/>
    <w:rsid w:val="60599546"/>
    <w:rsid w:val="606F3DB0"/>
    <w:rsid w:val="6083C8A0"/>
    <w:rsid w:val="6084E829"/>
    <w:rsid w:val="6093E60E"/>
    <w:rsid w:val="60B2E784"/>
    <w:rsid w:val="60BBC07B"/>
    <w:rsid w:val="60C1E290"/>
    <w:rsid w:val="60ECF899"/>
    <w:rsid w:val="60EF0322"/>
    <w:rsid w:val="60F06A6E"/>
    <w:rsid w:val="612432E5"/>
    <w:rsid w:val="614C52E7"/>
    <w:rsid w:val="61538CDD"/>
    <w:rsid w:val="615FFA99"/>
    <w:rsid w:val="616525C8"/>
    <w:rsid w:val="618E54B3"/>
    <w:rsid w:val="618F2AE5"/>
    <w:rsid w:val="619ACBA1"/>
    <w:rsid w:val="61B535D1"/>
    <w:rsid w:val="61D0C745"/>
    <w:rsid w:val="61DBBE7F"/>
    <w:rsid w:val="61FD106B"/>
    <w:rsid w:val="62022748"/>
    <w:rsid w:val="620735F7"/>
    <w:rsid w:val="6207CC73"/>
    <w:rsid w:val="62134CA0"/>
    <w:rsid w:val="6216D0BB"/>
    <w:rsid w:val="623559FC"/>
    <w:rsid w:val="624F8888"/>
    <w:rsid w:val="625BE46B"/>
    <w:rsid w:val="6268931C"/>
    <w:rsid w:val="62743157"/>
    <w:rsid w:val="62814836"/>
    <w:rsid w:val="628534EE"/>
    <w:rsid w:val="6289F7AE"/>
    <w:rsid w:val="629952D8"/>
    <w:rsid w:val="62A47B9D"/>
    <w:rsid w:val="62B54238"/>
    <w:rsid w:val="62C0BC5B"/>
    <w:rsid w:val="62E38AB0"/>
    <w:rsid w:val="6305AE26"/>
    <w:rsid w:val="63227272"/>
    <w:rsid w:val="632B8D45"/>
    <w:rsid w:val="63345E30"/>
    <w:rsid w:val="6346831C"/>
    <w:rsid w:val="6346F994"/>
    <w:rsid w:val="63499D87"/>
    <w:rsid w:val="635C535D"/>
    <w:rsid w:val="63625776"/>
    <w:rsid w:val="63637EEC"/>
    <w:rsid w:val="63842E60"/>
    <w:rsid w:val="6390B4B6"/>
    <w:rsid w:val="6394C639"/>
    <w:rsid w:val="63991C4D"/>
    <w:rsid w:val="63B6922B"/>
    <w:rsid w:val="63F2495B"/>
    <w:rsid w:val="63FC0776"/>
    <w:rsid w:val="63FF693E"/>
    <w:rsid w:val="6410222F"/>
    <w:rsid w:val="641D2D97"/>
    <w:rsid w:val="64251C45"/>
    <w:rsid w:val="6426B1F2"/>
    <w:rsid w:val="643ED3A6"/>
    <w:rsid w:val="644E78F1"/>
    <w:rsid w:val="6459CBC7"/>
    <w:rsid w:val="646F39FC"/>
    <w:rsid w:val="647581E0"/>
    <w:rsid w:val="64BED934"/>
    <w:rsid w:val="64C4F88A"/>
    <w:rsid w:val="64D76742"/>
    <w:rsid w:val="64F621C5"/>
    <w:rsid w:val="6506777F"/>
    <w:rsid w:val="6513AA1A"/>
    <w:rsid w:val="65229D2B"/>
    <w:rsid w:val="652865AE"/>
    <w:rsid w:val="6536269E"/>
    <w:rsid w:val="653756EC"/>
    <w:rsid w:val="65438C5B"/>
    <w:rsid w:val="65560950"/>
    <w:rsid w:val="6566FC2B"/>
    <w:rsid w:val="656B9815"/>
    <w:rsid w:val="6570CF10"/>
    <w:rsid w:val="65A21016"/>
    <w:rsid w:val="65B27636"/>
    <w:rsid w:val="65B8979D"/>
    <w:rsid w:val="65BEB10D"/>
    <w:rsid w:val="65BEF728"/>
    <w:rsid w:val="65CC2E92"/>
    <w:rsid w:val="65DFA526"/>
    <w:rsid w:val="65E0F7A3"/>
    <w:rsid w:val="65E53624"/>
    <w:rsid w:val="65EC7BFD"/>
    <w:rsid w:val="65EDEB57"/>
    <w:rsid w:val="660C7613"/>
    <w:rsid w:val="660E8904"/>
    <w:rsid w:val="662399F3"/>
    <w:rsid w:val="66274194"/>
    <w:rsid w:val="662D1229"/>
    <w:rsid w:val="6654B8E0"/>
    <w:rsid w:val="665E322F"/>
    <w:rsid w:val="6673159F"/>
    <w:rsid w:val="66753EC3"/>
    <w:rsid w:val="667A62EF"/>
    <w:rsid w:val="6687118F"/>
    <w:rsid w:val="6695D6C1"/>
    <w:rsid w:val="669F0F18"/>
    <w:rsid w:val="66B68F0F"/>
    <w:rsid w:val="66B72F34"/>
    <w:rsid w:val="66CBCB29"/>
    <w:rsid w:val="66CECFEE"/>
    <w:rsid w:val="66EFBFC8"/>
    <w:rsid w:val="66F93D71"/>
    <w:rsid w:val="6712629B"/>
    <w:rsid w:val="67184A6B"/>
    <w:rsid w:val="6738E428"/>
    <w:rsid w:val="67399BBA"/>
    <w:rsid w:val="674EA408"/>
    <w:rsid w:val="6759F27C"/>
    <w:rsid w:val="67666749"/>
    <w:rsid w:val="67963EB2"/>
    <w:rsid w:val="679C0C02"/>
    <w:rsid w:val="67AF4BDB"/>
    <w:rsid w:val="67BFAF91"/>
    <w:rsid w:val="67D5B6DE"/>
    <w:rsid w:val="67FF3313"/>
    <w:rsid w:val="6823BACF"/>
    <w:rsid w:val="682CA681"/>
    <w:rsid w:val="6849F1DB"/>
    <w:rsid w:val="685A338B"/>
    <w:rsid w:val="6860D3E3"/>
    <w:rsid w:val="6871351D"/>
    <w:rsid w:val="687D50D9"/>
    <w:rsid w:val="688474F9"/>
    <w:rsid w:val="68956301"/>
    <w:rsid w:val="689CF256"/>
    <w:rsid w:val="68AA4475"/>
    <w:rsid w:val="68B89408"/>
    <w:rsid w:val="68CD61B2"/>
    <w:rsid w:val="68D0E7C2"/>
    <w:rsid w:val="68E473B4"/>
    <w:rsid w:val="68E73CEE"/>
    <w:rsid w:val="68FFFB68"/>
    <w:rsid w:val="691C2949"/>
    <w:rsid w:val="69210568"/>
    <w:rsid w:val="69305238"/>
    <w:rsid w:val="694181A3"/>
    <w:rsid w:val="69544A5F"/>
    <w:rsid w:val="6967A05E"/>
    <w:rsid w:val="697DD607"/>
    <w:rsid w:val="69A5DD2C"/>
    <w:rsid w:val="69AB0BEB"/>
    <w:rsid w:val="69BDEF7B"/>
    <w:rsid w:val="69D4BB7E"/>
    <w:rsid w:val="69EE8E7B"/>
    <w:rsid w:val="69FAE389"/>
    <w:rsid w:val="6A188F7F"/>
    <w:rsid w:val="6A2D9290"/>
    <w:rsid w:val="6A2E3035"/>
    <w:rsid w:val="6A562F21"/>
    <w:rsid w:val="6A6358AB"/>
    <w:rsid w:val="6A6A9BC6"/>
    <w:rsid w:val="6A737283"/>
    <w:rsid w:val="6A84C724"/>
    <w:rsid w:val="6A8A1C2C"/>
    <w:rsid w:val="6A933F68"/>
    <w:rsid w:val="6AA37D75"/>
    <w:rsid w:val="6AABBD71"/>
    <w:rsid w:val="6AD853BC"/>
    <w:rsid w:val="6ADE1A98"/>
    <w:rsid w:val="6AE1BC57"/>
    <w:rsid w:val="6AF3AD1D"/>
    <w:rsid w:val="6AFD7A2E"/>
    <w:rsid w:val="6B0739C7"/>
    <w:rsid w:val="6B0D053A"/>
    <w:rsid w:val="6B1AA250"/>
    <w:rsid w:val="6B1C3C08"/>
    <w:rsid w:val="6B281FF0"/>
    <w:rsid w:val="6B37A9E0"/>
    <w:rsid w:val="6B3A2DCB"/>
    <w:rsid w:val="6B5082B6"/>
    <w:rsid w:val="6B6722FA"/>
    <w:rsid w:val="6B8E3A3E"/>
    <w:rsid w:val="6B9CCE91"/>
    <w:rsid w:val="6B9DBFA7"/>
    <w:rsid w:val="6BA717F8"/>
    <w:rsid w:val="6BB34549"/>
    <w:rsid w:val="6BB88566"/>
    <w:rsid w:val="6BBFF7D8"/>
    <w:rsid w:val="6BC72380"/>
    <w:rsid w:val="6BC9CBA9"/>
    <w:rsid w:val="6BDC8AE1"/>
    <w:rsid w:val="6BDCD612"/>
    <w:rsid w:val="6BE6A00F"/>
    <w:rsid w:val="6BFC4420"/>
    <w:rsid w:val="6BFC512C"/>
    <w:rsid w:val="6C01B9AB"/>
    <w:rsid w:val="6C0EC9D4"/>
    <w:rsid w:val="6C18C09B"/>
    <w:rsid w:val="6C1A7EED"/>
    <w:rsid w:val="6C1E1A30"/>
    <w:rsid w:val="6C1F4AF3"/>
    <w:rsid w:val="6C2F99E8"/>
    <w:rsid w:val="6C333E40"/>
    <w:rsid w:val="6C3CEDF8"/>
    <w:rsid w:val="6C61F090"/>
    <w:rsid w:val="6C63D89F"/>
    <w:rsid w:val="6C7ADD04"/>
    <w:rsid w:val="6C7F6234"/>
    <w:rsid w:val="6CA60579"/>
    <w:rsid w:val="6CA8E3C2"/>
    <w:rsid w:val="6CAD28F2"/>
    <w:rsid w:val="6CC56549"/>
    <w:rsid w:val="6CD5484E"/>
    <w:rsid w:val="6CDDD407"/>
    <w:rsid w:val="6CDDF2F3"/>
    <w:rsid w:val="6CE66167"/>
    <w:rsid w:val="6D01B60D"/>
    <w:rsid w:val="6D0C1489"/>
    <w:rsid w:val="6D0FE7A5"/>
    <w:rsid w:val="6D182765"/>
    <w:rsid w:val="6D259404"/>
    <w:rsid w:val="6D42AFE6"/>
    <w:rsid w:val="6D43E2DA"/>
    <w:rsid w:val="6D551D2A"/>
    <w:rsid w:val="6D6E4A5A"/>
    <w:rsid w:val="6D745E3B"/>
    <w:rsid w:val="6D7AF5D2"/>
    <w:rsid w:val="6DB12D3C"/>
    <w:rsid w:val="6DD23D3F"/>
    <w:rsid w:val="6DDA5C81"/>
    <w:rsid w:val="6DEA77F1"/>
    <w:rsid w:val="6DF0EB8B"/>
    <w:rsid w:val="6DF23D69"/>
    <w:rsid w:val="6DF7BA8D"/>
    <w:rsid w:val="6E0B7E2B"/>
    <w:rsid w:val="6E0FCE48"/>
    <w:rsid w:val="6E168DE6"/>
    <w:rsid w:val="6E3005EA"/>
    <w:rsid w:val="6E3D4586"/>
    <w:rsid w:val="6E66AA04"/>
    <w:rsid w:val="6E6DD4AB"/>
    <w:rsid w:val="6E70F98D"/>
    <w:rsid w:val="6E73D269"/>
    <w:rsid w:val="6E9BA60C"/>
    <w:rsid w:val="6EA667D8"/>
    <w:rsid w:val="6EC03AD5"/>
    <w:rsid w:val="6EC085F0"/>
    <w:rsid w:val="6EC18D50"/>
    <w:rsid w:val="6EC2B6C8"/>
    <w:rsid w:val="6EC4951B"/>
    <w:rsid w:val="6ED0A1EC"/>
    <w:rsid w:val="6ED947F8"/>
    <w:rsid w:val="6EDA0284"/>
    <w:rsid w:val="6EE24573"/>
    <w:rsid w:val="6EE99AC8"/>
    <w:rsid w:val="6EEC6FD0"/>
    <w:rsid w:val="6EEE620C"/>
    <w:rsid w:val="6F0E359E"/>
    <w:rsid w:val="6F13C676"/>
    <w:rsid w:val="6F286C16"/>
    <w:rsid w:val="6F2C3844"/>
    <w:rsid w:val="6F2CB630"/>
    <w:rsid w:val="6F30C673"/>
    <w:rsid w:val="6F4236BE"/>
    <w:rsid w:val="6F43CCB5"/>
    <w:rsid w:val="6F4535E0"/>
    <w:rsid w:val="6F5C5005"/>
    <w:rsid w:val="6F614A52"/>
    <w:rsid w:val="6F9601F3"/>
    <w:rsid w:val="6FF6BECC"/>
    <w:rsid w:val="7002886A"/>
    <w:rsid w:val="70132A29"/>
    <w:rsid w:val="703BA37A"/>
    <w:rsid w:val="704087A0"/>
    <w:rsid w:val="70696606"/>
    <w:rsid w:val="7073BD65"/>
    <w:rsid w:val="707ACBA0"/>
    <w:rsid w:val="708D8C98"/>
    <w:rsid w:val="7092E47D"/>
    <w:rsid w:val="70A1933D"/>
    <w:rsid w:val="70A1D5F8"/>
    <w:rsid w:val="70A41E0D"/>
    <w:rsid w:val="70B15767"/>
    <w:rsid w:val="70EDDDE6"/>
    <w:rsid w:val="70EEA774"/>
    <w:rsid w:val="70F3A5DB"/>
    <w:rsid w:val="711200A2"/>
    <w:rsid w:val="71388AA9"/>
    <w:rsid w:val="713F2880"/>
    <w:rsid w:val="71481CB1"/>
    <w:rsid w:val="7168F7E0"/>
    <w:rsid w:val="7170308B"/>
    <w:rsid w:val="7177BD52"/>
    <w:rsid w:val="71792926"/>
    <w:rsid w:val="7179AE0E"/>
    <w:rsid w:val="7182A3D7"/>
    <w:rsid w:val="7182EF67"/>
    <w:rsid w:val="71981040"/>
    <w:rsid w:val="719F0B34"/>
    <w:rsid w:val="71BAC4AB"/>
    <w:rsid w:val="71C620BB"/>
    <w:rsid w:val="71C9706B"/>
    <w:rsid w:val="71D1657F"/>
    <w:rsid w:val="71E50F99"/>
    <w:rsid w:val="71FA6DD4"/>
    <w:rsid w:val="720A9A9A"/>
    <w:rsid w:val="720CB237"/>
    <w:rsid w:val="7213F6A0"/>
    <w:rsid w:val="722FD69A"/>
    <w:rsid w:val="724129DA"/>
    <w:rsid w:val="72493935"/>
    <w:rsid w:val="724DCE9A"/>
    <w:rsid w:val="724E4B29"/>
    <w:rsid w:val="725F4281"/>
    <w:rsid w:val="7273F530"/>
    <w:rsid w:val="7285AED7"/>
    <w:rsid w:val="729EED30"/>
    <w:rsid w:val="72A0D758"/>
    <w:rsid w:val="72AF4B70"/>
    <w:rsid w:val="72B9327A"/>
    <w:rsid w:val="72C2A661"/>
    <w:rsid w:val="72EA46AC"/>
    <w:rsid w:val="72FB6569"/>
    <w:rsid w:val="730292F4"/>
    <w:rsid w:val="730F505A"/>
    <w:rsid w:val="7312B937"/>
    <w:rsid w:val="7313DE94"/>
    <w:rsid w:val="731F61D0"/>
    <w:rsid w:val="7332AF0F"/>
    <w:rsid w:val="7333C4C2"/>
    <w:rsid w:val="7338D891"/>
    <w:rsid w:val="73455D82"/>
    <w:rsid w:val="735A61F8"/>
    <w:rsid w:val="736AC91D"/>
    <w:rsid w:val="737905DF"/>
    <w:rsid w:val="739324E9"/>
    <w:rsid w:val="7396D605"/>
    <w:rsid w:val="73C845CC"/>
    <w:rsid w:val="73DF7910"/>
    <w:rsid w:val="73E1F580"/>
    <w:rsid w:val="73E1FA10"/>
    <w:rsid w:val="73E7BC65"/>
    <w:rsid w:val="73EC693D"/>
    <w:rsid w:val="73EE66F3"/>
    <w:rsid w:val="7402CA83"/>
    <w:rsid w:val="74031C8A"/>
    <w:rsid w:val="74081FB1"/>
    <w:rsid w:val="740B96D3"/>
    <w:rsid w:val="740CF0ED"/>
    <w:rsid w:val="740EF741"/>
    <w:rsid w:val="74169CDD"/>
    <w:rsid w:val="741C61A3"/>
    <w:rsid w:val="7427C41F"/>
    <w:rsid w:val="742AA44C"/>
    <w:rsid w:val="74346A7D"/>
    <w:rsid w:val="7448DD96"/>
    <w:rsid w:val="744E2854"/>
    <w:rsid w:val="74529B49"/>
    <w:rsid w:val="7456F3DA"/>
    <w:rsid w:val="74619316"/>
    <w:rsid w:val="746D9CB5"/>
    <w:rsid w:val="748CFD78"/>
    <w:rsid w:val="74969278"/>
    <w:rsid w:val="74A54BA6"/>
    <w:rsid w:val="74B3EFAF"/>
    <w:rsid w:val="74B5FF5E"/>
    <w:rsid w:val="74C619F9"/>
    <w:rsid w:val="74CC2F7B"/>
    <w:rsid w:val="74D7FCD9"/>
    <w:rsid w:val="74E8432F"/>
    <w:rsid w:val="74F694A5"/>
    <w:rsid w:val="7515D085"/>
    <w:rsid w:val="7518D111"/>
    <w:rsid w:val="751B366C"/>
    <w:rsid w:val="751ED44A"/>
    <w:rsid w:val="75349638"/>
    <w:rsid w:val="753C6D02"/>
    <w:rsid w:val="75428D44"/>
    <w:rsid w:val="755DD874"/>
    <w:rsid w:val="756595CB"/>
    <w:rsid w:val="7578B078"/>
    <w:rsid w:val="7586CF0B"/>
    <w:rsid w:val="758E2B37"/>
    <w:rsid w:val="7592ADFE"/>
    <w:rsid w:val="7597FEF8"/>
    <w:rsid w:val="75B80E4A"/>
    <w:rsid w:val="75C176F1"/>
    <w:rsid w:val="75C9A233"/>
    <w:rsid w:val="75D9BA8E"/>
    <w:rsid w:val="75E06E3D"/>
    <w:rsid w:val="76065B9C"/>
    <w:rsid w:val="76172F6D"/>
    <w:rsid w:val="761FDAD5"/>
    <w:rsid w:val="762EE578"/>
    <w:rsid w:val="762F2906"/>
    <w:rsid w:val="7635CC18"/>
    <w:rsid w:val="7649F698"/>
    <w:rsid w:val="764C8C41"/>
    <w:rsid w:val="7650FA76"/>
    <w:rsid w:val="765BB27D"/>
    <w:rsid w:val="76652D11"/>
    <w:rsid w:val="769A2BCB"/>
    <w:rsid w:val="76A29A3B"/>
    <w:rsid w:val="76A562AC"/>
    <w:rsid w:val="76C03773"/>
    <w:rsid w:val="76E2A282"/>
    <w:rsid w:val="76EDD353"/>
    <w:rsid w:val="76F25EF8"/>
    <w:rsid w:val="76F7845D"/>
    <w:rsid w:val="772A7C85"/>
    <w:rsid w:val="773BA26E"/>
    <w:rsid w:val="774B168D"/>
    <w:rsid w:val="774E98DD"/>
    <w:rsid w:val="77634925"/>
    <w:rsid w:val="777BFCF0"/>
    <w:rsid w:val="7786D3B9"/>
    <w:rsid w:val="7799FBAF"/>
    <w:rsid w:val="77A9FF38"/>
    <w:rsid w:val="77C43C1F"/>
    <w:rsid w:val="77EB6D0B"/>
    <w:rsid w:val="77FCC403"/>
    <w:rsid w:val="7808A6D7"/>
    <w:rsid w:val="780C678C"/>
    <w:rsid w:val="781A3B08"/>
    <w:rsid w:val="782380E7"/>
    <w:rsid w:val="784EE28A"/>
    <w:rsid w:val="7857E5E5"/>
    <w:rsid w:val="785C69EB"/>
    <w:rsid w:val="7873B0C0"/>
    <w:rsid w:val="787C449B"/>
    <w:rsid w:val="78976AA2"/>
    <w:rsid w:val="78A5AFBF"/>
    <w:rsid w:val="78A95769"/>
    <w:rsid w:val="78AF31A8"/>
    <w:rsid w:val="78E58DC8"/>
    <w:rsid w:val="78F8F6BB"/>
    <w:rsid w:val="78FBA98A"/>
    <w:rsid w:val="79276B7E"/>
    <w:rsid w:val="793864A7"/>
    <w:rsid w:val="794378B2"/>
    <w:rsid w:val="7948B5E5"/>
    <w:rsid w:val="794B9E9D"/>
    <w:rsid w:val="7963D5DA"/>
    <w:rsid w:val="79754457"/>
    <w:rsid w:val="79AA70B0"/>
    <w:rsid w:val="79B46B80"/>
    <w:rsid w:val="79B818CC"/>
    <w:rsid w:val="79C06C30"/>
    <w:rsid w:val="79C8BBD4"/>
    <w:rsid w:val="79DDD26D"/>
    <w:rsid w:val="7A094F00"/>
    <w:rsid w:val="7A234A34"/>
    <w:rsid w:val="7A236D49"/>
    <w:rsid w:val="7A308B4A"/>
    <w:rsid w:val="7A487345"/>
    <w:rsid w:val="7A55CAD9"/>
    <w:rsid w:val="7A6572D8"/>
    <w:rsid w:val="7A691CE5"/>
    <w:rsid w:val="7A6CE691"/>
    <w:rsid w:val="7A7DAC9C"/>
    <w:rsid w:val="7A83C5A4"/>
    <w:rsid w:val="7A98A9F5"/>
    <w:rsid w:val="7AA611AA"/>
    <w:rsid w:val="7AA82B9F"/>
    <w:rsid w:val="7AAAD101"/>
    <w:rsid w:val="7AC06ECA"/>
    <w:rsid w:val="7ADE3F72"/>
    <w:rsid w:val="7AF74C94"/>
    <w:rsid w:val="7B095616"/>
    <w:rsid w:val="7B25638B"/>
    <w:rsid w:val="7B376569"/>
    <w:rsid w:val="7B551EA7"/>
    <w:rsid w:val="7B71EFC6"/>
    <w:rsid w:val="7B742035"/>
    <w:rsid w:val="7B77CDD2"/>
    <w:rsid w:val="7B9B9EF4"/>
    <w:rsid w:val="7B9ED218"/>
    <w:rsid w:val="7BB4A45D"/>
    <w:rsid w:val="7BC93A5E"/>
    <w:rsid w:val="7BCC83D5"/>
    <w:rsid w:val="7BD85675"/>
    <w:rsid w:val="7BF53F69"/>
    <w:rsid w:val="7BFB0413"/>
    <w:rsid w:val="7C0B11D3"/>
    <w:rsid w:val="7C289444"/>
    <w:rsid w:val="7C31581F"/>
    <w:rsid w:val="7C32566B"/>
    <w:rsid w:val="7C50643B"/>
    <w:rsid w:val="7C5FE5D8"/>
    <w:rsid w:val="7C65C7FE"/>
    <w:rsid w:val="7C70FB70"/>
    <w:rsid w:val="7C9B7E7B"/>
    <w:rsid w:val="7C9BB113"/>
    <w:rsid w:val="7C9FB2D3"/>
    <w:rsid w:val="7CC025E1"/>
    <w:rsid w:val="7CDB1DDF"/>
    <w:rsid w:val="7CE03FCF"/>
    <w:rsid w:val="7CED94B0"/>
    <w:rsid w:val="7CF4080F"/>
    <w:rsid w:val="7CF8BA81"/>
    <w:rsid w:val="7D13051E"/>
    <w:rsid w:val="7D13EB92"/>
    <w:rsid w:val="7D2580B4"/>
    <w:rsid w:val="7D50E9BB"/>
    <w:rsid w:val="7D651AE1"/>
    <w:rsid w:val="7D6B2451"/>
    <w:rsid w:val="7D7839AA"/>
    <w:rsid w:val="7D7EA66A"/>
    <w:rsid w:val="7D88AF4F"/>
    <w:rsid w:val="7D8A202E"/>
    <w:rsid w:val="7DC3AFFB"/>
    <w:rsid w:val="7DDB1226"/>
    <w:rsid w:val="7DE33A9C"/>
    <w:rsid w:val="7DE4E012"/>
    <w:rsid w:val="7E015830"/>
    <w:rsid w:val="7E2DE814"/>
    <w:rsid w:val="7E457908"/>
    <w:rsid w:val="7E4686C4"/>
    <w:rsid w:val="7E48F14E"/>
    <w:rsid w:val="7E55C71F"/>
    <w:rsid w:val="7E5C953C"/>
    <w:rsid w:val="7E77A815"/>
    <w:rsid w:val="7E8F1250"/>
    <w:rsid w:val="7EB62E2D"/>
    <w:rsid w:val="7EBB914A"/>
    <w:rsid w:val="7EC4990C"/>
    <w:rsid w:val="7EE12845"/>
    <w:rsid w:val="7EF1FA21"/>
    <w:rsid w:val="7EFD31B5"/>
    <w:rsid w:val="7F087DB3"/>
    <w:rsid w:val="7F0B8A92"/>
    <w:rsid w:val="7F171F27"/>
    <w:rsid w:val="7F2BEF68"/>
    <w:rsid w:val="7F3C0E50"/>
    <w:rsid w:val="7F427DCE"/>
    <w:rsid w:val="7F497FDA"/>
    <w:rsid w:val="7F54BCC0"/>
    <w:rsid w:val="7F589673"/>
    <w:rsid w:val="7F695C27"/>
    <w:rsid w:val="7F6A6B23"/>
    <w:rsid w:val="7F6EDEB5"/>
    <w:rsid w:val="7F84F643"/>
    <w:rsid w:val="7F9EFA97"/>
    <w:rsid w:val="7FA0714C"/>
    <w:rsid w:val="7FB1202D"/>
    <w:rsid w:val="7FB407C3"/>
    <w:rsid w:val="7FB450E1"/>
    <w:rsid w:val="7FCDE7DF"/>
    <w:rsid w:val="7FE8E73E"/>
    <w:rsid w:val="7FEBAB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786D8"/>
  <w15:docId w15:val="{26C023D9-7890-4FD2-A202-C0597B83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160" w:line="259" w:lineRule="auto"/>
      <w:ind w:left="-1" w:leftChars="-1" w:hanging="1" w:hangingChars="1"/>
      <w:textDirection w:val="btLr"/>
      <w:textAlignment w:val="top"/>
      <w:outlineLvl w:val="0"/>
    </w:pPr>
    <w:rPr>
      <w:kern w:val="2"/>
      <w:position w:val="-1"/>
      <w:sz w:val="22"/>
      <w:szCs w:val="22"/>
      <w:lang w:eastAsia="en-US"/>
    </w:rPr>
  </w:style>
  <w:style w:type="paragraph" w:styleId="Heading1">
    <w:name w:val="heading 1"/>
    <w:basedOn w:val="Normal"/>
    <w:next w:val="Normal"/>
    <w:link w:val="Heading1Char"/>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ind w:left="-1" w:leftChars="-1" w:hanging="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pPr>
      <w:ind w:left="720"/>
      <w:contextualSpacing/>
    </w:pPr>
  </w:style>
  <w:style w:type="character" w:styleId="Strong">
    <w:name w:val="Strong"/>
    <w:rPr>
      <w:b/>
      <w:bCs/>
      <w:w w:val="100"/>
      <w:position w:val="-1"/>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styleId="CommentTextChar" w:customStyle="1">
    <w:name w:val="Comment Text Char"/>
    <w:rPr>
      <w:w w:val="100"/>
      <w:kern w:val="2"/>
      <w:position w:val="-1"/>
      <w:effect w:val="none"/>
      <w:vertAlign w:val="baseline"/>
      <w:cs w:val="0"/>
      <w:em w:val="none"/>
      <w:lang w:val="en-US" w:eastAsia="en-US"/>
    </w:rPr>
  </w:style>
  <w:style w:type="paragraph" w:styleId="CommentSubject">
    <w:name w:val="annotation subject"/>
    <w:basedOn w:val="CommentText"/>
    <w:next w:val="CommentText"/>
    <w:qFormat/>
    <w:rPr>
      <w:b/>
      <w:bCs/>
    </w:rPr>
  </w:style>
  <w:style w:type="character" w:styleId="CommentSubjectChar" w:customStyle="1">
    <w:name w:val="Comment Subject Char"/>
    <w:rPr>
      <w:b/>
      <w:bCs/>
      <w:w w:val="100"/>
      <w:kern w:val="2"/>
      <w:position w:val="-1"/>
      <w:effect w:val="none"/>
      <w:vertAlign w:val="baseline"/>
      <w:cs w:val="0"/>
      <w:em w:val="none"/>
      <w:lang w:val="en-US" w:eastAsia="en-US"/>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Header">
    <w:name w:val="header"/>
    <w:basedOn w:val="Normal"/>
    <w:link w:val="HeaderChar"/>
    <w:uiPriority w:val="99"/>
    <w:unhideWhenUsed/>
    <w:rsid w:val="00E372AA"/>
    <w:pPr>
      <w:tabs>
        <w:tab w:val="center" w:pos="4680"/>
        <w:tab w:val="right" w:pos="9360"/>
      </w:tabs>
    </w:pPr>
  </w:style>
  <w:style w:type="character" w:styleId="HeaderChar" w:customStyle="1">
    <w:name w:val="Header Char"/>
    <w:link w:val="Header"/>
    <w:uiPriority w:val="99"/>
    <w:rsid w:val="00E372AA"/>
    <w:rPr>
      <w:kern w:val="2"/>
      <w:position w:val="-1"/>
      <w:sz w:val="22"/>
      <w:szCs w:val="22"/>
      <w:lang w:val="en-US" w:eastAsia="en-US"/>
    </w:rPr>
  </w:style>
  <w:style w:type="paragraph" w:styleId="Footer">
    <w:name w:val="footer"/>
    <w:basedOn w:val="Normal"/>
    <w:link w:val="FooterChar"/>
    <w:uiPriority w:val="99"/>
    <w:unhideWhenUsed/>
    <w:rsid w:val="00E372AA"/>
    <w:pPr>
      <w:tabs>
        <w:tab w:val="center" w:pos="4680"/>
        <w:tab w:val="right" w:pos="9360"/>
      </w:tabs>
    </w:pPr>
  </w:style>
  <w:style w:type="character" w:styleId="FooterChar" w:customStyle="1">
    <w:name w:val="Footer Char"/>
    <w:link w:val="Footer"/>
    <w:uiPriority w:val="99"/>
    <w:rsid w:val="00E372AA"/>
    <w:rPr>
      <w:kern w:val="2"/>
      <w:position w:val="-1"/>
      <w:sz w:val="22"/>
      <w:szCs w:val="22"/>
      <w:lang w:val="en-US" w:eastAsia="en-US"/>
    </w:rPr>
  </w:style>
  <w:style w:type="character" w:styleId="Heading1Char" w:customStyle="1">
    <w:name w:val="Heading 1 Char"/>
    <w:link w:val="Heading1"/>
    <w:uiPriority w:val="9"/>
    <w:rsid w:val="00113B0C"/>
    <w:rPr>
      <w:b/>
      <w:kern w:val="2"/>
      <w:position w:val="-1"/>
      <w:sz w:val="48"/>
      <w:szCs w:val="48"/>
      <w:lang w:val="en-US" w:eastAsia="en-US"/>
    </w:rPr>
  </w:style>
  <w:style w:type="paragraph" w:styleId="NoSpacing">
    <w:name w:val="No Spacing"/>
    <w:uiPriority w:val="1"/>
    <w:qFormat/>
    <w:rsid w:val="00677ABF"/>
    <w:rPr>
      <w:rFonts w:ascii="Aptos" w:hAnsi="Aptos" w:eastAsia="Aptos" w:cs="Aptos"/>
      <w:sz w:val="19"/>
      <w:szCs w:val="19"/>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microsoft.com/office/2020/10/relationships/intelligence" Target="intelligence2.xml" Id="rId17" /><Relationship Type="http://schemas.openxmlformats.org/officeDocument/2006/relationships/numbering" Target="numbering.xml" Id="rId2" /><Relationship Type="http://schemas.microsoft.com/office/2019/05/relationships/documenttasks" Target="documenttasks/documenttasks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omments" Target="comments.xml" Id="R1e44de4810c848d2" /><Relationship Type="http://schemas.microsoft.com/office/2016/09/relationships/commentsIds" Target="commentsIds.xml" Id="R8edf38864b184c98" /><Relationship Type="http://schemas.microsoft.com/office/2011/relationships/commentsExtended" Target="commentsExtended.xml" Id="R936eafebd5d64c74" /><Relationship Type="http://schemas.microsoft.com/office/2018/08/relationships/commentsExtensible" Target="commentsExtensible.xml" Id="R2dd9b14d04394b93" /><Relationship Type="http://schemas.microsoft.com/office/2011/relationships/people" Target="people.xml" Id="R2a304a0de4154a6d"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A574063-3F5D-49F1-8072-DDD7116D040E}">
    <t:Anchor>
      <t:Comment id="57750520"/>
    </t:Anchor>
    <t:History>
      <t:Event id="{D8156F66-5273-4B05-A0BB-948E1578AA3E}" time="2026-09-28T02:57:57.631Z">
        <t:Attribution userId="S::james@swahilipothub.co.ke::9858ae54-a96d-48a0-af65-adcad032cd98" userProvider="AD" userName="James Ndung'u"/>
        <t:Anchor>
          <t:Comment id="57750520"/>
        </t:Anchor>
        <t:Create/>
      </t:Event>
      <t:Event id="{BEDB96D1-7652-4B03-B6AE-4BB415F2EA24}" time="2026-09-28T02:57:57.631Z">
        <t:Attribution userId="S::james@swahilipothub.co.ke::9858ae54-a96d-48a0-af65-adcad032cd98" userProvider="AD" userName="James Ndung'u"/>
        <t:Anchor>
          <t:Comment id="57750520"/>
        </t:Anchor>
        <t:Assign userId="S::eshamohammed@swahilipothub.co.ke::2c2e9cf8-9009-496d-b198-7ec8f48d9faa" userProvider="AD" userName="Esha Mohammed Abdallah"/>
      </t:Event>
      <t:Event id="{1EA07045-B988-4A30-952E-0C5FDC978B68}" time="2026-09-28T02:57:57.631Z">
        <t:Attribution userId="S::james@swahilipothub.co.ke::9858ae54-a96d-48a0-af65-adcad032cd98" userProvider="AD" userName="James Ndung'u"/>
        <t:Anchor>
          <t:Comment id="57750520"/>
        </t:Anchor>
        <t:SetTitle title="Fireside chat or panel?? @Esha Mohammed Abdallah"/>
      </t:Event>
    </t:History>
  </t:Task>
  <t:Task id="{6AECB7FF-C45A-4C4E-8B65-F2A417F4F37D}">
    <t:Anchor>
      <t:Comment id="925360270"/>
    </t:Anchor>
    <t:History>
      <t:Event id="{9E304213-655C-4721-AD4E-2EDF264CB465}" time="2026-10-15T03:34:19.921Z">
        <t:Attribution userId="S::james@swahilipothub.co.ke::9858ae54-a96d-48a0-af65-adcad032cd98" userProvider="AD" userName="James Ndung'u"/>
        <t:Anchor>
          <t:Comment id="925360270"/>
        </t:Anchor>
        <t:Create/>
      </t:Event>
      <t:Event id="{EDCBA5FC-0868-42FD-8941-3C6865B9782C}" time="2026-10-15T03:34:19.921Z">
        <t:Attribution userId="S::james@swahilipothub.co.ke::9858ae54-a96d-48a0-af65-adcad032cd98" userProvider="AD" userName="James Ndung'u"/>
        <t:Anchor>
          <t:Comment id="925360270"/>
        </t:Anchor>
        <t:Assign userId="S::mmbetsangome@swahilipothub.co.ke::7f687801-f851-4415-b785-2186a865ccb8" userProvider="AD" userName="M'mbetsa Ngome"/>
      </t:Event>
      <t:Event id="{10921442-3A24-4BD3-BBB4-B725325F02AE}" time="2026-10-15T03:34:19.921Z">
        <t:Attribution userId="S::james@swahilipothub.co.ke::9858ae54-a96d-48a0-af65-adcad032cd98" userProvider="AD" userName="James Ndung'u"/>
        <t:Anchor>
          <t:Comment id="925360270"/>
        </t:Anchor>
        <t:SetTitle title="@M'mbetsa Ngome Kindly conclude on this with @Mbugua Kinuthia and update accordingly"/>
      </t:Event>
    </t:History>
  </t:Task>
  <t:Task id="{41C3F1A8-8247-496C-A98E-2D107B9CD7CC}">
    <t:Anchor>
      <t:Comment id="113145564"/>
    </t:Anchor>
    <t:History>
      <t:Event id="{AE8391CA-AD21-42FF-8FC8-EED8DC1A28A7}" time="2026-10-15T03:50:03.481Z">
        <t:Attribution userId="S::james@swahilipothub.co.ke::9858ae54-a96d-48a0-af65-adcad032cd98" userProvider="AD" userName="James Ndung'u"/>
        <t:Anchor>
          <t:Comment id="113145564"/>
        </t:Anchor>
        <t:Create/>
      </t:Event>
      <t:Event id="{79A6C190-A93B-4BC4-89EF-8869723C968F}" time="2026-10-15T03:50:03.481Z">
        <t:Attribution userId="S::james@swahilipothub.co.ke::9858ae54-a96d-48a0-af65-adcad032cd98" userProvider="AD" userName="James Ndung'u"/>
        <t:Anchor>
          <t:Comment id="113145564"/>
        </t:Anchor>
        <t:Assign userId="S::wabosha@swahilipothub.co.ke::c709bad7-60b5-42d6-9427-79dd5d817327" userProvider="AD" userName="Sophia Wabosha"/>
      </t:Event>
      <t:Event id="{45C278D5-69FB-4E03-861A-2C12644A35F2}" time="2026-10-15T03:50:03.481Z">
        <t:Attribution userId="S::james@swahilipothub.co.ke::9858ae54-a96d-48a0-af65-adcad032cd98" userProvider="AD" userName="James Ndung'u"/>
        <t:Anchor>
          <t:Comment id="113145564"/>
        </t:Anchor>
        <t:SetTitle title="@Sophia Wabosha Who are these people?"/>
      </t:Event>
    </t:History>
  </t:Task>
  <t:Task id="{FCCE3BC6-45B3-453F-883F-9E192DA644F6}">
    <t:Anchor>
      <t:Comment id="1438712551"/>
    </t:Anchor>
    <t:History>
      <t:Event id="{E4C2C6B9-F0AD-4300-85DD-2D3CE3CD2AA8}" time="2026-10-15T03:55:59.265Z">
        <t:Attribution userId="S::james@swahilipothub.co.ke::9858ae54-a96d-48a0-af65-adcad032cd98" userProvider="AD" userName="James Ndung'u"/>
        <t:Anchor>
          <t:Comment id="1438712551"/>
        </t:Anchor>
        <t:Create/>
      </t:Event>
      <t:Event id="{5396161F-0865-4CF6-85E4-C2451414BEA9}" time="2026-10-15T03:55:59.265Z">
        <t:Attribution userId="S::james@swahilipothub.co.ke::9858ae54-a96d-48a0-af65-adcad032cd98" userProvider="AD" userName="James Ndung'u"/>
        <t:Anchor>
          <t:Comment id="1438712551"/>
        </t:Anchor>
        <t:Assign userId="S::s.owino@swahilipothub.co.ke::46705629-c68b-4c01-9895-625f8ae82b5b" userProvider="AD" userName="Sharon Owino"/>
      </t:Event>
      <t:Event id="{54FF6388-095E-487B-BFBB-DD1AB34834CD}" time="2026-10-15T03:55:59.265Z">
        <t:Attribution userId="S::james@swahilipothub.co.ke::9858ae54-a96d-48a0-af65-adcad032cd98" userProvider="AD" userName="James Ndung'u"/>
        <t:Anchor>
          <t:Comment id="1438712551"/>
        </t:Anchor>
        <t:SetTitle title="Titles? @Sharon Owino"/>
      </t:Event>
    </t:History>
  </t:Task>
  <t:Task id="{F1CB3E4B-6C60-4C07-BEF7-5CFEF9FD25BC}">
    <t:Anchor>
      <t:Comment id="1457327354"/>
    </t:Anchor>
    <t:History>
      <t:Event id="{54AB717C-DFC5-4BB5-94F1-CC011B6F1021}" time="2026-10-15T03:56:19.128Z">
        <t:Attribution userId="S::james@swahilipothub.co.ke::9858ae54-a96d-48a0-af65-adcad032cd98" userProvider="AD" userName="James Ndung'u"/>
        <t:Anchor>
          <t:Comment id="1457327354"/>
        </t:Anchor>
        <t:Create/>
      </t:Event>
      <t:Event id="{6FCFD620-9877-4789-A920-E7DF9E0D8EBB}" time="2026-10-15T03:56:19.128Z">
        <t:Attribution userId="S::james@swahilipothub.co.ke::9858ae54-a96d-48a0-af65-adcad032cd98" userProvider="AD" userName="James Ndung'u"/>
        <t:Anchor>
          <t:Comment id="1457327354"/>
        </t:Anchor>
        <t:Assign userId="S::s.owino@swahilipothub.co.ke::46705629-c68b-4c01-9895-625f8ae82b5b" userProvider="AD" userName="Sharon Owino"/>
      </t:Event>
      <t:Event id="{A366F426-B2DA-444C-A1DF-A3A4ECB7C24D}" time="2026-10-15T03:56:19.128Z">
        <t:Attribution userId="S::james@swahilipothub.co.ke::9858ae54-a96d-48a0-af65-adcad032cd98" userProvider="AD" userName="James Ndung'u"/>
        <t:Anchor>
          <t:Comment id="1457327354"/>
        </t:Anchor>
        <t:SetTitle title="Titles? @Sharon Owino"/>
      </t:Event>
    </t:History>
  </t:Task>
  <t:Task id="{60C0B61A-77DA-4377-9B25-64181D529286}">
    <t:Anchor>
      <t:Comment id="1139490729"/>
    </t:Anchor>
    <t:History>
      <t:Event id="{25F9E80D-5E03-4420-8F74-DA3FB00C5B47}" time="2026-10-15T03:59:12.575Z">
        <t:Attribution userId="S::james@swahilipothub.co.ke::9858ae54-a96d-48a0-af65-adcad032cd98" userProvider="AD" userName="James Ndung'u"/>
        <t:Anchor>
          <t:Comment id="1139490729"/>
        </t:Anchor>
        <t:Create/>
      </t:Event>
      <t:Event id="{3A8D8564-C5FD-4EE9-AB15-61C17F184882}" time="2026-10-15T03:59:12.575Z">
        <t:Attribution userId="S::james@swahilipothub.co.ke::9858ae54-a96d-48a0-af65-adcad032cd98" userProvider="AD" userName="James Ndung'u"/>
        <t:Anchor>
          <t:Comment id="1139490729"/>
        </t:Anchor>
        <t:Assign userId="S::eshamohammed@swahilipothub.co.ke::2c2e9cf8-9009-496d-b198-7ec8f48d9faa" userProvider="AD" userName="Esha Mohammed Abdallah"/>
      </t:Event>
      <t:Event id="{00AB8C81-8EF1-4035-863C-977BB9E830CE}" time="2026-10-15T03:59:12.575Z">
        <t:Attribution userId="S::james@swahilipothub.co.ke::9858ae54-a96d-48a0-af65-adcad032cd98" userProvider="AD" userName="James Ndung'u"/>
        <t:Anchor>
          <t:Comment id="1139490729"/>
        </t:Anchor>
        <t:SetTitle title="@Esha Mohammed Abdallah Full names and titles"/>
      </t:Event>
    </t:History>
  </t:Task>
  <t:Task id="{C78D792C-6FEF-4D57-BA30-C5BE5BEF299C}">
    <t:Anchor>
      <t:Comment id="457500755"/>
    </t:Anchor>
    <t:History>
      <t:Event id="{38AE072E-619C-4D42-A2DD-84659C601F6C}" time="2026-10-18T06:34:54.678Z">
        <t:Attribution userId="S::james@swahilipothub.co.ke::9858ae54-a96d-48a0-af65-adcad032cd98" userProvider="AD" userName="James Ndung'u"/>
        <t:Anchor>
          <t:Comment id="457500755"/>
        </t:Anchor>
        <t:Create/>
      </t:Event>
      <t:Event id="{3D5115AE-730E-42E8-A382-8A74DFCBE1DF}" time="2026-10-18T06:34:54.678Z">
        <t:Attribution userId="S::james@swahilipothub.co.ke::9858ae54-a96d-48a0-af65-adcad032cd98" userProvider="AD" userName="James Ndung'u"/>
        <t:Anchor>
          <t:Comment id="457500755"/>
        </t:Anchor>
        <t:Assign userId="S::mmbetsangome@swahilipothub.co.ke::7f687801-f851-4415-b785-2186a865ccb8" userProvider="AD" userName="M'mbetsa Ngome"/>
      </t:Event>
      <t:Event id="{1A613157-A87B-4E3F-84C0-86BB263DF061}" time="2026-10-18T06:34:54.678Z">
        <t:Attribution userId="S::james@swahilipothub.co.ke::9858ae54-a96d-48a0-af65-adcad032cd98" userProvider="AD" userName="James Ndung'u"/>
        <t:Anchor>
          <t:Comment id="457500755"/>
        </t:Anchor>
        <t:SetTitle title="@M'mbetsa Ngome Whats up here?"/>
      </t:Event>
    </t:History>
  </t:Task>
  <t:Task id="{A8764A77-C346-4794-A970-E94F500968D6}">
    <t:Anchor>
      <t:Comment id="517398699"/>
    </t:Anchor>
    <t:History>
      <t:Event id="{8170C77F-F5CD-4D84-81B1-0B6E987A2A4A}" time="2026-10-18T07:38:02.116Z">
        <t:Attribution userId="S::james@swahilipothub.co.ke::9858ae54-a96d-48a0-af65-adcad032cd98" userProvider="AD" userName="James Ndung'u"/>
        <t:Anchor>
          <t:Comment id="517398699"/>
        </t:Anchor>
        <t:Create/>
      </t:Event>
      <t:Event id="{DC3D027E-11F1-4535-B2AD-3EBAD3A7DD2F}" time="2026-10-18T07:38:02.116Z">
        <t:Attribution userId="S::james@swahilipothub.co.ke::9858ae54-a96d-48a0-af65-adcad032cd98" userProvider="AD" userName="James Ndung'u"/>
        <t:Anchor>
          <t:Comment id="517398699"/>
        </t:Anchor>
        <t:Assign userId="S::mmbetsangome@swahilipothub.co.ke::7f687801-f851-4415-b785-2186a865ccb8" userProvider="AD" userName="M'mbetsa Ngome"/>
      </t:Event>
      <t:Event id="{6BD52937-E66D-49FA-92D7-5FE4A0ED71D0}" time="2026-10-18T07:38:02.116Z">
        <t:Attribution userId="S::james@swahilipothub.co.ke::9858ae54-a96d-48a0-af65-adcad032cd98" userProvider="AD" userName="James Ndung'u"/>
        <t:Anchor>
          <t:Comment id="517398699"/>
        </t:Anchor>
        <t:SetTitle title="@M'mbetsa Ngome Please include their titles"/>
      </t:Event>
    </t:History>
  </t:Task>
  <t:Task id="{440FC413-1371-40FD-8F20-E548D3F9F733}">
    <t:Anchor>
      <t:Comment id="1812377683"/>
    </t:Anchor>
    <t:History>
      <t:Event id="{49651020-D686-4021-9850-0A3770EB8B75}" time="2026-10-18T08:25:15.25Z">
        <t:Attribution userId="S::james@swahilipothub.co.ke::9858ae54-a96d-48a0-af65-adcad032cd98" userProvider="AD" userName="James Ndung'u"/>
        <t:Anchor>
          <t:Comment id="1812377683"/>
        </t:Anchor>
        <t:Create/>
      </t:Event>
      <t:Event id="{9E5D6620-23EC-4C72-B66B-B58E313883E7}" time="2026-10-18T08:25:15.25Z">
        <t:Attribution userId="S::james@swahilipothub.co.ke::9858ae54-a96d-48a0-af65-adcad032cd98" userProvider="AD" userName="James Ndung'u"/>
        <t:Anchor>
          <t:Comment id="1812377683"/>
        </t:Anchor>
        <t:Assign userId="S::jackie@swahilipothub.co.ke::48940666-8154-4097-8e6b-614025dc4e86" userProvider="AD" userName="Jacqueline Jepkoech Kiplagat"/>
      </t:Event>
      <t:Event id="{D5CEA653-E947-4EAD-BF48-570BE7EB6808}" time="2026-10-18T08:25:15.25Z">
        <t:Attribution userId="S::james@swahilipothub.co.ke::9858ae54-a96d-48a0-af65-adcad032cd98" userProvider="AD" userName="James Ndung'u"/>
        <t:Anchor>
          <t:Comment id="1812377683"/>
        </t:Anchor>
        <t:SetTitle title="@Jacqueline Jepkoech Kiplagat Please add the titles"/>
      </t:Event>
    </t:History>
  </t:Task>
  <t:Task id="{4AC71423-B3EB-49D4-975A-53F3FD01C0D3}">
    <t:Anchor>
      <t:Comment id="1724937170"/>
    </t:Anchor>
    <t:History>
      <t:Event id="{E73095C2-23CE-4A52-9E74-ABD7905BE864}" time="2026-10-18T13:14:55.51Z">
        <t:Attribution userId="S::james@swahilipothub.co.ke::9858ae54-a96d-48a0-af65-adcad032cd98" userProvider="AD" userName="James Ndung'u"/>
        <t:Anchor>
          <t:Comment id="1724937170"/>
        </t:Anchor>
        <t:Create/>
      </t:Event>
      <t:Event id="{3810BD5A-08B8-44A8-B6CE-597BFE33476A}" time="2026-10-18T13:14:55.51Z">
        <t:Attribution userId="S::james@swahilipothub.co.ke::9858ae54-a96d-48a0-af65-adcad032cd98" userProvider="AD" userName="James Ndung'u"/>
        <t:Anchor>
          <t:Comment id="1724937170"/>
        </t:Anchor>
        <t:Assign userId="S::wabosha@swahilipothub.co.ke::c709bad7-60b5-42d6-9427-79dd5d817327" userProvider="AD" userName="Sophia Wabosha"/>
      </t:Event>
      <t:Event id="{98B53C86-0574-4870-9F8B-AB4E1ADC5CEF}" time="2026-10-18T13:14:55.51Z">
        <t:Attribution userId="S::james@swahilipothub.co.ke::9858ae54-a96d-48a0-af65-adcad032cd98" userProvider="AD" userName="James Ndung'u"/>
        <t:Anchor>
          <t:Comment id="1724937170"/>
        </t:Anchor>
        <t:SetTitle title="@Sophia Wabosha Any progress here?"/>
      </t:Event>
    </t:History>
  </t:Task>
  <t:Task id="{F62AAC03-1055-4FD0-9003-9AEE04EB2CBB}">
    <t:Anchor>
      <t:Comment id="874013956"/>
    </t:Anchor>
    <t:History>
      <t:Event id="{0065B9AC-EB4A-4978-A51C-27D6D7504C06}" time="2026-10-19T06:57:41.338Z">
        <t:Attribution userId="S::james@swahilipothub.co.ke::9858ae54-a96d-48a0-af65-adcad032cd98" userProvider="AD" userName="James Ndung'u"/>
        <t:Anchor>
          <t:Comment id="941323837"/>
        </t:Anchor>
        <t:Create/>
      </t:Event>
      <t:Event id="{79C3EC07-1CA9-47BA-AB31-2076985BE07B}" time="2026-10-19T06:57:41.338Z">
        <t:Attribution userId="S::james@swahilipothub.co.ke::9858ae54-a96d-48a0-af65-adcad032cd98" userProvider="AD" userName="James Ndung'u"/>
        <t:Anchor>
          <t:Comment id="941323837"/>
        </t:Anchor>
        <t:Assign userId="S::wabosha@swahilipothub.co.ke::c709bad7-60b5-42d6-9427-79dd5d817327" userProvider="AD" userName="Sophia Wabosha"/>
      </t:Event>
      <t:Event id="{0795B625-4707-4913-8900-85CD905F0F9B}" time="2026-10-19T06:57:41.338Z">
        <t:Attribution userId="S::james@swahilipothub.co.ke::9858ae54-a96d-48a0-af65-adcad032cd98" userProvider="AD" userName="James Ndung'u"/>
        <t:Anchor>
          <t:Comment id="941323837"/>
        </t:Anchor>
        <t:SetTitle title="@Sophia Wabosha"/>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rsPCguuyXcArUwwo4r6R4KByw==">CgMxLjAyCGguZ2pkZ3hzOAByITExTXlONUYzX28xaDlSbFlxQjdrZnp3Wkp5eWJfcmVXbg==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Ndungu</dc:creator>
  <keywords/>
  <lastModifiedBy>James Ndung'u</lastModifiedBy>
  <revision>49</revision>
  <lastPrinted>2023-09-14T12:53:00.0000000Z</lastPrinted>
  <dcterms:created xsi:type="dcterms:W3CDTF">2026-09-11T00:09:00.0000000Z</dcterms:created>
  <dcterms:modified xsi:type="dcterms:W3CDTF">2026-10-21T07:16:59.4456594Z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0a3d6881-c4fd-4de2-be5d-c5482e4c3904</vt:lpwstr>
  </property>
</Properties>
</file>