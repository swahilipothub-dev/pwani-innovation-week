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E1CA83A" w:rsidP="24EF1317" w:rsidRDefault="3E1CA83A" w14:paraId="2648FCEF" w14:textId="361B54D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-2" w:hanging="0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Pr="00E372AA" w:rsidR="005940AF" w:rsidP="5763EBA3" w:rsidRDefault="42DACCEF" w14:paraId="4D4B88E6" w14:textId="74D667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b/>
          <w:bCs/>
          <w:color w:val="000000"/>
          <w:sz w:val="24"/>
          <w:szCs w:val="24"/>
        </w:rPr>
      </w:pPr>
      <w:r w:rsidRPr="5763EBA3">
        <w:rPr>
          <w:b/>
          <w:bCs/>
          <w:color w:val="000000" w:themeColor="text1"/>
          <w:sz w:val="24"/>
          <w:szCs w:val="24"/>
        </w:rPr>
        <w:t xml:space="preserve"> </w:t>
      </w:r>
      <w:r w:rsidRPr="5763EBA3" w:rsidR="157EFA41">
        <w:rPr>
          <w:b/>
          <w:bCs/>
          <w:color w:val="000000" w:themeColor="text1"/>
          <w:sz w:val="24"/>
          <w:szCs w:val="24"/>
        </w:rPr>
        <w:t xml:space="preserve">Day 1 </w:t>
      </w:r>
    </w:p>
    <w:tbl>
      <w:tblPr>
        <w:tblpPr w:leftFromText="180" w:rightFromText="180" w:vertAnchor="page" w:horzAnchor="margin" w:tblpY="2476"/>
        <w:tblW w:w="93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3544"/>
        <w:gridCol w:w="3544"/>
      </w:tblGrid>
      <w:tr w:rsidRPr="00E372AA" w:rsidR="00203B99" w:rsidTr="24EF1317" w14:paraId="7B6E0813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547D95D4" w14:paraId="333C3113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8" w:type="dxa"/>
            <w:gridSpan w:val="2"/>
            <w:tcMar/>
          </w:tcPr>
          <w:p w:rsidRPr="00E372AA" w:rsidR="00203B99" w:rsidP="0E792681" w:rsidRDefault="547D95D4" w14:paraId="2733707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24EF1317" w14:paraId="385C4B69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547D95D4" w14:paraId="4738BD5C" w14:textId="4A380CE0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8.30 AM- </w:t>
            </w:r>
            <w:r w:rsidRPr="2324063E" w:rsidR="3C120388">
              <w:rPr>
                <w:sz w:val="24"/>
                <w:szCs w:val="24"/>
              </w:rPr>
              <w:t>9</w:t>
            </w:r>
            <w:r w:rsidRPr="2324063E">
              <w:rPr>
                <w:sz w:val="24"/>
                <w:szCs w:val="24"/>
              </w:rPr>
              <w:t>:</w:t>
            </w:r>
            <w:r w:rsidRPr="2324063E" w:rsidR="779ABCA8">
              <w:rPr>
                <w:sz w:val="24"/>
                <w:szCs w:val="24"/>
              </w:rPr>
              <w:t>3</w:t>
            </w:r>
            <w:r w:rsidRPr="2324063E">
              <w:rPr>
                <w:sz w:val="24"/>
                <w:szCs w:val="24"/>
              </w:rPr>
              <w:t>0 AM</w:t>
            </w:r>
          </w:p>
        </w:tc>
        <w:tc>
          <w:tcPr>
            <w:tcW w:w="7088" w:type="dxa"/>
            <w:gridSpan w:val="2"/>
            <w:tcMar/>
          </w:tcPr>
          <w:p w:rsidRPr="00E372AA" w:rsidR="00203B99" w:rsidP="0E792681" w:rsidRDefault="547D95D4" w14:paraId="66C5410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Arrival, Registration, and Setting up </w:t>
            </w:r>
          </w:p>
        </w:tc>
      </w:tr>
      <w:tr w:rsidR="2324063E" w:rsidTr="24EF1317" w14:paraId="52E4EFE9" w14:textId="77777777">
        <w:trPr>
          <w:trHeight w:val="300"/>
        </w:trPr>
        <w:tc>
          <w:tcPr>
            <w:tcW w:w="2263" w:type="dxa"/>
            <w:tcMar/>
          </w:tcPr>
          <w:p w:rsidR="2324063E" w:rsidP="2324063E" w:rsidRDefault="2324063E" w14:paraId="136AA11B" w14:textId="343364C2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Mar/>
          </w:tcPr>
          <w:p w:rsidR="2324063E" w:rsidP="2324063E" w:rsidRDefault="2324063E" w14:paraId="7871ED5B" w14:textId="390CD71C">
            <w:pPr>
              <w:spacing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113B0C" w:rsidTr="24EF1317" w14:paraId="2A8AC409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5A922003" w14:paraId="28B221EA" w14:textId="519C4F7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9</w:t>
            </w:r>
            <w:r w:rsidRPr="2324063E" w:rsidR="68D0E7C2">
              <w:rPr>
                <w:sz w:val="24"/>
                <w:szCs w:val="24"/>
              </w:rPr>
              <w:t>:</w:t>
            </w:r>
            <w:r w:rsidRPr="2324063E" w:rsidR="43CCA75E">
              <w:rPr>
                <w:sz w:val="24"/>
                <w:szCs w:val="24"/>
              </w:rPr>
              <w:t>3</w:t>
            </w:r>
            <w:r w:rsidRPr="2324063E" w:rsidR="68D0E7C2">
              <w:rPr>
                <w:sz w:val="24"/>
                <w:szCs w:val="24"/>
              </w:rPr>
              <w:t xml:space="preserve">0 </w:t>
            </w:r>
            <w:r w:rsidRPr="2324063E" w:rsidR="3E034103">
              <w:rPr>
                <w:sz w:val="24"/>
                <w:szCs w:val="24"/>
              </w:rPr>
              <w:t>AM</w:t>
            </w:r>
            <w:r w:rsidRPr="2324063E" w:rsidR="68D0E7C2">
              <w:rPr>
                <w:sz w:val="24"/>
                <w:szCs w:val="24"/>
              </w:rPr>
              <w:t xml:space="preserve"> – 1</w:t>
            </w:r>
            <w:r w:rsidRPr="2324063E" w:rsidR="057C1B1F">
              <w:rPr>
                <w:sz w:val="24"/>
                <w:szCs w:val="24"/>
              </w:rPr>
              <w:t>0</w:t>
            </w:r>
            <w:r w:rsidRPr="2324063E" w:rsidR="68D0E7C2">
              <w:rPr>
                <w:sz w:val="24"/>
                <w:szCs w:val="24"/>
              </w:rPr>
              <w:t>:30</w:t>
            </w:r>
            <w:r w:rsidRPr="2324063E" w:rsidR="03A4200F">
              <w:rPr>
                <w:sz w:val="24"/>
                <w:szCs w:val="24"/>
              </w:rPr>
              <w:t xml:space="preserve"> </w:t>
            </w:r>
            <w:r w:rsidRPr="2324063E" w:rsidR="38C9100B">
              <w:rPr>
                <w:sz w:val="24"/>
                <w:szCs w:val="24"/>
              </w:rPr>
              <w:t xml:space="preserve">AM </w:t>
            </w:r>
          </w:p>
        </w:tc>
        <w:tc>
          <w:tcPr>
            <w:tcW w:w="7088" w:type="dxa"/>
            <w:gridSpan w:val="2"/>
            <w:tcMar/>
          </w:tcPr>
          <w:p w:rsidRPr="00113B0C" w:rsidR="00113B0C" w:rsidP="0E792681" w:rsidRDefault="2F030BAE" w14:paraId="6EE8F3DC" w14:textId="2F36693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1</w:t>
            </w:r>
          </w:p>
          <w:p w:rsidRPr="00E372AA" w:rsidR="00113B0C" w:rsidP="0E792681" w:rsidRDefault="2F030BAE" w14:paraId="2CEA5BE8" w14:textId="213EB379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</w:t>
            </w:r>
            <w:r w:rsidRPr="0E792681" w:rsidR="03D37309">
              <w:rPr>
                <w:b/>
                <w:bCs/>
                <w:sz w:val="24"/>
                <w:szCs w:val="24"/>
              </w:rPr>
              <w:t>opic</w:t>
            </w:r>
            <w:r w:rsidRPr="0E792681">
              <w:rPr>
                <w:sz w:val="24"/>
                <w:szCs w:val="24"/>
              </w:rPr>
              <w:t>: This Is Pwani: 10 Years Through Art</w:t>
            </w:r>
          </w:p>
          <w:p w:rsidRPr="00E372AA" w:rsidR="00113B0C" w:rsidP="0E792681" w:rsidRDefault="1AB0FE29" w14:paraId="2D9510C5" w14:textId="7382417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 xml:space="preserve">: </w:t>
            </w:r>
            <w:r w:rsidRPr="0E792681" w:rsidR="28C6F29D">
              <w:rPr>
                <w:sz w:val="24"/>
                <w:szCs w:val="24"/>
              </w:rPr>
              <w:t>Main Arena</w:t>
            </w:r>
          </w:p>
          <w:p w:rsidRPr="00E372AA" w:rsidR="00113B0C" w:rsidP="0E792681" w:rsidRDefault="08A64D7D" w14:paraId="5D8B4E9E" w14:textId="5B659F5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0E792681">
              <w:rPr>
                <w:sz w:val="24"/>
                <w:szCs w:val="24"/>
                <w:lang w:val="en-GB"/>
              </w:rPr>
              <w:t>Moderator:</w:t>
            </w:r>
          </w:p>
          <w:p w:rsidRPr="00E372AA" w:rsidR="00113B0C" w:rsidP="00ED5329" w:rsidRDefault="7213F6A0" w14:paraId="5E8F0A73" w14:textId="451FC9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Tony Omuga</w:t>
            </w:r>
            <w:proofErr w:type="spellStart"/>
          </w:p>
          <w:p w:rsidRPr="00E372AA" w:rsidR="00113B0C" w:rsidP="00ED5329" w:rsidRDefault="097D87EB" w14:paraId="4C568655" w14:textId="7E1E942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Bahati Ngazi </w:t>
            </w:r>
          </w:p>
          <w:p w:rsidRPr="00E372AA" w:rsidR="00113B0C" w:rsidP="5763EBA3" w:rsidRDefault="00113B0C" w14:paraId="54CBD3D7" w14:textId="51F35451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</w:tr>
      <w:tr w:rsidR="5763EBA3" w:rsidTr="24EF1317" w14:paraId="555BFE74" w14:textId="77777777">
        <w:trPr>
          <w:trHeight w:val="300"/>
        </w:trPr>
        <w:tc>
          <w:tcPr>
            <w:tcW w:w="2263" w:type="dxa"/>
            <w:tcMar/>
          </w:tcPr>
          <w:p w:rsidR="56FAC3D9" w:rsidP="5763EBA3" w:rsidRDefault="56FAC3D9" w14:paraId="04AE020E" w14:textId="6D54ACB4">
            <w:pPr>
              <w:spacing w:line="240" w:lineRule="auto"/>
              <w:ind w:left="0" w:hanging="2"/>
              <w:textDirection w:val="lrTb"/>
            </w:pPr>
            <w:r w:rsidRPr="24EF1317" w:rsidR="4704A43D">
              <w:rPr>
                <w:sz w:val="24"/>
                <w:szCs w:val="24"/>
              </w:rPr>
              <w:t>10:30</w:t>
            </w:r>
            <w:r w:rsidRPr="24EF1317" w:rsidR="2DC1DCAC">
              <w:rPr>
                <w:sz w:val="24"/>
                <w:szCs w:val="24"/>
              </w:rPr>
              <w:t xml:space="preserve"> </w:t>
            </w:r>
            <w:r w:rsidRPr="24EF1317" w:rsidR="63B3C227">
              <w:rPr>
                <w:sz w:val="24"/>
                <w:szCs w:val="24"/>
              </w:rPr>
              <w:t>AM –</w:t>
            </w:r>
            <w:r w:rsidRPr="24EF1317" w:rsidR="4704A43D">
              <w:rPr>
                <w:sz w:val="24"/>
                <w:szCs w:val="24"/>
              </w:rPr>
              <w:t>11:</w:t>
            </w:r>
            <w:r w:rsidRPr="24EF1317" w:rsidR="03F7D79E">
              <w:rPr>
                <w:sz w:val="24"/>
                <w:szCs w:val="24"/>
              </w:rPr>
              <w:t>45</w:t>
            </w:r>
            <w:r w:rsidRPr="24EF1317" w:rsidR="3C5FAF25">
              <w:rPr>
                <w:sz w:val="24"/>
                <w:szCs w:val="24"/>
              </w:rPr>
              <w:t xml:space="preserve"> AM</w:t>
            </w:r>
          </w:p>
        </w:tc>
        <w:tc>
          <w:tcPr>
            <w:tcW w:w="3544" w:type="dxa"/>
            <w:tcMar/>
          </w:tcPr>
          <w:p w:rsidR="277DE50A" w:rsidP="2324063E" w:rsidRDefault="26FB2FB2" w14:paraId="1B9DD526" w14:textId="76709F24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</w:rPr>
              <w:t>Plenary 2</w:t>
            </w:r>
          </w:p>
          <w:p w:rsidR="277DE50A" w:rsidP="2324063E" w:rsidRDefault="26FB2FB2" w14:paraId="531EA12E" w14:textId="698201E7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b w:val="0"/>
                <w:sz w:val="24"/>
                <w:szCs w:val="24"/>
              </w:rPr>
            </w:pPr>
            <w:r w:rsidRPr="2324063E">
              <w:rPr>
                <w:sz w:val="24"/>
                <w:szCs w:val="24"/>
                <w:lang w:val="en-GB"/>
              </w:rPr>
              <w:t xml:space="preserve">Topic: </w:t>
            </w:r>
            <w:r w:rsidRPr="2324063E">
              <w:rPr>
                <w:b w:val="0"/>
                <w:sz w:val="24"/>
                <w:szCs w:val="24"/>
                <w:lang w:val="en-GB"/>
              </w:rPr>
              <w:t>The Coast We Inherited to the Coast We Are Building: 10 Years of Agency, Safe Spaces, Livelihoods</w:t>
            </w:r>
            <w:r w:rsidRPr="2324063E">
              <w:rPr>
                <w:b w:val="0"/>
                <w:sz w:val="24"/>
                <w:szCs w:val="24"/>
              </w:rPr>
              <w:t>.</w:t>
            </w:r>
          </w:p>
          <w:p w:rsidR="277DE50A" w:rsidP="2324063E" w:rsidRDefault="26FB2FB2" w14:paraId="338130D0" w14:textId="66A4930E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>
              <w:rPr>
                <w:sz w:val="24"/>
                <w:szCs w:val="24"/>
              </w:rPr>
              <w:t>: Main Arena</w:t>
            </w:r>
          </w:p>
          <w:p w:rsidR="277DE50A" w:rsidP="2324063E" w:rsidRDefault="26FB2FB2" w14:paraId="4036A802" w14:textId="77777777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 xml:space="preserve">Moderator: </w:t>
            </w:r>
          </w:p>
          <w:p w:rsidR="277DE50A" w:rsidP="2324063E" w:rsidRDefault="26FB2FB2" w14:paraId="2EE2E1FA" w14:textId="01399144">
            <w:pPr>
              <w:pStyle w:val="ListParagraph"/>
              <w:spacing w:after="0" w:line="276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  <w:lang w:val="en-GB" w:eastAsia="zh-CN"/>
              </w:rPr>
              <w:t>Ms. Balqees Yasin</w:t>
            </w:r>
            <w:r w:rsidRPr="2324063E" w:rsidR="57BE11DF">
              <w:rPr>
                <w:sz w:val="24"/>
                <w:szCs w:val="24"/>
                <w:lang w:val="en-GB" w:eastAsia="zh-CN"/>
              </w:rPr>
              <w:t xml:space="preserve">, </w:t>
            </w:r>
            <w:r w:rsidRPr="2324063E" w:rsidR="57BE11DF">
              <w:rPr>
                <w:i/>
                <w:iCs/>
                <w:sz w:val="24"/>
                <w:szCs w:val="24"/>
                <w:lang w:val="en-GB" w:eastAsia="zh-CN"/>
              </w:rPr>
              <w:t>Development Practitioner</w:t>
            </w:r>
          </w:p>
          <w:p w:rsidR="32E2078A" w:rsidP="24EF1317" w:rsidRDefault="32E2078A" w14:paraId="1C659DF6" w14:textId="1EA04FB8">
            <w:pPr>
              <w:pStyle w:val="Heading1"/>
              <w:spacing w:before="0" w:after="0" w:line="276" w:lineRule="auto"/>
              <w:ind w:left="0" w:hanging="2"/>
            </w:pPr>
            <w:r w:rsidRPr="24EF1317" w:rsidR="32E2078A">
              <w:rPr>
                <w:sz w:val="24"/>
                <w:szCs w:val="24"/>
                <w:lang w:val="en-GB"/>
              </w:rPr>
              <w:t>Keynote Address:</w:t>
            </w:r>
          </w:p>
          <w:p w:rsidR="2D25FCD1" w:rsidP="24EF1317" w:rsidRDefault="2D25FCD1" w14:paraId="158A0369" w14:textId="1450944C">
            <w:pPr>
              <w:pStyle w:val="Heading1"/>
              <w:spacing w:before="0" w:after="0" w:line="276" w:lineRule="auto"/>
              <w:ind w:left="0" w:hanging="0"/>
            </w:pPr>
            <w:r w:rsidRPr="24EF1317" w:rsidR="2D25FCD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24EF1317" w:rsidR="32E2078A">
              <w:rPr>
                <w:b w:val="0"/>
                <w:bCs w:val="0"/>
                <w:sz w:val="24"/>
                <w:szCs w:val="24"/>
              </w:rPr>
              <w:t>Dr. Sam Ikwaye</w:t>
            </w:r>
            <w:r w:rsidRPr="24EF1317" w:rsidR="6596C973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24EF1317" w:rsidR="6596C973">
              <w:rPr>
                <w:b w:val="0"/>
                <w:bCs w:val="0"/>
                <w:i w:val="1"/>
                <w:iCs w:val="1"/>
                <w:sz w:val="24"/>
                <w:szCs w:val="24"/>
              </w:rPr>
              <w:t xml:space="preserve">Chairperson, Mombasa Tourism Council </w:t>
            </w:r>
          </w:p>
          <w:p w:rsidR="25601481" w:rsidP="24EF1317" w:rsidRDefault="25601481" w14:paraId="228E5CDC" w14:textId="23CD6797">
            <w:pPr>
              <w:pStyle w:val="Normal"/>
              <w:ind w:left="0" w:hanging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="25601481">
              <w:rPr/>
              <w:t>Al</w:t>
            </w:r>
            <w:r w:rsidR="25601481">
              <w:rPr/>
              <w:t xml:space="preserve">ice Gugelev, </w:t>
            </w:r>
            <w:r w:rsidR="25601481">
              <w:rPr/>
              <w:t>CEO</w:t>
            </w:r>
            <w:r w:rsidR="60B40B24">
              <w:rPr/>
              <w:t>,</w:t>
            </w:r>
            <w:r w:rsidR="25601481">
              <w:rPr/>
              <w:t xml:space="preserve"> GDI Africa</w:t>
            </w:r>
            <w:r w:rsidR="588931B3">
              <w:rPr/>
              <w:t xml:space="preserve">- </w:t>
            </w:r>
            <w:r w:rsidRPr="24EF1317" w:rsidR="588931B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Pwani Vision 2050</w:t>
            </w:r>
          </w:p>
          <w:p w:rsidR="277DE50A" w:rsidP="2324063E" w:rsidRDefault="26FB2FB2" w14:paraId="32CECEBE" w14:textId="3549FAE9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b w:val="0"/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>Partners:</w:t>
            </w:r>
            <w:r w:rsidRPr="2324063E">
              <w:rPr>
                <w:b w:val="0"/>
                <w:sz w:val="24"/>
                <w:szCs w:val="24"/>
                <w:lang w:val="en-GB"/>
              </w:rPr>
              <w:t xml:space="preserve"> </w:t>
            </w:r>
          </w:p>
          <w:p w:rsidR="277DE50A" w:rsidP="24EF1317" w:rsidRDefault="26FB2FB2" w14:paraId="559D26BE" w14:textId="4FE86AED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/>
              <w:textDirection w:val="lrTb"/>
              <w:rPr>
                <w:b w:val="0"/>
                <w:bCs w:val="0"/>
                <w:sz w:val="24"/>
                <w:szCs w:val="24"/>
              </w:rPr>
            </w:pPr>
            <w:r w:rsidRPr="24EF1317" w:rsidR="1AFAF04C">
              <w:rPr>
                <w:b w:val="0"/>
                <w:bCs w:val="0"/>
                <w:sz w:val="24"/>
                <w:szCs w:val="24"/>
                <w:lang w:val="en-GB"/>
              </w:rPr>
              <w:t>Dr.</w:t>
            </w:r>
            <w:r w:rsidRPr="24EF1317" w:rsidR="32E2078A">
              <w:rPr>
                <w:b w:val="0"/>
                <w:bCs w:val="0"/>
                <w:sz w:val="24"/>
                <w:szCs w:val="24"/>
                <w:lang w:val="en-GB"/>
              </w:rPr>
              <w:t xml:space="preserve"> Madiha Salim, Dean</w:t>
            </w:r>
            <w:r w:rsidRPr="24EF1317" w:rsidR="7BA8F5C0">
              <w:rPr>
                <w:b w:val="0"/>
                <w:bCs w:val="0"/>
                <w:sz w:val="24"/>
                <w:szCs w:val="24"/>
                <w:lang w:val="en-GB"/>
              </w:rPr>
              <w:t>,</w:t>
            </w:r>
            <w:r w:rsidRPr="24EF1317" w:rsidR="32E2078A">
              <w:rPr>
                <w:b w:val="0"/>
                <w:bCs w:val="0"/>
                <w:sz w:val="24"/>
                <w:szCs w:val="24"/>
                <w:lang w:val="en-GB"/>
              </w:rPr>
              <w:t xml:space="preserve"> </w:t>
            </w:r>
            <w:r w:rsidRPr="24EF1317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Faculty o</w:t>
            </w:r>
            <w:r w:rsidRPr="24EF1317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f </w:t>
            </w:r>
            <w:r w:rsidRPr="24EF1317" w:rsidR="24058ED1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Humanities, T</w:t>
            </w:r>
            <w:r w:rsidRPr="24EF1317" w:rsidR="24058ED1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echnical</w:t>
            </w:r>
            <w:r w:rsidRPr="24EF1317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 University of Mombasa </w:t>
            </w:r>
          </w:p>
          <w:p w:rsidR="277DE50A" w:rsidP="24EF1317" w:rsidRDefault="26FB2FB2" w14:paraId="01AF0832" w14:textId="28DB1D90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/>
              <w:textDirection w:val="lrTb"/>
              <w:rPr>
                <w:b w:val="0"/>
                <w:bCs w:val="0"/>
                <w:sz w:val="24"/>
                <w:szCs w:val="24"/>
              </w:rPr>
            </w:pPr>
            <w:r w:rsidRPr="24EF1317" w:rsidR="32E2078A">
              <w:rPr>
                <w:b w:val="0"/>
                <w:bCs w:val="0"/>
                <w:sz w:val="24"/>
                <w:szCs w:val="24"/>
              </w:rPr>
              <w:t>Ma</w:t>
            </w:r>
            <w:r w:rsidRPr="24EF1317" w:rsidR="32E2078A">
              <w:rPr>
                <w:b w:val="0"/>
                <w:bCs w:val="0"/>
                <w:sz w:val="24"/>
                <w:szCs w:val="24"/>
              </w:rPr>
              <w:t>rgaret Phombea</w:t>
            </w:r>
            <w:r w:rsidRPr="24EF1317" w:rsidR="57B8775B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24EF1317" w:rsidR="57B8775B">
              <w:rPr>
                <w:b w:val="0"/>
                <w:bCs w:val="0"/>
                <w:i w:val="1"/>
                <w:iCs w:val="1"/>
                <w:sz w:val="24"/>
                <w:szCs w:val="24"/>
              </w:rPr>
              <w:t>Clinical Officer, Kilifi County</w:t>
            </w:r>
          </w:p>
          <w:p w:rsidR="277DE50A" w:rsidP="00ED5329" w:rsidRDefault="26FB2FB2" w14:paraId="49403E59" w14:textId="687D2904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 w:leftChars="0" w:firstLineChars="0"/>
              <w:textDirection w:val="lrTb"/>
              <w:rPr>
                <w:b w:val="0"/>
                <w:i/>
                <w:iCs/>
                <w:sz w:val="24"/>
                <w:szCs w:val="24"/>
                <w:lang w:val="en-GB"/>
              </w:rPr>
            </w:pPr>
            <w:r w:rsidRPr="2324063E">
              <w:rPr>
                <w:b w:val="0"/>
                <w:sz w:val="24"/>
                <w:szCs w:val="24"/>
                <w:lang w:val="en-GB"/>
              </w:rPr>
              <w:t>Sh. Alawy Abzein</w:t>
            </w:r>
            <w:r w:rsidRPr="2324063E" w:rsidR="11A6EC07">
              <w:rPr>
                <w:b w:val="0"/>
                <w:sz w:val="24"/>
                <w:szCs w:val="24"/>
                <w:lang w:val="en-GB"/>
              </w:rPr>
              <w:t xml:space="preserve">, </w:t>
            </w:r>
            <w:r w:rsidRPr="2324063E" w:rsidR="11A6EC07">
              <w:rPr>
                <w:b w:val="0"/>
                <w:i/>
                <w:iCs/>
                <w:sz w:val="24"/>
                <w:szCs w:val="24"/>
                <w:lang w:val="en-GB"/>
              </w:rPr>
              <w:t>Swa</w:t>
            </w:r>
            <w:r w:rsidRPr="2324063E" w:rsidR="1238D203">
              <w:rPr>
                <w:b w:val="0"/>
                <w:i/>
                <w:iCs/>
                <w:sz w:val="24"/>
                <w:szCs w:val="24"/>
                <w:lang w:val="en-GB"/>
              </w:rPr>
              <w:t>hili Culture Advisor</w:t>
            </w:r>
          </w:p>
          <w:p w:rsidR="277DE50A" w:rsidP="2324063E" w:rsidRDefault="277DE50A" w14:paraId="3565E9CE" w14:textId="1E705DD5">
            <w:pPr>
              <w:spacing w:line="240" w:lineRule="auto"/>
              <w:ind w:left="0" w:hanging="2"/>
              <w:textDirection w:val="lrTb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tcMar/>
          </w:tcPr>
          <w:p w:rsidR="5763EBA3" w:rsidP="24EF1317" w:rsidRDefault="68ABBAB5" w14:paraId="79221A7B" w14:textId="1CC8298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hanging="2"/>
              <w:jc w:val="left"/>
            </w:pPr>
            <w:r w:rsidRPr="24EF1317" w:rsidR="09251FA7">
              <w:rPr>
                <w:b w:val="1"/>
                <w:bCs w:val="1"/>
                <w:sz w:val="24"/>
                <w:szCs w:val="24"/>
              </w:rPr>
              <w:t xml:space="preserve">Launch Event 1 </w:t>
            </w:r>
            <w:r w:rsidRPr="24EF1317" w:rsidR="4EBDD8B9">
              <w:rPr>
                <w:b w:val="1"/>
                <w:bCs w:val="1"/>
                <w:sz w:val="24"/>
                <w:szCs w:val="24"/>
              </w:rPr>
              <w:t xml:space="preserve">(10:30- </w:t>
            </w:r>
            <w:r w:rsidRPr="24EF1317" w:rsidR="33DB677A">
              <w:rPr>
                <w:b w:val="1"/>
                <w:bCs w:val="1"/>
                <w:sz w:val="24"/>
                <w:szCs w:val="24"/>
              </w:rPr>
              <w:t>1:00 pm</w:t>
            </w:r>
            <w:r w:rsidRPr="24EF1317" w:rsidR="4EBDD8B9">
              <w:rPr>
                <w:b w:val="1"/>
                <w:bCs w:val="1"/>
                <w:sz w:val="24"/>
                <w:szCs w:val="24"/>
              </w:rPr>
              <w:t>)</w:t>
            </w:r>
          </w:p>
          <w:p w:rsidR="5763EBA3" w:rsidP="24EF1317" w:rsidRDefault="68ABBAB5" w14:paraId="0B2C90F9" w14:textId="1478AE27">
            <w:pPr>
              <w:spacing w:after="0" w:line="240" w:lineRule="auto"/>
              <w:ind w:left="0" w:hanging="2"/>
              <w:textDirection w:val="lrTb"/>
              <w:rPr>
                <w:color w:val="1F1F1F"/>
                <w:sz w:val="24"/>
                <w:szCs w:val="24"/>
              </w:rPr>
            </w:pPr>
            <w:r w:rsidRPr="24EF1317" w:rsidR="09251FA7">
              <w:rPr>
                <w:sz w:val="24"/>
                <w:szCs w:val="24"/>
              </w:rPr>
              <w:t>Launch of Swahili Library</w:t>
            </w:r>
          </w:p>
          <w:p w:rsidR="5763EBA3" w:rsidP="2324063E" w:rsidRDefault="68ABBAB5" w14:paraId="59694D8C" w14:textId="1B302039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>
              <w:rPr>
                <w:sz w:val="24"/>
                <w:szCs w:val="24"/>
              </w:rPr>
              <w:t>: Swahili Culture</w:t>
            </w:r>
          </w:p>
          <w:p w:rsidR="5763EBA3" w:rsidP="2324063E" w:rsidRDefault="68ABBAB5" w14:paraId="41C49328" w14:textId="5B659F5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>Moderator:</w:t>
            </w:r>
          </w:p>
          <w:p w:rsidR="5763EBA3" w:rsidP="2324063E" w:rsidRDefault="5763EBA3" w14:paraId="54F5B76E" w14:textId="41A8168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="5763EBA3" w:rsidP="2324063E" w:rsidRDefault="68ABBAB5" w14:paraId="4D876D95" w14:textId="2799BEB6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5763EBA3" w:rsidP="24EF1317" w:rsidRDefault="68ABBAB5" w14:paraId="5D79FCF4" w14:textId="186F70E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24EF1317" w:rsidR="09251FA7">
              <w:rPr>
                <w:sz w:val="24"/>
                <w:szCs w:val="24"/>
              </w:rPr>
              <w:t>H.</w:t>
            </w:r>
            <w:r w:rsidRPr="24EF1317" w:rsidR="09251FA7">
              <w:rPr>
                <w:sz w:val="24"/>
                <w:szCs w:val="24"/>
              </w:rPr>
              <w:t xml:space="preserve">E. Sultan Hajiyev, </w:t>
            </w:r>
            <w:r w:rsidRPr="24EF1317" w:rsidR="09251FA7">
              <w:rPr>
                <w:i w:val="1"/>
                <w:iCs w:val="1"/>
                <w:sz w:val="24"/>
                <w:szCs w:val="24"/>
              </w:rPr>
              <w:t>Ambassador Extraordinary and Plenipotentiary of Azerbaijan to Kenya</w:t>
            </w:r>
          </w:p>
          <w:p w:rsidR="5763EBA3" w:rsidP="24EF1317" w:rsidRDefault="68ABBAB5" w14:paraId="69B249DB" w14:textId="55CFF09C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i w:val="1"/>
                <w:iCs w:val="1"/>
                <w:sz w:val="24"/>
                <w:szCs w:val="24"/>
              </w:rPr>
            </w:pPr>
            <w:r w:rsidRPr="24EF1317" w:rsidR="129D1679">
              <w:rPr>
                <w:i w:val="1"/>
                <w:iCs w:val="1"/>
                <w:sz w:val="24"/>
                <w:szCs w:val="24"/>
              </w:rPr>
              <w:t>Na</w:t>
            </w:r>
            <w:r w:rsidRPr="24EF1317" w:rsidR="129D1679">
              <w:rPr>
                <w:i w:val="1"/>
                <w:iCs w:val="1"/>
                <w:sz w:val="24"/>
                <w:szCs w:val="24"/>
              </w:rPr>
              <w:t xml:space="preserve">tional </w:t>
            </w:r>
            <w:r w:rsidRPr="24EF1317" w:rsidR="09251FA7">
              <w:rPr>
                <w:i w:val="1"/>
                <w:iCs w:val="1"/>
                <w:sz w:val="24"/>
                <w:szCs w:val="24"/>
              </w:rPr>
              <w:t>Museums of Kenya</w:t>
            </w:r>
          </w:p>
          <w:p w:rsidR="5763EBA3" w:rsidP="5763EBA3" w:rsidRDefault="5763EBA3" w14:paraId="62E38F18" w14:textId="75E5AAED">
            <w:pPr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113B0C" w:rsidTr="24EF1317" w14:paraId="7D98372A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68D0E7C2" w14:paraId="400804F4" w14:textId="6C3ADAC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4EF1317" w:rsidR="1BABE893">
              <w:rPr>
                <w:sz w:val="24"/>
                <w:szCs w:val="24"/>
              </w:rPr>
              <w:t>11:</w:t>
            </w:r>
            <w:r w:rsidRPr="24EF1317" w:rsidR="6E1C04A1">
              <w:rPr>
                <w:sz w:val="24"/>
                <w:szCs w:val="24"/>
              </w:rPr>
              <w:t>45</w:t>
            </w:r>
            <w:r w:rsidRPr="24EF1317" w:rsidR="1BABE893">
              <w:rPr>
                <w:sz w:val="24"/>
                <w:szCs w:val="24"/>
              </w:rPr>
              <w:t xml:space="preserve"> am–1:00 pm</w:t>
            </w:r>
          </w:p>
        </w:tc>
        <w:tc>
          <w:tcPr>
            <w:tcW w:w="3544" w:type="dxa"/>
            <w:tcMar/>
          </w:tcPr>
          <w:p w:rsidR="4F567995" w:rsidP="24EF1317" w:rsidRDefault="4F567995" w14:paraId="3D4BDB8D" w14:textId="7157ED8C">
            <w:pPr>
              <w:spacing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24EF1317" w:rsidR="5F8732E6">
              <w:rPr>
                <w:b w:val="1"/>
                <w:bCs w:val="1"/>
                <w:sz w:val="24"/>
                <w:szCs w:val="24"/>
              </w:rPr>
              <w:t>Fireside Chat</w:t>
            </w:r>
            <w:r w:rsidRPr="24EF1317" w:rsidR="27691579">
              <w:rPr>
                <w:b w:val="1"/>
                <w:bCs w:val="1"/>
                <w:sz w:val="24"/>
                <w:szCs w:val="24"/>
              </w:rPr>
              <w:t xml:space="preserve"> 1</w:t>
            </w:r>
          </w:p>
          <w:p w:rsidR="4F567995" w:rsidP="2324063E" w:rsidRDefault="4F567995" w14:paraId="00939AA6" w14:textId="781A883E">
            <w:pPr>
              <w:spacing w:line="240" w:lineRule="auto"/>
              <w:ind w:left="0" w:hanging="2"/>
              <w:textDirection w:val="lrTb"/>
            </w:pPr>
            <w:r w:rsidRPr="24EF1317" w:rsidR="5F8732E6">
              <w:rPr>
                <w:b w:val="1"/>
                <w:bCs w:val="1"/>
                <w:sz w:val="24"/>
                <w:szCs w:val="24"/>
              </w:rPr>
              <w:t xml:space="preserve">Topic: </w:t>
            </w:r>
            <w:r w:rsidRPr="24EF1317" w:rsidR="5F8732E6">
              <w:rPr>
                <w:color w:val="000000" w:themeColor="text1" w:themeTint="FF" w:themeShade="FF"/>
                <w:sz w:val="24"/>
                <w:szCs w:val="24"/>
              </w:rPr>
              <w:t>The Coast We Have: Unlocking Our Resources, Creating Our Future.</w:t>
            </w:r>
          </w:p>
          <w:p w:rsidR="58EE6AB5" w:rsidP="24EF1317" w:rsidRDefault="58EE6AB5" w14:paraId="4AF97385" w14:textId="64600DE9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24EF1317" w:rsidR="58EE6AB5">
              <w:rPr>
                <w:b w:val="1"/>
                <w:bCs w:val="1"/>
                <w:sz w:val="24"/>
                <w:szCs w:val="24"/>
              </w:rPr>
              <w:t>Venue</w:t>
            </w:r>
            <w:r w:rsidRPr="24EF1317" w:rsidR="58EE6AB5">
              <w:rPr>
                <w:sz w:val="24"/>
                <w:szCs w:val="24"/>
              </w:rPr>
              <w:t>: Main Arena</w:t>
            </w:r>
          </w:p>
          <w:p w:rsidR="4F567995" w:rsidP="2324063E" w:rsidRDefault="4F567995" w14:paraId="18DECD49" w14:textId="0ED10013">
            <w:pPr>
              <w:spacing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>
              <w:rPr>
                <w:sz w:val="24"/>
                <w:szCs w:val="24"/>
              </w:rPr>
              <w:t>M’mbetsa Ngome</w:t>
            </w:r>
            <w:r w:rsidRPr="2324063E" w:rsidR="19C3A2D3">
              <w:rPr>
                <w:sz w:val="24"/>
                <w:szCs w:val="24"/>
              </w:rPr>
              <w:t xml:space="preserve">, </w:t>
            </w:r>
            <w:r w:rsidRPr="2324063E" w:rsidR="19C3A2D3">
              <w:rPr>
                <w:i/>
                <w:iCs/>
                <w:sz w:val="24"/>
                <w:szCs w:val="24"/>
              </w:rPr>
              <w:t xml:space="preserve">Assistant Program Manager, Swahilipot Hub Foundation </w:t>
            </w:r>
          </w:p>
          <w:p w:rsidR="4F567995" w:rsidP="2324063E" w:rsidRDefault="4F567995" w14:paraId="69EF19A8" w14:textId="038F1B95">
            <w:pPr>
              <w:spacing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Panelists:</w:t>
            </w:r>
          </w:p>
          <w:p w:rsidR="4F567995" w:rsidP="24EF1317" w:rsidRDefault="4F567995" w14:paraId="0815ACA1" w14:textId="60D2D008">
            <w:pPr>
              <w:pStyle w:val="ListParagraph"/>
              <w:numPr>
                <w:ilvl w:val="0"/>
                <w:numId w:val="7"/>
              </w:numPr>
              <w:spacing w:line="240" w:lineRule="auto"/>
              <w:ind/>
              <w:textDirection w:val="lrTb"/>
              <w:rPr>
                <w:sz w:val="24"/>
                <w:szCs w:val="24"/>
              </w:rPr>
            </w:pPr>
            <w:r w:rsidRPr="24EF1317" w:rsidR="5F8732E6">
              <w:rPr>
                <w:sz w:val="24"/>
                <w:szCs w:val="24"/>
              </w:rPr>
              <w:t>Dr. Mwanasiti</w:t>
            </w:r>
            <w:r w:rsidRPr="24EF1317" w:rsidR="06A7498D">
              <w:rPr>
                <w:sz w:val="24"/>
                <w:szCs w:val="24"/>
              </w:rPr>
              <w:t xml:space="preserve"> Mohamed</w:t>
            </w:r>
            <w:r w:rsidRPr="24EF1317" w:rsidR="5F8732E6">
              <w:rPr>
                <w:sz w:val="24"/>
                <w:szCs w:val="24"/>
              </w:rPr>
              <w:t xml:space="preserve"> Bendera, </w:t>
            </w:r>
            <w:r w:rsidRPr="24EF1317" w:rsidR="5F8732E6">
              <w:rPr>
                <w:i w:val="1"/>
                <w:iCs w:val="1"/>
                <w:sz w:val="24"/>
                <w:szCs w:val="24"/>
              </w:rPr>
              <w:t>Ag. Managing Director, CDA.</w:t>
            </w:r>
          </w:p>
          <w:p w:rsidR="4F567995" w:rsidP="24EF1317" w:rsidRDefault="4F567995" w14:paraId="6006DCF9" w14:textId="47DC493F">
            <w:pPr>
              <w:pStyle w:val="ListParagraph"/>
              <w:numPr>
                <w:ilvl w:val="0"/>
                <w:numId w:val="7"/>
              </w:numPr>
              <w:spacing w:line="240" w:lineRule="auto"/>
              <w:ind/>
              <w:textDirection w:val="lrTb"/>
              <w:rPr>
                <w:sz w:val="24"/>
                <w:szCs w:val="24"/>
              </w:rPr>
            </w:pPr>
            <w:r w:rsidRPr="24EF1317" w:rsidR="5F8732E6">
              <w:rPr>
                <w:sz w:val="24"/>
                <w:szCs w:val="24"/>
              </w:rPr>
              <w:t xml:space="preserve">Mr. Jamal Abdallah Kidiogo, </w:t>
            </w:r>
            <w:r w:rsidRPr="24EF1317" w:rsidR="5F8732E6">
              <w:rPr>
                <w:i w:val="1"/>
                <w:iCs w:val="1"/>
                <w:sz w:val="24"/>
                <w:szCs w:val="24"/>
              </w:rPr>
              <w:t>Founder</w:t>
            </w:r>
            <w:r w:rsidRPr="24EF1317" w:rsidR="3C5A1E77">
              <w:rPr>
                <w:i w:val="1"/>
                <w:iCs w:val="1"/>
                <w:sz w:val="24"/>
                <w:szCs w:val="24"/>
              </w:rPr>
              <w:t>,</w:t>
            </w:r>
            <w:r w:rsidRPr="24EF1317" w:rsidR="5F8732E6">
              <w:rPr>
                <w:i w:val="1"/>
                <w:iCs w:val="1"/>
                <w:sz w:val="24"/>
                <w:szCs w:val="24"/>
              </w:rPr>
              <w:t xml:space="preserve"> Smart Move Community</w:t>
            </w:r>
          </w:p>
          <w:p w:rsidR="2324063E" w:rsidP="2324063E" w:rsidRDefault="2324063E" w14:paraId="26D07C0B" w14:textId="1AC799C8">
            <w:pPr>
              <w:ind w:left="0" w:hanging="2"/>
              <w:textDirection w:val="lrTb"/>
              <w:rPr>
                <w:lang w:val="en-GB"/>
              </w:rPr>
            </w:pPr>
          </w:p>
          <w:p w:rsidRPr="00113B0C" w:rsidR="00113B0C" w:rsidP="0E792681" w:rsidRDefault="00113B0C" w14:paraId="0EB2D4BE" w14:textId="1BC8BB9B">
            <w:pPr>
              <w:pStyle w:val="Heading1"/>
              <w:suppressAutoHyphens w:val="0"/>
              <w:spacing w:before="0" w:after="0" w:line="276" w:lineRule="auto"/>
              <w:ind w:leftChars="0" w:firstLineChars="0"/>
              <w:textDirection w:val="lrTb"/>
              <w:textAlignment w:val="auto"/>
              <w:rPr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3544" w:type="dxa"/>
            <w:vMerge/>
            <w:tcMar/>
          </w:tcPr>
          <w:p w:rsidR="00A77AF7" w:rsidRDefault="00A77AF7" w14:paraId="0EA50068" w14:textId="77777777">
            <w:pPr>
              <w:ind w:left="0" w:hanging="2"/>
              <w:textDirection w:val="lrTb"/>
            </w:pPr>
          </w:p>
        </w:tc>
      </w:tr>
      <w:tr w:rsidRPr="00E372AA" w:rsidR="00113B0C" w:rsidTr="24EF1317" w14:paraId="379239F5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68D0E7C2" w14:paraId="714A6EF0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- 1:45 PM</w:t>
            </w:r>
          </w:p>
        </w:tc>
        <w:tc>
          <w:tcPr>
            <w:tcW w:w="7088" w:type="dxa"/>
            <w:gridSpan w:val="2"/>
            <w:tcMar/>
          </w:tcPr>
          <w:p w:rsidRPr="00E372AA" w:rsidR="00113B0C" w:rsidP="0E792681" w:rsidRDefault="2F030BAE" w14:paraId="4F8EE273" w14:textId="4D41543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113B0C" w:rsidTr="24EF1317" w14:paraId="00967DA3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2E5F0892" w14:paraId="2305F612" w14:textId="18BA76B9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</w:t>
            </w:r>
            <w:r w:rsidRPr="0E792681" w:rsidR="68D0E7C2">
              <w:rPr>
                <w:sz w:val="24"/>
                <w:szCs w:val="24"/>
              </w:rPr>
              <w:t>:</w:t>
            </w:r>
            <w:r w:rsidRPr="0E792681" w:rsidR="1F34A612">
              <w:rPr>
                <w:sz w:val="24"/>
                <w:szCs w:val="24"/>
              </w:rPr>
              <w:t>4</w:t>
            </w:r>
            <w:r w:rsidRPr="0E792681" w:rsidR="68D0E7C2">
              <w:rPr>
                <w:sz w:val="24"/>
                <w:szCs w:val="24"/>
              </w:rPr>
              <w:t xml:space="preserve">5 PM- 3:30 PM </w:t>
            </w:r>
          </w:p>
        </w:tc>
        <w:tc>
          <w:tcPr>
            <w:tcW w:w="7088" w:type="dxa"/>
            <w:gridSpan w:val="2"/>
            <w:tcMar/>
          </w:tcPr>
          <w:p w:rsidRPr="00695D44" w:rsidR="00113B0C" w:rsidP="24EF1317" w:rsidRDefault="1253FFE1" w14:paraId="7EF7A1D2" w14:textId="144FBFBA">
            <w:pPr>
              <w:pStyle w:val="Heading1"/>
              <w:spacing w:before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24EF1317" w:rsidR="637FA288">
              <w:rPr>
                <w:rFonts w:ascii="Calibri" w:hAnsi="Calibri" w:eastAsia="Calibri" w:cs="Calibri"/>
                <w:sz w:val="24"/>
                <w:szCs w:val="24"/>
                <w:lang w:val="en-GB"/>
              </w:rPr>
              <w:t>Plenary</w:t>
            </w:r>
            <w:r w:rsidRPr="24EF1317" w:rsidR="41017648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3</w:t>
            </w:r>
          </w:p>
          <w:p w:rsidRPr="00113B0C" w:rsidR="00113B0C" w:rsidP="24EF1317" w:rsidRDefault="1B99D68D" w14:paraId="1322266B" w14:textId="6326A51F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24EF1317" w:rsidR="43B82392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GB"/>
              </w:rPr>
              <w:t>Topic:</w:t>
            </w:r>
            <w:r w:rsidRPr="24EF1317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The </w:t>
            </w:r>
            <w:r w:rsidRPr="24EF1317" w:rsidR="420B8AF3">
              <w:rPr>
                <w:rFonts w:ascii="Calibri" w:hAnsi="Calibri" w:eastAsia="Calibri" w:cs="Calibri"/>
                <w:sz w:val="24"/>
                <w:szCs w:val="24"/>
                <w:lang w:val="en-GB"/>
              </w:rPr>
              <w:t>10-year</w:t>
            </w:r>
            <w:r w:rsidRPr="24EF1317" w:rsidR="44254934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</w:t>
            </w:r>
            <w:r w:rsidRPr="24EF1317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>journey</w:t>
            </w:r>
            <w:r w:rsidRPr="24EF1317" w:rsidR="741C6261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: </w:t>
            </w:r>
            <w:r w:rsidRPr="24EF1317" w:rsidR="3373AD7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H</w:t>
            </w:r>
            <w:r w:rsidRPr="24EF1317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>ow</w:t>
            </w:r>
            <w:r w:rsidRPr="24EF1317" w:rsidR="08A7181B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the Swahilipot journey transformation</w:t>
            </w:r>
            <w:r w:rsidRPr="24EF1317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was built from the ground up</w:t>
            </w:r>
          </w:p>
          <w:p w:rsidR="6C61F090" w:rsidP="24EF1317" w:rsidRDefault="6C61F090" w14:paraId="58C8C9BC" w14:textId="26A4B23D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24EF1317" w:rsidR="2C93F86A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GB"/>
              </w:rPr>
              <w:t>Venue</w:t>
            </w:r>
            <w:r w:rsidRPr="24EF1317" w:rsidR="2C93F86A">
              <w:rPr>
                <w:rFonts w:ascii="Calibri" w:hAnsi="Calibri" w:eastAsia="Calibri" w:cs="Calibri"/>
                <w:sz w:val="24"/>
                <w:szCs w:val="24"/>
                <w:lang w:val="en-GB"/>
              </w:rPr>
              <w:t>: Main Arena</w:t>
            </w:r>
          </w:p>
          <w:p w:rsidRPr="00113B0C" w:rsidR="00113B0C" w:rsidP="24EF1317" w:rsidRDefault="12AB9BC0" w14:paraId="7F4C0399" w14:textId="493E4D7B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</w:pPr>
            <w:r w:rsidRPr="24EF1317" w:rsidR="7223F4CD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Moderator: </w:t>
            </w:r>
            <w:r w:rsidRPr="24EF1317" w:rsidR="7C5839AF">
              <w:rPr>
                <w:rFonts w:ascii="Calibri" w:hAnsi="Calibri" w:eastAsia="Calibri" w:cs="Calibri"/>
                <w:b w:val="0"/>
                <w:bCs w:val="0"/>
                <w:sz w:val="24"/>
                <w:szCs w:val="24"/>
                <w:lang w:val="en-GB"/>
              </w:rPr>
              <w:t>Ohms Law Montana</w:t>
            </w:r>
            <w:r w:rsidRPr="24EF1317" w:rsidR="72B15051">
              <w:rPr>
                <w:rFonts w:ascii="Calibri" w:hAnsi="Calibri" w:eastAsia="Calibri" w:cs="Calibri"/>
                <w:b w:val="0"/>
                <w:bCs w:val="0"/>
                <w:sz w:val="24"/>
                <w:szCs w:val="24"/>
                <w:lang w:val="en-GB"/>
              </w:rPr>
              <w:t xml:space="preserve">, </w:t>
            </w:r>
            <w:r w:rsidRPr="24EF1317" w:rsidR="72B1505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Poet, Rapper. </w:t>
            </w:r>
          </w:p>
          <w:p w:rsidRPr="00113B0C" w:rsidR="00113B0C" w:rsidP="24EF1317" w:rsidRDefault="00113B0C" w14:paraId="3CB33FD9" w14:textId="47926FE6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</w:p>
          <w:p w:rsidRPr="00113B0C" w:rsidR="00113B0C" w:rsidP="24EF1317" w:rsidRDefault="12AB9BC0" w14:paraId="63C655FD" w14:textId="17F3DD0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24EF1317" w:rsidR="7223F4CD">
              <w:rPr>
                <w:rFonts w:ascii="Calibri" w:hAnsi="Calibri" w:eastAsia="Calibri" w:cs="Calibri"/>
                <w:sz w:val="24"/>
                <w:szCs w:val="24"/>
                <w:lang w:val="en-GB"/>
              </w:rPr>
              <w:t>Keynote Address:</w:t>
            </w:r>
          </w:p>
          <w:p w:rsidR="36ED8F76" w:rsidP="24EF1317" w:rsidRDefault="04077155" w14:paraId="487BE56B" w14:textId="194105C5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4EF1317" w:rsidR="75A3219C">
              <w:rPr>
                <w:rFonts w:ascii="Calibri" w:hAnsi="Calibri" w:eastAsia="Calibri" w:cs="Calibri"/>
                <w:sz w:val="24"/>
                <w:szCs w:val="24"/>
              </w:rPr>
              <w:t>Mr. At</w:t>
            </w:r>
            <w:r w:rsidRPr="24EF1317" w:rsidR="75A3219C">
              <w:rPr>
                <w:rFonts w:ascii="Calibri" w:hAnsi="Calibri" w:eastAsia="Calibri" w:cs="Calibri"/>
                <w:sz w:val="24"/>
                <w:szCs w:val="24"/>
              </w:rPr>
              <w:t xml:space="preserve">rash Ali, Senior </w:t>
            </w:r>
            <w:r w:rsidRPr="24EF1317" w:rsidR="75A3219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Advisor, Conrad N. Hilton Foundation</w:t>
            </w:r>
          </w:p>
          <w:p w:rsidR="36ED8F76" w:rsidP="24EF1317" w:rsidRDefault="04077155" w14:paraId="254EEB82" w14:textId="49CABF01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  <w:r w:rsidRPr="24EF1317" w:rsidR="0B74D113">
              <w:rPr>
                <w:rFonts w:ascii="Calibri" w:hAnsi="Calibri" w:eastAsia="Calibri" w:cs="Calibri"/>
                <w:sz w:val="24"/>
                <w:szCs w:val="24"/>
              </w:rPr>
              <w:t>Mr. Alvin Kayonga</w:t>
            </w:r>
            <w:r w:rsidRPr="24EF1317" w:rsidR="3AD11FA9">
              <w:rPr>
                <w:rFonts w:ascii="Calibri" w:hAnsi="Calibri" w:eastAsia="Calibri" w:cs="Calibri"/>
                <w:sz w:val="24"/>
                <w:szCs w:val="24"/>
              </w:rPr>
              <w:t xml:space="preserve">, </w:t>
            </w:r>
            <w:r w:rsidRPr="24EF1317" w:rsidR="3AD11FA9">
              <w:rPr>
                <w:rFonts w:ascii="Calibri" w:hAnsi="Calibri" w:eastAsia="Calibri" w:cs="Calibri"/>
                <w:i w:val="1"/>
                <w:iCs w:val="1"/>
                <w:noProof w:val="0"/>
                <w:sz w:val="24"/>
                <w:szCs w:val="24"/>
                <w:lang w:val="en-US"/>
              </w:rPr>
              <w:t>Africa Regional Lead (GOYN), Global Development Incubator Africa</w:t>
            </w:r>
          </w:p>
          <w:p w:rsidR="36ED8F76" w:rsidP="24EF1317" w:rsidRDefault="04077155" w14:paraId="16C0F084" w14:textId="4896CCDA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  <w:r w:rsidRPr="24EF1317" w:rsidR="7A4CF4CB">
              <w:rPr>
                <w:rFonts w:ascii="Calibri" w:hAnsi="Calibri" w:eastAsia="Calibri" w:cs="Calibri"/>
                <w:sz w:val="24"/>
                <w:szCs w:val="24"/>
              </w:rPr>
              <w:t xml:space="preserve">Prof. Jostinah Wawasi </w:t>
            </w:r>
            <w:r w:rsidRPr="24EF1317" w:rsidR="7A4CF4CB">
              <w:rPr>
                <w:rFonts w:ascii="Calibri" w:hAnsi="Calibri" w:eastAsia="Calibri" w:cs="Calibri"/>
                <w:sz w:val="24"/>
                <w:szCs w:val="24"/>
              </w:rPr>
              <w:t>Mwang’ombe</w:t>
            </w:r>
            <w:r w:rsidRPr="24EF1317" w:rsidR="253E19CA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24EF1317" w:rsidR="785D96E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24EF1317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SSP</w:t>
            </w:r>
            <w:r w:rsidRPr="24EF1317" w:rsidR="5A24ED2C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24EF1317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OGW</w:t>
            </w:r>
            <w:r w:rsidRPr="24EF1317" w:rsidR="4E113009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24EF1317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Phd.con</w:t>
            </w:r>
          </w:p>
          <w:p w:rsidRPr="00113B0C" w:rsidR="00113B0C" w:rsidP="24EF1317" w:rsidRDefault="336D290E" w14:paraId="5B5CD274" w14:textId="06A428CA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24EF1317" w:rsidR="2BBAF93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Pa</w:t>
            </w:r>
            <w:r w:rsidRPr="24EF1317" w:rsidR="56F1BA17">
              <w:rPr>
                <w:rFonts w:ascii="Calibri" w:hAnsi="Calibri" w:eastAsia="Calibri" w:cs="Calibri"/>
                <w:sz w:val="24"/>
                <w:szCs w:val="24"/>
                <w:lang w:val="en-GB"/>
              </w:rPr>
              <w:t>rtners</w:t>
            </w:r>
            <w:r w:rsidRPr="24EF1317" w:rsidR="2BBAF93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:</w:t>
            </w:r>
          </w:p>
          <w:p w:rsidRPr="00113B0C" w:rsidR="00113B0C" w:rsidP="24EF1317" w:rsidRDefault="3D22131E" w14:paraId="78B1BC5E" w14:textId="7C83CDA6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24EF1317" w:rsidR="046541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>Rajab Salim</w:t>
            </w:r>
            <w:r w:rsidRPr="24EF1317" w:rsidR="79C10A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, </w:t>
            </w:r>
            <w:r w:rsidRPr="24EF1317" w:rsidR="77960BE1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Community &amp; Operations Associate, Baraza Media Lab</w:t>
            </w:r>
          </w:p>
          <w:p w:rsidRPr="00113B0C" w:rsidR="00113B0C" w:rsidP="24EF1317" w:rsidRDefault="3D22131E" w14:paraId="4D888776" w14:textId="23CA396A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24EF1317" w:rsidR="046541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>Joab</w:t>
            </w:r>
            <w:r w:rsidRPr="24EF1317" w:rsidR="2CDE8CB7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</w:t>
            </w:r>
            <w:r w:rsidRPr="24EF1317" w:rsidR="0AB611C4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Kose, </w:t>
            </w:r>
            <w:r w:rsidRPr="24EF1317" w:rsidR="0AB611C4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Head of Technology</w:t>
            </w:r>
            <w:r w:rsidRPr="24EF1317" w:rsidR="202B01D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,</w:t>
            </w:r>
            <w:r w:rsidRPr="24EF1317" w:rsidR="0AB611C4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 xml:space="preserve"> Swahilipot</w:t>
            </w:r>
          </w:p>
          <w:p w:rsidRPr="00113B0C" w:rsidR="00113B0C" w:rsidP="24EF1317" w:rsidRDefault="3D22131E" w14:paraId="4B3D0FDD" w14:textId="024C7D12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24EF1317" w:rsidR="568970F5">
              <w:rPr>
                <w:rFonts w:ascii="Calibri" w:hAnsi="Calibri" w:eastAsia="Calibri" w:cs="Calibri"/>
                <w:sz w:val="24"/>
                <w:szCs w:val="24"/>
                <w:lang w:val="en-GB"/>
              </w:rPr>
              <w:t>Arafa Mohammed</w:t>
            </w:r>
            <w:r w:rsidRPr="24EF1317" w:rsidR="047FCA68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, </w:t>
            </w:r>
            <w:r w:rsidRPr="24EF1317" w:rsidR="047FCA68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Assistant Project Associate, Kilifi</w:t>
            </w:r>
          </w:p>
        </w:tc>
      </w:tr>
      <w:tr w:rsidRPr="00E372AA" w:rsidR="00113B0C" w:rsidTr="24EF1317" w14:paraId="4B9830AA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5D46253C" w14:paraId="285E7C5B" w14:textId="434BDBE4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 </w:t>
            </w:r>
            <w:r w:rsidRPr="0E792681" w:rsidR="68D0E7C2">
              <w:rPr>
                <w:sz w:val="24"/>
                <w:szCs w:val="24"/>
              </w:rPr>
              <w:t xml:space="preserve">3:30 PM- 5:00 PM </w:t>
            </w:r>
          </w:p>
        </w:tc>
        <w:tc>
          <w:tcPr>
            <w:tcW w:w="7088" w:type="dxa"/>
            <w:gridSpan w:val="2"/>
            <w:tcMar/>
          </w:tcPr>
          <w:p w:rsidR="6D551D2A" w:rsidP="0E792681" w:rsidRDefault="711200A2" w14:paraId="78693125" w14:textId="3412C879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  <w:lang w:val="en-GB"/>
              </w:rPr>
              <w:t xml:space="preserve">Plenary </w:t>
            </w:r>
            <w:r w:rsidRPr="0E792681" w:rsidR="01BC006A">
              <w:rPr>
                <w:b/>
                <w:bCs/>
                <w:sz w:val="24"/>
                <w:szCs w:val="24"/>
                <w:lang w:val="en-GB"/>
              </w:rPr>
              <w:t>4</w:t>
            </w:r>
          </w:p>
          <w:p w:rsidR="6D551D2A" w:rsidP="24EF1317" w:rsidRDefault="0CA3330B" w14:paraId="69490A8A" w14:textId="11CD17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left"/>
            </w:pPr>
            <w:r w:rsidRPr="24EF1317" w:rsidR="5E3DD4A9">
              <w:rPr>
                <w:b w:val="1"/>
                <w:bCs w:val="1"/>
                <w:sz w:val="24"/>
                <w:szCs w:val="24"/>
                <w:lang w:val="en-GB" w:eastAsia="zh-CN"/>
              </w:rPr>
              <w:t>Topic</w:t>
            </w:r>
            <w:r w:rsidRPr="24EF1317" w:rsidR="5E3DD4A9">
              <w:rPr>
                <w:sz w:val="24"/>
                <w:szCs w:val="24"/>
                <w:lang w:val="en-GB" w:eastAsia="zh-CN"/>
              </w:rPr>
              <w:t xml:space="preserve">: </w:t>
            </w:r>
            <w:r w:rsidRPr="24EF1317" w:rsidR="12C89D55">
              <w:rPr>
                <w:sz w:val="24"/>
                <w:szCs w:val="24"/>
                <w:lang w:val="en-GB"/>
              </w:rPr>
              <w:t xml:space="preserve">From Agency to </w:t>
            </w:r>
            <w:r w:rsidRPr="24EF1317" w:rsidR="655DCEB0">
              <w:rPr>
                <w:sz w:val="24"/>
                <w:szCs w:val="24"/>
                <w:lang w:val="en-GB"/>
              </w:rPr>
              <w:t>Livelihoods</w:t>
            </w:r>
            <w:r w:rsidRPr="24EF1317" w:rsidR="12C89D55">
              <w:rPr>
                <w:sz w:val="24"/>
                <w:szCs w:val="24"/>
                <w:lang w:val="en-GB"/>
              </w:rPr>
              <w:t>: Empowering Young People to Shape Their Economic Futures</w:t>
            </w:r>
            <w:r w:rsidRPr="24EF1317" w:rsidR="61AC35F0">
              <w:rPr>
                <w:sz w:val="24"/>
                <w:szCs w:val="24"/>
                <w:lang w:val="en-GB"/>
              </w:rPr>
              <w:t>.</w:t>
            </w:r>
          </w:p>
          <w:p w:rsidR="24EF1317" w:rsidP="24EF1317" w:rsidRDefault="24EF1317" w14:paraId="7A0A46AF" w14:textId="673AF01F">
            <w:pPr>
              <w:spacing w:after="0" w:line="240" w:lineRule="auto"/>
              <w:ind w:left="0" w:hanging="2"/>
              <w:rPr>
                <w:sz w:val="24"/>
                <w:szCs w:val="24"/>
                <w:lang w:val="en-GB"/>
              </w:rPr>
            </w:pPr>
          </w:p>
          <w:p w:rsidR="37199188" w:rsidP="0E792681" w:rsidRDefault="4BB94FC9" w14:paraId="17885BC6" w14:textId="15024BEF">
            <w:pPr>
              <w:ind w:left="0" w:hanging="2"/>
              <w:textDirection w:val="lrTb"/>
            </w:pPr>
            <w:r w:rsidRPr="5763EBA3">
              <w:rPr>
                <w:b/>
                <w:bCs/>
                <w:sz w:val="24"/>
                <w:szCs w:val="24"/>
                <w:lang w:val="en-GB"/>
              </w:rPr>
              <w:t>Venue</w:t>
            </w:r>
            <w:r w:rsidRPr="5763EBA3">
              <w:rPr>
                <w:sz w:val="24"/>
                <w:szCs w:val="24"/>
                <w:lang w:val="en-GB"/>
              </w:rPr>
              <w:t>: Main Arena</w:t>
            </w:r>
          </w:p>
          <w:p w:rsidR="0569465D" w:rsidP="5763EBA3" w:rsidRDefault="0569465D" w14:paraId="31B30EDC" w14:textId="6750529C">
            <w:pPr>
              <w:ind w:left="0" w:hanging="2"/>
              <w:textDirection w:val="lrTb"/>
            </w:pPr>
            <w:r w:rsidRPr="5763EBA3">
              <w:rPr>
                <w:b/>
                <w:bCs/>
                <w:sz w:val="24"/>
                <w:szCs w:val="24"/>
                <w:lang w:val="en-GB"/>
              </w:rPr>
              <w:t>Moderator</w:t>
            </w:r>
            <w:r w:rsidRPr="5763EBA3">
              <w:rPr>
                <w:sz w:val="24"/>
                <w:szCs w:val="24"/>
                <w:lang w:val="en-GB"/>
              </w:rPr>
              <w:t>: Zipporah Njoki</w:t>
            </w:r>
            <w:r w:rsidRPr="5763EBA3" w:rsidR="169148ED">
              <w:rPr>
                <w:sz w:val="24"/>
                <w:szCs w:val="24"/>
                <w:lang w:val="en-GB"/>
              </w:rPr>
              <w:t xml:space="preserve">, </w:t>
            </w:r>
            <w:r w:rsidRPr="5763EBA3" w:rsidR="169148ED">
              <w:rPr>
                <w:i/>
                <w:iCs/>
                <w:sz w:val="24"/>
                <w:szCs w:val="24"/>
                <w:lang w:val="en-GB"/>
              </w:rPr>
              <w:t>Community Mentor, Swahilipot Hub Foundation</w:t>
            </w:r>
          </w:p>
          <w:p w:rsidR="45C954A3" w:rsidP="0E792681" w:rsidRDefault="45C954A3" w14:paraId="70017289" w14:textId="2843CA0A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  <w:lang w:val="en-GB" w:eastAsia="zh-CN"/>
              </w:rPr>
            </w:pPr>
            <w:r w:rsidRPr="0E792681">
              <w:rPr>
                <w:b/>
                <w:bCs/>
                <w:sz w:val="24"/>
                <w:szCs w:val="24"/>
                <w:lang w:val="en-GB" w:eastAsia="zh-CN"/>
              </w:rPr>
              <w:t>Keynote:</w:t>
            </w:r>
          </w:p>
          <w:p w:rsidR="45C954A3" w:rsidP="2324063E" w:rsidRDefault="45C954A3" w14:paraId="4BEE1084" w14:textId="1FED4500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  <w:lang w:val="en-GB" w:eastAsia="zh-CN"/>
              </w:rPr>
            </w:pPr>
            <w:r w:rsidRPr="2324063E">
              <w:rPr>
                <w:sz w:val="24"/>
                <w:szCs w:val="24"/>
                <w:lang w:val="en-GB" w:eastAsia="zh-CN"/>
              </w:rPr>
              <w:t xml:space="preserve">Mahmoud Noor, </w:t>
            </w:r>
            <w:r w:rsidRPr="2324063E">
              <w:rPr>
                <w:i/>
                <w:iCs/>
                <w:sz w:val="24"/>
                <w:szCs w:val="24"/>
                <w:lang w:val="en-GB" w:eastAsia="zh-CN"/>
              </w:rPr>
              <w:t>Chief Mentor, Swahilipot Hub Foundation</w:t>
            </w:r>
          </w:p>
          <w:p w:rsidR="418D3B4B" w:rsidP="0E792681" w:rsidRDefault="418D3B4B" w14:paraId="4F1D41E5" w14:textId="45D47C26">
            <w:pPr>
              <w:ind w:left="0" w:hanging="2"/>
              <w:textDirection w:val="lrTb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  <w:lang w:val="en-GB"/>
              </w:rPr>
              <w:t>Pa</w:t>
            </w:r>
            <w:r w:rsidRPr="0E792681" w:rsidR="6DEA77F1">
              <w:rPr>
                <w:b/>
                <w:bCs/>
                <w:sz w:val="24"/>
                <w:szCs w:val="24"/>
                <w:lang w:val="en-GB"/>
              </w:rPr>
              <w:t>rtners</w:t>
            </w:r>
            <w:r w:rsidRPr="0E792681">
              <w:rPr>
                <w:b/>
                <w:bCs/>
                <w:sz w:val="24"/>
                <w:szCs w:val="24"/>
                <w:lang w:val="en-GB"/>
              </w:rPr>
              <w:t>:</w:t>
            </w:r>
          </w:p>
          <w:p w:rsidR="0E792681" w:rsidP="24EF1317" w:rsidRDefault="17952B21" w14:paraId="61D55EB5" w14:textId="6621FCE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24EF1317" w:rsidR="61AC35F0">
              <w:rPr>
                <w:sz w:val="24"/>
                <w:szCs w:val="24"/>
                <w:lang w:val="en-GB"/>
              </w:rPr>
              <w:t>Ke</w:t>
            </w:r>
            <w:r w:rsidRPr="24EF1317" w:rsidR="61AC35F0">
              <w:rPr>
                <w:sz w:val="24"/>
                <w:szCs w:val="24"/>
                <w:lang w:val="en-GB"/>
              </w:rPr>
              <w:t>n</w:t>
            </w:r>
            <w:r w:rsidRPr="24EF1317" w:rsidR="61AC35F0">
              <w:rPr>
                <w:sz w:val="24"/>
                <w:szCs w:val="24"/>
                <w:lang w:val="en-GB"/>
              </w:rPr>
              <w:t xml:space="preserve">nedy </w:t>
            </w:r>
            <w:r w:rsidRPr="24EF1317" w:rsidR="61AC35F0">
              <w:rPr>
                <w:sz w:val="24"/>
                <w:szCs w:val="24"/>
                <w:lang w:val="en-GB"/>
              </w:rPr>
              <w:t>Omondi</w:t>
            </w:r>
            <w:r w:rsidRPr="24EF1317" w:rsidR="51A45917">
              <w:rPr>
                <w:sz w:val="24"/>
                <w:szCs w:val="24"/>
                <w:lang w:val="en-GB"/>
              </w:rPr>
              <w:t>,</w:t>
            </w:r>
            <w:r w:rsidRPr="24EF1317" w:rsidR="51A45917">
              <w:rPr>
                <w:i w:val="1"/>
                <w:iCs w:val="1"/>
                <w:sz w:val="24"/>
                <w:szCs w:val="24"/>
                <w:lang w:val="en-GB"/>
              </w:rPr>
              <w:t xml:space="preserve"> ED </w:t>
            </w:r>
            <w:r w:rsidRPr="24EF1317" w:rsidR="51A45917">
              <w:rPr>
                <w:i w:val="1"/>
                <w:iCs w:val="1"/>
                <w:sz w:val="24"/>
                <w:szCs w:val="24"/>
                <w:lang w:val="en-GB"/>
              </w:rPr>
              <w:t>M</w:t>
            </w:r>
            <w:r w:rsidRPr="24EF1317" w:rsidR="51A45917">
              <w:rPr>
                <w:i w:val="1"/>
                <w:iCs w:val="1"/>
                <w:sz w:val="24"/>
                <w:szCs w:val="24"/>
                <w:lang w:val="en-GB"/>
              </w:rPr>
              <w:t>izizi</w:t>
            </w:r>
            <w:r w:rsidRPr="24EF1317" w:rsidR="51A45917">
              <w:rPr>
                <w:i w:val="1"/>
                <w:iCs w:val="1"/>
                <w:sz w:val="24"/>
                <w:szCs w:val="24"/>
                <w:lang w:val="en-GB"/>
              </w:rPr>
              <w:t xml:space="preserve"> </w:t>
            </w:r>
            <w:r w:rsidRPr="24EF1317" w:rsidR="51A45917">
              <w:rPr>
                <w:i w:val="1"/>
                <w:iCs w:val="1"/>
                <w:sz w:val="24"/>
                <w:szCs w:val="24"/>
                <w:lang w:val="en-GB"/>
              </w:rPr>
              <w:t>Youth Organization.</w:t>
            </w:r>
          </w:p>
          <w:p w:rsidR="0E792681" w:rsidP="24EF1317" w:rsidRDefault="17952B21" w14:paraId="161A4A7A" w14:textId="0F642F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24EF1317" w:rsidR="186DD70F">
              <w:rPr>
                <w:sz w:val="24"/>
                <w:szCs w:val="24"/>
                <w:lang w:val="en-GB"/>
              </w:rPr>
              <w:t xml:space="preserve">Salome </w:t>
            </w:r>
            <w:r w:rsidRPr="24EF1317" w:rsidR="186DD70F">
              <w:rPr>
                <w:sz w:val="24"/>
                <w:szCs w:val="24"/>
                <w:lang w:val="en-GB"/>
              </w:rPr>
              <w:t>Mshai</w:t>
            </w:r>
            <w:r w:rsidRPr="24EF1317" w:rsidR="4DA8F515">
              <w:rPr>
                <w:sz w:val="24"/>
                <w:szCs w:val="24"/>
                <w:lang w:val="en-GB"/>
              </w:rPr>
              <w:t xml:space="preserve">, </w:t>
            </w:r>
            <w:r w:rsidRPr="24EF1317" w:rsidR="7825C3BC">
              <w:rPr>
                <w:i w:val="1"/>
                <w:iCs w:val="1"/>
                <w:sz w:val="24"/>
                <w:szCs w:val="24"/>
                <w:lang w:val="en-GB"/>
              </w:rPr>
              <w:t>Mentee Likoni</w:t>
            </w:r>
          </w:p>
          <w:p w:rsidR="0E792681" w:rsidP="24EF1317" w:rsidRDefault="17952B21" w14:paraId="44424625" w14:textId="2510AF0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24EF1317" w:rsidR="77E8A4CA">
              <w:rPr>
                <w:sz w:val="24"/>
                <w:szCs w:val="24"/>
              </w:rPr>
              <w:t>Mariam Abdalla Ali</w:t>
            </w:r>
            <w:r w:rsidRPr="24EF1317" w:rsidR="05017F0A">
              <w:rPr>
                <w:sz w:val="24"/>
                <w:szCs w:val="24"/>
              </w:rPr>
              <w:t xml:space="preserve">, </w:t>
            </w:r>
            <w:r w:rsidRPr="24EF1317" w:rsidR="22EB6EEC">
              <w:rPr>
                <w:i w:val="1"/>
                <w:iCs w:val="1"/>
                <w:sz w:val="24"/>
                <w:szCs w:val="24"/>
              </w:rPr>
              <w:t>Mentee Changamwe</w:t>
            </w:r>
          </w:p>
          <w:p w:rsidR="0E792681" w:rsidP="24EF1317" w:rsidRDefault="17952B21" w14:paraId="6D8B092D" w14:textId="40CCDA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24EF1317" w:rsidR="299A1F40">
              <w:rPr>
                <w:sz w:val="24"/>
                <w:szCs w:val="24"/>
                <w:lang w:val="en-GB"/>
              </w:rPr>
              <w:t xml:space="preserve">Solomon Kyembeni, </w:t>
            </w:r>
            <w:r w:rsidRPr="24EF1317" w:rsidR="22EB6EEC">
              <w:rPr>
                <w:i w:val="1"/>
                <w:iCs w:val="1"/>
                <w:sz w:val="24"/>
                <w:szCs w:val="24"/>
                <w:lang w:val="en-GB"/>
              </w:rPr>
              <w:t>Mentee Kilifi</w:t>
            </w:r>
          </w:p>
          <w:p w:rsidRPr="00E372AA" w:rsidR="00113B0C" w:rsidP="0E792681" w:rsidRDefault="00113B0C" w14:paraId="48ED1DAC" w14:textId="6094AE3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  <w:lang w:val="en-GB" w:eastAsia="zh-CN"/>
              </w:rPr>
            </w:pPr>
          </w:p>
        </w:tc>
      </w:tr>
      <w:tr w:rsidRPr="00E372AA" w:rsidR="00113B0C" w:rsidTr="24EF1317" w14:paraId="6953107C" w14:textId="77777777">
        <w:trPr>
          <w:trHeight w:val="420"/>
        </w:trPr>
        <w:tc>
          <w:tcPr>
            <w:tcW w:w="9351" w:type="dxa"/>
            <w:gridSpan w:val="3"/>
            <w:tcMar/>
          </w:tcPr>
          <w:p w:rsidRPr="00E372AA" w:rsidR="00113B0C" w:rsidP="0E792681" w:rsidRDefault="68D0E7C2" w14:paraId="7822C7AC" w14:textId="77777777">
            <w:pPr>
              <w:spacing w:after="0" w:line="240" w:lineRule="auto"/>
              <w:ind w:left="0" w:hanging="2"/>
              <w:jc w:val="center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End of Day 1</w:t>
            </w:r>
          </w:p>
        </w:tc>
      </w:tr>
    </w:tbl>
    <w:p w:rsidR="43DF1FA7" w:rsidP="0E792681" w:rsidRDefault="43DF1FA7" w14:paraId="3F5F6551" w14:textId="77CF8995">
      <w:pPr>
        <w:ind w:left="0" w:hanging="2"/>
        <w:rPr>
          <w:b/>
          <w:bCs/>
          <w:sz w:val="24"/>
          <w:szCs w:val="24"/>
        </w:rPr>
      </w:pPr>
    </w:p>
    <w:p w:rsidRPr="00E372AA" w:rsidR="00203B99" w:rsidP="0E792681" w:rsidRDefault="547D95D4" w14:paraId="308269AF" w14:textId="1E1CA854">
      <w:pPr>
        <w:ind w:left="0" w:leftChars="0" w:firstLine="0" w:firstLineChars="0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2:</w:t>
      </w:r>
      <w:r w:rsidRPr="0E792681">
        <w:rPr>
          <w:sz w:val="24"/>
          <w:szCs w:val="24"/>
        </w:rPr>
        <w:t xml:space="preserve"> </w:t>
      </w:r>
    </w:p>
    <w:p w:rsidRPr="00E372AA" w:rsidR="00203B99" w:rsidP="0E792681" w:rsidRDefault="547D95D4" w14:paraId="161D3DD0" w14:textId="4C725117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Theme</w:t>
      </w:r>
      <w:r w:rsidRPr="0E792681">
        <w:rPr>
          <w:sz w:val="24"/>
          <w:szCs w:val="24"/>
        </w:rPr>
        <w:t xml:space="preserve">: </w:t>
      </w:r>
    </w:p>
    <w:tbl>
      <w:tblPr>
        <w:tblpPr w:leftFromText="180" w:rightFromText="180" w:vertAnchor="page" w:horzAnchor="margin" w:tblpY="2476"/>
        <w:tblW w:w="988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1875"/>
        <w:gridCol w:w="2105"/>
        <w:gridCol w:w="1792"/>
        <w:gridCol w:w="1854"/>
      </w:tblGrid>
      <w:tr w:rsidRPr="00E372AA" w:rsidR="00203B99" w:rsidTr="24EF1317" w14:paraId="7DA6B457" w14:textId="77777777">
        <w:tc>
          <w:tcPr>
            <w:tcW w:w="2263" w:type="dxa"/>
            <w:tcMar/>
          </w:tcPr>
          <w:p w:rsidRPr="00E372AA" w:rsidR="00203B99" w:rsidP="0E792681" w:rsidRDefault="547D95D4" w14:paraId="7AD902DD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3E19F3A7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24EF1317" w14:paraId="69014FC1" w14:textId="77777777">
        <w:tc>
          <w:tcPr>
            <w:tcW w:w="2263" w:type="dxa"/>
            <w:tcMar/>
          </w:tcPr>
          <w:p w:rsidRPr="00E372AA" w:rsidR="00203B99" w:rsidP="0E792681" w:rsidRDefault="547D95D4" w14:paraId="7F6175BF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6DFED28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Pr="00E372AA" w:rsidR="00203B99" w:rsidTr="24EF1317" w14:paraId="5E022E36" w14:textId="77777777">
        <w:tc>
          <w:tcPr>
            <w:tcW w:w="2263" w:type="dxa"/>
            <w:tcMar/>
          </w:tcPr>
          <w:p w:rsidRPr="00E372AA" w:rsidR="00203B99" w:rsidP="0E792681" w:rsidRDefault="547D95D4" w14:paraId="725D97E5" w14:textId="2DCE8CB5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9.00 AM- 1</w:t>
            </w:r>
            <w:r w:rsidRPr="2324063E" w:rsidR="3ACF371A">
              <w:rPr>
                <w:sz w:val="24"/>
                <w:szCs w:val="24"/>
              </w:rPr>
              <w:t>1</w:t>
            </w:r>
            <w:r w:rsidRPr="2324063E">
              <w:rPr>
                <w:sz w:val="24"/>
                <w:szCs w:val="24"/>
              </w:rPr>
              <w:t>:</w:t>
            </w:r>
            <w:r w:rsidRPr="2324063E" w:rsidR="263098DF">
              <w:rPr>
                <w:sz w:val="24"/>
                <w:szCs w:val="24"/>
              </w:rPr>
              <w:t>3</w:t>
            </w:r>
            <w:r w:rsidRPr="2324063E">
              <w:rPr>
                <w:sz w:val="24"/>
                <w:szCs w:val="24"/>
              </w:rPr>
              <w:t>0 AM</w:t>
            </w:r>
          </w:p>
        </w:tc>
        <w:tc>
          <w:tcPr>
            <w:tcW w:w="7626" w:type="dxa"/>
            <w:gridSpan w:val="4"/>
            <w:tcMar/>
          </w:tcPr>
          <w:p w:rsidR="00E103C3" w:rsidP="2324063E" w:rsidRDefault="157EFA41" w14:paraId="7ED87D6C" w14:textId="2CFAD59F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Plenary 5: </w:t>
            </w:r>
            <w:r w:rsidRPr="2324063E">
              <w:rPr>
                <w:sz w:val="24"/>
                <w:szCs w:val="24"/>
              </w:rPr>
              <w:t>Official Opening Ceremony</w:t>
            </w:r>
          </w:p>
          <w:p w:rsidR="00E103C3" w:rsidP="2324063E" w:rsidRDefault="06FF6619" w14:paraId="4EB1CABA" w14:textId="106BDC2E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 Main Arena</w:t>
            </w:r>
          </w:p>
          <w:p w:rsidR="00E103C3" w:rsidP="2324063E" w:rsidRDefault="06FF6619" w14:paraId="439624D3" w14:textId="54F5E598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</w:t>
            </w:r>
            <w:r w:rsidRPr="2324063E">
              <w:rPr>
                <w:sz w:val="24"/>
                <w:szCs w:val="24"/>
              </w:rPr>
              <w:t>: Sir Michael Onyango</w:t>
            </w:r>
          </w:p>
          <w:p w:rsidR="00E103C3" w:rsidP="2324063E" w:rsidRDefault="7A094F00" w14:paraId="181C28B7" w14:textId="7E6D97C9">
            <w:pPr>
              <w:spacing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Welcome</w:t>
            </w:r>
            <w:r w:rsidRPr="2324063E" w:rsidR="06FF6619">
              <w:rPr>
                <w:b/>
                <w:bCs/>
                <w:sz w:val="24"/>
                <w:szCs w:val="24"/>
              </w:rPr>
              <w:t xml:space="preserve"> Remarks: </w:t>
            </w:r>
          </w:p>
          <w:p w:rsidR="00E103C3" w:rsidP="24EF1317" w:rsidRDefault="06FF6619" w14:paraId="791E2A4E" w14:textId="207024E7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5DAF2102">
              <w:rPr>
                <w:sz w:val="24"/>
                <w:szCs w:val="24"/>
              </w:rPr>
              <w:t xml:space="preserve">Mr. Mahmoud </w:t>
            </w:r>
            <w:r w:rsidRPr="24EF1317" w:rsidR="257E033E">
              <w:rPr>
                <w:sz w:val="24"/>
                <w:szCs w:val="24"/>
              </w:rPr>
              <w:t>Noor,</w:t>
            </w:r>
            <w:r w:rsidRPr="24EF1317" w:rsidR="257E033E">
              <w:rPr>
                <w:sz w:val="24"/>
                <w:szCs w:val="24"/>
              </w:rPr>
              <w:t xml:space="preserve"> </w:t>
            </w:r>
            <w:r w:rsidRPr="24EF1317" w:rsidR="257E033E">
              <w:rPr>
                <w:i w:val="1"/>
                <w:iCs w:val="1"/>
                <w:sz w:val="24"/>
                <w:szCs w:val="24"/>
              </w:rPr>
              <w:t xml:space="preserve">Chief Mentor, Swahilipot Hub Foundation </w:t>
            </w:r>
          </w:p>
          <w:p w:rsidR="00E103C3" w:rsidP="24EF1317" w:rsidRDefault="06FF6619" w14:paraId="433360AA" w14:textId="7FAB98D6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5DAF2102">
              <w:rPr>
                <w:sz w:val="24"/>
                <w:szCs w:val="24"/>
              </w:rPr>
              <w:t>Ms. Kalkidan Mulugeta</w:t>
            </w:r>
            <w:r w:rsidRPr="24EF1317" w:rsidR="51F2C0F4">
              <w:rPr>
                <w:sz w:val="24"/>
                <w:szCs w:val="24"/>
              </w:rPr>
              <w:t xml:space="preserve">, </w:t>
            </w:r>
            <w:r w:rsidRPr="24EF1317" w:rsidR="51F2C0F4">
              <w:rPr>
                <w:i w:val="1"/>
                <w:iCs w:val="1"/>
                <w:sz w:val="24"/>
                <w:szCs w:val="24"/>
              </w:rPr>
              <w:t xml:space="preserve">Board Chairperson, Swahilipot Hub Foundation </w:t>
            </w:r>
          </w:p>
          <w:p w:rsidR="00E103C3" w:rsidP="24EF1317" w:rsidRDefault="06FF6619" w14:paraId="12C704AD" w14:textId="367595B4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5DAF2102">
              <w:rPr>
                <w:sz w:val="24"/>
                <w:szCs w:val="24"/>
              </w:rPr>
              <w:t>Dr. Kevit Desai</w:t>
            </w:r>
            <w:r w:rsidRPr="24EF1317" w:rsidR="01564156">
              <w:rPr>
                <w:sz w:val="24"/>
                <w:szCs w:val="24"/>
              </w:rPr>
              <w:t>,</w:t>
            </w:r>
          </w:p>
          <w:p w:rsidR="00E103C3" w:rsidP="2324063E" w:rsidRDefault="06FF6619" w14:paraId="556E458F" w14:textId="6BF8E362">
            <w:pPr>
              <w:spacing w:line="276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24EF1317" w:rsidR="5DAF2102">
              <w:rPr>
                <w:b w:val="1"/>
                <w:bCs w:val="1"/>
                <w:sz w:val="24"/>
                <w:szCs w:val="24"/>
              </w:rPr>
              <w:t xml:space="preserve">Keynote Addresses </w:t>
            </w:r>
          </w:p>
          <w:p w:rsidR="00E103C3" w:rsidP="24EF1317" w:rsidRDefault="06FF6619" w14:paraId="25901901" w14:textId="31199CFA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329B12A4">
              <w:rPr>
                <w:sz w:val="24"/>
                <w:szCs w:val="24"/>
              </w:rPr>
              <w:t xml:space="preserve">Rev. Canon Chris Kinyanjui, </w:t>
            </w:r>
            <w:r w:rsidRPr="24EF1317" w:rsidR="329B12A4">
              <w:rPr>
                <w:i w:val="1"/>
                <w:iCs w:val="1"/>
                <w:sz w:val="24"/>
                <w:szCs w:val="24"/>
              </w:rPr>
              <w:t xml:space="preserve">General Secretary, National Council of Churches of Kenya </w:t>
            </w:r>
          </w:p>
          <w:p w:rsidR="00E103C3" w:rsidP="24EF1317" w:rsidRDefault="06FF6619" w14:paraId="162D4882" w14:textId="27C6A65E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5DAF2102">
              <w:rPr>
                <w:sz w:val="24"/>
                <w:szCs w:val="24"/>
              </w:rPr>
              <w:t xml:space="preserve">HE Sultan Hajiyev, </w:t>
            </w:r>
            <w:r w:rsidRPr="24EF1317" w:rsidR="5DAF2102">
              <w:rPr>
                <w:i w:val="1"/>
                <w:iCs w:val="1"/>
                <w:sz w:val="24"/>
                <w:szCs w:val="24"/>
              </w:rPr>
              <w:t>Ambassador Extraordinary and Plenipotentiary of Azerbaijan to Keny</w:t>
            </w:r>
            <w:r w:rsidRPr="24EF1317" w:rsidR="5DAF2102">
              <w:rPr>
                <w:sz w:val="24"/>
                <w:szCs w:val="24"/>
              </w:rPr>
              <w:t>a</w:t>
            </w:r>
          </w:p>
          <w:p w:rsidR="00E103C3" w:rsidP="24EF1317" w:rsidRDefault="06FF6619" w14:paraId="65093DF8" w14:textId="29804772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5DAF2102">
              <w:rPr>
                <w:sz w:val="24"/>
                <w:szCs w:val="24"/>
              </w:rPr>
              <w:t xml:space="preserve">H.E. Wadid </w:t>
            </w:r>
            <w:r w:rsidRPr="24EF1317" w:rsidR="5DAF2102">
              <w:rPr>
                <w:sz w:val="24"/>
                <w:szCs w:val="24"/>
              </w:rPr>
              <w:t>Benaabou</w:t>
            </w:r>
            <w:r w:rsidRPr="24EF1317" w:rsidR="5DAF2102">
              <w:rPr>
                <w:sz w:val="24"/>
                <w:szCs w:val="24"/>
              </w:rPr>
              <w:t xml:space="preserve">, </w:t>
            </w:r>
            <w:r w:rsidRPr="24EF1317" w:rsidR="5DAF2102">
              <w:rPr>
                <w:i w:val="1"/>
                <w:iCs w:val="1"/>
                <w:sz w:val="24"/>
                <w:szCs w:val="24"/>
              </w:rPr>
              <w:t>Ambassador of France to Kenya</w:t>
            </w:r>
          </w:p>
          <w:p w:rsidR="00E103C3" w:rsidP="24EF1317" w:rsidRDefault="06FF6619" w14:paraId="69DA9A2F" w14:textId="478A7F3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24EF1317" w:rsidR="1FC67D85">
              <w:rPr>
                <w:b w:val="0"/>
                <w:bCs w:val="0"/>
                <w:color w:val="242424"/>
                <w:sz w:val="24"/>
                <w:szCs w:val="24"/>
              </w:rPr>
              <w:t>H.E.</w:t>
            </w:r>
            <w:r w:rsidRPr="24EF1317" w:rsidR="50BE1479">
              <w:rPr>
                <w:b w:val="0"/>
                <w:bCs w:val="0"/>
                <w:color w:val="242424"/>
                <w:sz w:val="24"/>
                <w:szCs w:val="24"/>
              </w:rPr>
              <w:t xml:space="preserve"> Henk Jan Bakker, </w:t>
            </w:r>
            <w:r w:rsidRPr="24EF1317" w:rsidR="50BE1479">
              <w:rPr>
                <w:b w:val="0"/>
                <w:bCs w:val="0"/>
                <w:i w:val="1"/>
                <w:iCs w:val="1"/>
                <w:color w:val="242424"/>
                <w:sz w:val="24"/>
                <w:szCs w:val="24"/>
              </w:rPr>
              <w:t>Ambassador of the Kingdom of the Netherlands to Kenya</w:t>
            </w:r>
            <w:r w:rsidRPr="24EF1317" w:rsidR="50BE1479">
              <w:rPr>
                <w:b w:val="0"/>
                <w:bCs w:val="0"/>
                <w:color w:val="242424"/>
                <w:sz w:val="24"/>
                <w:szCs w:val="24"/>
              </w:rPr>
              <w:t xml:space="preserve"> </w:t>
            </w:r>
            <w:r w:rsidRPr="24EF1317" w:rsidR="50BE1479">
              <w:rPr>
                <w:sz w:val="24"/>
                <w:szCs w:val="24"/>
              </w:rPr>
              <w:t xml:space="preserve"> </w:t>
            </w:r>
          </w:p>
          <w:p w:rsidR="00E103C3" w:rsidP="24EF1317" w:rsidRDefault="06FF6619" w14:paraId="67D29F9A" w14:textId="14FE257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Mr</w:t>
            </w:r>
            <w:r w:rsidRPr="24EF1317" w:rsidR="0D0879D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. 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Sebastian 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Groth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,</w:t>
            </w:r>
            <w:r w:rsidRPr="24EF1317" w:rsidR="487742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Ambassador of the Federal Republic of Germany to Kenya, the Seychelles, Somalia, and Permanent Representative to the United Nations Environment Program (UNEP) and United Nations Human Settlements </w:t>
            </w:r>
            <w:r w:rsidRPr="24EF1317" w:rsidR="3DBD833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Programme (</w:t>
            </w:r>
            <w:r w:rsidRPr="24EF1317" w:rsidR="6326D833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UN-HABITAT</w:t>
            </w:r>
          </w:p>
          <w:p w:rsidR="00E103C3" w:rsidP="24EF1317" w:rsidRDefault="06FF6619" w14:paraId="54436F94" w14:textId="6017ECD6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sz w:val="24"/>
                <w:szCs w:val="24"/>
              </w:rPr>
            </w:pPr>
            <w:r w:rsidRPr="24EF1317" w:rsidR="50BE1479">
              <w:rPr>
                <w:color w:val="242424"/>
                <w:sz w:val="24"/>
                <w:szCs w:val="24"/>
              </w:rPr>
              <w:t>Ka</w:t>
            </w:r>
            <w:r w:rsidRPr="24EF1317" w:rsidR="50BE1479">
              <w:rPr>
                <w:color w:val="242424"/>
                <w:sz w:val="24"/>
                <w:szCs w:val="24"/>
              </w:rPr>
              <w:t>m</w:t>
            </w:r>
            <w:r w:rsidRPr="24EF1317" w:rsidR="50BE1479">
              <w:rPr>
                <w:color w:val="242424"/>
                <w:sz w:val="24"/>
                <w:szCs w:val="24"/>
              </w:rPr>
              <w:t xml:space="preserve">al Abdulsatar Haji, </w:t>
            </w:r>
            <w:r w:rsidRPr="24EF1317" w:rsidR="50BE1479">
              <w:rPr>
                <w:i w:val="1"/>
                <w:iCs w:val="1"/>
                <w:color w:val="242424"/>
                <w:sz w:val="24"/>
                <w:szCs w:val="24"/>
              </w:rPr>
              <w:t>Lord Mayor, Zanzibar City Council</w:t>
            </w:r>
          </w:p>
          <w:p w:rsidR="00E103C3" w:rsidP="24EF1317" w:rsidRDefault="06FF6619" w14:paraId="7600F1A0" w14:textId="50F1243F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24EF1317" w:rsidR="5DAF2102">
              <w:rPr>
                <w:sz w:val="24"/>
                <w:szCs w:val="24"/>
              </w:rPr>
              <w:t xml:space="preserve">Ms. Hannah Tsadik, </w:t>
            </w:r>
            <w:r w:rsidRPr="24EF1317" w:rsidR="5DAF2102">
              <w:rPr>
                <w:i w:val="1"/>
                <w:iCs w:val="1"/>
                <w:sz w:val="24"/>
                <w:szCs w:val="24"/>
              </w:rPr>
              <w:t>Country Representative, Mastercard Foundatio</w:t>
            </w:r>
            <w:r w:rsidRPr="24EF1317" w:rsidR="26419D74">
              <w:rPr>
                <w:i w:val="1"/>
                <w:iCs w:val="1"/>
                <w:sz w:val="24"/>
                <w:szCs w:val="24"/>
              </w:rPr>
              <w:t>n</w:t>
            </w:r>
          </w:p>
          <w:p w:rsidR="00E103C3" w:rsidP="24EF1317" w:rsidRDefault="06FF6619" w14:paraId="08D5BBA4" w14:textId="40E08DB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i w:val="1"/>
                <w:iCs w:val="1"/>
                <w:sz w:val="24"/>
                <w:szCs w:val="24"/>
              </w:rPr>
            </w:pPr>
            <w:r w:rsidRPr="24EF1317" w:rsidR="63B8999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P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rof. Shaukat Abdulrazak, PhD, EBS, 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Principal Secretary for the State Department 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of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Science, 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Research</w:t>
            </w:r>
            <w:r w:rsidRPr="24EF1317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and Innovation.</w:t>
            </w:r>
          </w:p>
          <w:p w:rsidR="00E103C3" w:rsidP="24EF1317" w:rsidRDefault="06FF6619" w14:paraId="4927E534" w14:textId="05E17487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left="720" w:right="0" w:hanging="360"/>
              <w:jc w:val="left"/>
              <w:rPr>
                <w:i w:val="1"/>
                <w:iCs w:val="1"/>
                <w:noProof w:val="0"/>
                <w:lang w:val="en-US"/>
              </w:rPr>
            </w:pPr>
            <w:r w:rsidRPr="24EF1317" w:rsidR="0E620078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He</w:t>
            </w:r>
            <w:r w:rsidRPr="24EF1317" w:rsidR="0E620078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ad of the Youth Affairs Advisory Unit, Office of the Deputy President, Republic of Kenya</w:t>
            </w:r>
          </w:p>
          <w:p w:rsidR="00E103C3" w:rsidP="24EF1317" w:rsidRDefault="06FF6619" w14:paraId="615CDC48" w14:textId="4F8F7652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i w:val="1"/>
                <w:iCs w:val="1"/>
                <w:sz w:val="24"/>
                <w:szCs w:val="24"/>
              </w:rPr>
            </w:pPr>
            <w:r w:rsidRPr="24EF1317" w:rsidR="682579DE">
              <w:rPr>
                <w:sz w:val="24"/>
                <w:szCs w:val="24"/>
              </w:rPr>
              <w:t xml:space="preserve">HE </w:t>
            </w:r>
            <w:r w:rsidRPr="24EF1317" w:rsidR="04E60058">
              <w:rPr>
                <w:sz w:val="24"/>
                <w:szCs w:val="24"/>
              </w:rPr>
              <w:t xml:space="preserve"> </w:t>
            </w:r>
            <w:r w:rsidRPr="24EF1317" w:rsidR="682579DE">
              <w:rPr>
                <w:sz w:val="24"/>
                <w:szCs w:val="24"/>
              </w:rPr>
              <w:t>Abdulswamad</w:t>
            </w:r>
            <w:r w:rsidRPr="24EF1317" w:rsidR="5DAF2102">
              <w:rPr>
                <w:sz w:val="24"/>
                <w:szCs w:val="24"/>
              </w:rPr>
              <w:t xml:space="preserve"> </w:t>
            </w:r>
            <w:r w:rsidRPr="24EF1317" w:rsidR="5DAF2102">
              <w:rPr>
                <w:sz w:val="24"/>
                <w:szCs w:val="24"/>
              </w:rPr>
              <w:t xml:space="preserve">Shariff Nassir, </w:t>
            </w:r>
            <w:r w:rsidRPr="24EF1317" w:rsidR="5DAF2102">
              <w:rPr>
                <w:i w:val="1"/>
                <w:iCs w:val="1"/>
                <w:sz w:val="24"/>
                <w:szCs w:val="24"/>
              </w:rPr>
              <w:t xml:space="preserve">Governor, County Government of Mombasa   </w:t>
            </w:r>
          </w:p>
        </w:tc>
      </w:tr>
      <w:tr w:rsidR="3F3DB382" w:rsidTr="24EF1317" w14:paraId="32C80146" w14:textId="77777777">
        <w:trPr>
          <w:trHeight w:val="300"/>
        </w:trPr>
        <w:tc>
          <w:tcPr>
            <w:tcW w:w="2263" w:type="dxa"/>
            <w:tcMar/>
          </w:tcPr>
          <w:p w:rsidR="3F3DB382" w:rsidP="2324063E" w:rsidRDefault="0E5CE533" w14:paraId="7D0096BF" w14:textId="2C884D63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11:30 AM – 12:00 PM</w:t>
            </w:r>
          </w:p>
        </w:tc>
        <w:tc>
          <w:tcPr>
            <w:tcW w:w="7626" w:type="dxa"/>
            <w:gridSpan w:val="4"/>
            <w:tcMar/>
          </w:tcPr>
          <w:p w:rsidR="7F3C0E50" w:rsidP="0E792681" w:rsidRDefault="7F3C0E50" w14:paraId="5FCFE7FF" w14:textId="4E335578">
            <w:pPr>
              <w:spacing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Launch Event</w:t>
            </w:r>
          </w:p>
          <w:p w:rsidR="00E103C3" w:rsidP="0E792681" w:rsidRDefault="4C885323" w14:paraId="3343C59C" w14:textId="1C67B177">
            <w:pPr>
              <w:spacing w:line="276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</w:rPr>
              <w:t>Swahilipot Hub Foundation Impact Report</w:t>
            </w:r>
          </w:p>
          <w:p w:rsidR="222969C6" w:rsidP="2324063E" w:rsidRDefault="222969C6" w14:paraId="12753A8B" w14:textId="6977C107">
            <w:pPr>
              <w:spacing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</w:p>
          <w:p w:rsidR="222969C6" w:rsidP="2324063E" w:rsidRDefault="58EF06B0" w14:paraId="340107A5" w14:textId="7A2A9D8A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Ken Miheso</w:t>
            </w:r>
            <w:r w:rsidRPr="289AA598" w:rsidR="1B32B87C">
              <w:rPr>
                <w:sz w:val="24"/>
                <w:szCs w:val="24"/>
              </w:rPr>
              <w:t xml:space="preserve">, </w:t>
            </w:r>
            <w:r w:rsidRPr="289AA598" w:rsidR="1B32B87C">
              <w:rPr>
                <w:i/>
                <w:iCs/>
                <w:sz w:val="24"/>
                <w:szCs w:val="24"/>
              </w:rPr>
              <w:t>Chief Operations Officer, Swahilipot Hub Foundation</w:t>
            </w:r>
          </w:p>
          <w:p w:rsidR="00E103C3" w:rsidP="2324063E" w:rsidRDefault="61FD106B" w14:paraId="6CBC6A9B" w14:textId="5A88E812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MOU Signing</w:t>
            </w:r>
          </w:p>
          <w:p w:rsidR="00E103C3" w:rsidP="2324063E" w:rsidRDefault="1A1C661D" w14:paraId="7C169997" w14:textId="133BF0CF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</w:p>
          <w:p w:rsidR="00E103C3" w:rsidP="2324063E" w:rsidRDefault="1A1C661D" w14:paraId="55299E52" w14:textId="3009FD61">
            <w:pP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Rukiya Janwaala, Head of Communication and Partnerships</w:t>
            </w:r>
          </w:p>
          <w:p w:rsidR="00E103C3" w:rsidP="24EF1317" w:rsidRDefault="5B2C85FC" w14:paraId="6A66D86C" w14:textId="71BB04DA">
            <w:pPr>
              <w:pStyle w:val="ListParagraph"/>
              <w:numPr>
                <w:ilvl w:val="0"/>
                <w:numId w:val="46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1C1706D2">
              <w:rPr>
                <w:sz w:val="24"/>
                <w:szCs w:val="24"/>
              </w:rPr>
              <w:t>County</w:t>
            </w:r>
            <w:r w:rsidRPr="24EF1317" w:rsidR="5A3523A1">
              <w:rPr>
                <w:sz w:val="24"/>
                <w:szCs w:val="24"/>
              </w:rPr>
              <w:t xml:space="preserve"> Government of Kilifi </w:t>
            </w:r>
          </w:p>
          <w:p w:rsidR="00E103C3" w:rsidP="2324063E" w:rsidRDefault="656B9815" w14:paraId="4CB92C98" w14:textId="4A772422">
            <w:pPr>
              <w:spacing w:after="0" w:line="276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 xml:space="preserve">Remarks </w:t>
            </w:r>
          </w:p>
          <w:p w:rsidR="00E103C3" w:rsidP="2324063E" w:rsidRDefault="656B9815" w14:paraId="52BA1A5C" w14:textId="781865A5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Hon. Flora Mbetsa Chibule, Deputy Governor, </w:t>
            </w:r>
            <w:r w:rsidRPr="2324063E" w:rsidR="0502EAC3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County Government of </w:t>
            </w: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Kilifi</w:t>
            </w:r>
          </w:p>
          <w:p w:rsidR="00E103C3" w:rsidP="24EF1317" w:rsidRDefault="2E32E986" w14:paraId="7815AE79" w14:textId="41B1D426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789ED41B">
              <w:rPr>
                <w:sz w:val="24"/>
                <w:szCs w:val="24"/>
              </w:rPr>
              <w:t>Pwani University</w:t>
            </w:r>
          </w:p>
          <w:p w:rsidR="00E103C3" w:rsidP="2324063E" w:rsidRDefault="0A60E0B0" w14:paraId="49EFD985" w14:textId="31354353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Remarks</w:t>
            </w:r>
          </w:p>
          <w:p w:rsidR="00E103C3" w:rsidP="2324063E" w:rsidRDefault="0A60E0B0" w14:paraId="47F4E151" w14:textId="72DDC93C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Prof James H.P. Kahindi,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PhD, FRSB, Vice Chancellor, Pwani University</w:t>
            </w:r>
          </w:p>
          <w:p w:rsidR="00E103C3" w:rsidP="24EF1317" w:rsidRDefault="0FFE587F" w14:paraId="3C81316B" w14:textId="18BCE2B9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/>
              <w:textDirection w:val="lrTb"/>
              <w:rPr>
                <w:sz w:val="24"/>
                <w:szCs w:val="24"/>
              </w:rPr>
            </w:pPr>
            <w:r w:rsidRPr="24EF1317" w:rsidR="4E94A98B">
              <w:rPr>
                <w:sz w:val="24"/>
                <w:szCs w:val="24"/>
              </w:rPr>
              <w:t xml:space="preserve">County Government of Mombasa </w:t>
            </w:r>
          </w:p>
          <w:p w:rsidR="00E103C3" w:rsidP="2324063E" w:rsidRDefault="361BC396" w14:paraId="094A39ED" w14:textId="464BB838">
            <w:pPr>
              <w:spacing w:after="0" w:line="276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Remarks</w:t>
            </w:r>
          </w:p>
          <w:p w:rsidR="00E103C3" w:rsidP="2324063E" w:rsidRDefault="00E103C3" w14:paraId="488E0F8A" w14:textId="7545667E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</w:tr>
      <w:tr w:rsidRPr="00E372AA" w:rsidR="005940AF" w:rsidTr="24EF1317" w14:paraId="1358E870" w14:textId="77777777">
        <w:tc>
          <w:tcPr>
            <w:tcW w:w="2263" w:type="dxa"/>
            <w:tcMar/>
          </w:tcPr>
          <w:p w:rsidRPr="00E372AA" w:rsidR="005940AF" w:rsidP="0E792681" w:rsidRDefault="157EFA41" w14:paraId="58FC38C3" w14:textId="6319A41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12:00 pm – 1: 00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157EFA41" w14:paraId="2A3A8696" w14:textId="792C3074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Fireside Chat 1</w:t>
            </w:r>
          </w:p>
          <w:p w:rsidR="00E103C3" w:rsidP="2324063E" w:rsidRDefault="00E103C3" w14:paraId="3761B877" w14:textId="7EF58054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00E103C3" w:rsidP="2324063E" w:rsidRDefault="758E2B37" w14:paraId="758891F7" w14:textId="0339D8BA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Keynote Speaker</w:t>
            </w:r>
          </w:p>
          <w:p w:rsidR="00E103C3" w:rsidP="2324063E" w:rsidRDefault="758E2B37" w14:paraId="2D126ECD" w14:textId="26E9ABB4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Esnas Tsindoli, Chairperson,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Youth Advisory Group, Mombasa County</w:t>
            </w:r>
          </w:p>
          <w:p w:rsidR="00E103C3" w:rsidP="2324063E" w:rsidRDefault="758E2B37" w14:paraId="525D2769" w14:textId="5FE0BD55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Partners</w:t>
            </w:r>
          </w:p>
          <w:p w:rsidR="00E103C3" w:rsidP="2324063E" w:rsidRDefault="758E2B37" w14:paraId="2BEE72D3" w14:textId="096F056B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Mahmoud Noor,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Chief Mentor, Swahilipot Hub Foundation</w:t>
            </w:r>
          </w:p>
          <w:p w:rsidR="00E103C3" w:rsidP="2324063E" w:rsidRDefault="758E2B37" w14:paraId="76F7DC5C" w14:textId="34F397EB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Kalkidan Mulugeta,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Chairperson, Swahilipot Hub Foundation Board</w:t>
            </w:r>
          </w:p>
          <w:p w:rsidR="00E103C3" w:rsidP="0E792681" w:rsidRDefault="00E103C3" w14:paraId="68B92D78" w14:textId="71E61D78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203B99" w:rsidTr="24EF1317" w14:paraId="0A1E8DEF" w14:textId="77777777">
        <w:tc>
          <w:tcPr>
            <w:tcW w:w="2263" w:type="dxa"/>
            <w:tcMar/>
          </w:tcPr>
          <w:p w:rsidRPr="00E372AA" w:rsidR="00203B99" w:rsidP="0E792681" w:rsidRDefault="547D95D4" w14:paraId="14B3B459" w14:textId="211CC01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1.00 </w:t>
            </w:r>
            <w:r w:rsidRPr="0E792681" w:rsidR="578E7BF1">
              <w:rPr>
                <w:sz w:val="24"/>
                <w:szCs w:val="24"/>
              </w:rPr>
              <w:t xml:space="preserve">pm </w:t>
            </w:r>
            <w:r w:rsidRPr="0E792681">
              <w:rPr>
                <w:sz w:val="24"/>
                <w:szCs w:val="24"/>
              </w:rPr>
              <w:t xml:space="preserve">- </w:t>
            </w:r>
            <w:r w:rsidRPr="0E792681" w:rsidR="578E7BF1">
              <w:rPr>
                <w:sz w:val="24"/>
                <w:szCs w:val="24"/>
              </w:rPr>
              <w:t xml:space="preserve">2:00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78E7BF1" w14:paraId="6F7FDD6E" w14:textId="1F0B1B3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203B99" w:rsidTr="24EF1317" w14:paraId="4844268B" w14:textId="77777777">
        <w:trPr>
          <w:cantSplit/>
        </w:trPr>
        <w:tc>
          <w:tcPr>
            <w:tcW w:w="2263" w:type="dxa"/>
            <w:vMerge w:val="restart"/>
            <w:tcMar/>
          </w:tcPr>
          <w:p w:rsidRPr="00E372AA" w:rsidR="00203B99" w:rsidP="0E792681" w:rsidRDefault="7E457908" w14:paraId="32B89BA4" w14:textId="2DFFD6B8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2</w:t>
            </w:r>
            <w:r w:rsidRPr="0E792681" w:rsidR="547D95D4">
              <w:rPr>
                <w:sz w:val="24"/>
                <w:szCs w:val="24"/>
              </w:rPr>
              <w:t xml:space="preserve">:00 PM- 4:30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56FD79AB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Breakout sessions  </w:t>
            </w:r>
          </w:p>
        </w:tc>
      </w:tr>
      <w:tr w:rsidRPr="00E372AA" w:rsidR="00B71803" w:rsidTr="24EF1317" w14:paraId="0AA69E4B" w14:textId="77777777">
        <w:trPr>
          <w:cantSplit/>
          <w:trHeight w:val="780"/>
        </w:trPr>
        <w:tc>
          <w:tcPr>
            <w:tcW w:w="2263" w:type="dxa"/>
            <w:vMerge/>
            <w:tcMar/>
          </w:tcPr>
          <w:p w:rsidRPr="00E372AA" w:rsidR="00B71803" w:rsidP="00DB1B0C" w:rsidRDefault="00B71803" w14:paraId="79877C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1875" w:type="dxa"/>
            <w:tcMar/>
          </w:tcPr>
          <w:p w:rsidR="677D83F0" w:rsidP="24EF1317" w:rsidRDefault="677D83F0" w14:paraId="451241DD" w14:textId="7DE208B9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677D83F0">
              <w:rPr>
                <w:b w:val="1"/>
                <w:bCs w:val="1"/>
                <w:sz w:val="24"/>
                <w:szCs w:val="24"/>
              </w:rPr>
              <w:t>Youth and Entrepreneurship Village</w:t>
            </w:r>
          </w:p>
          <w:p w:rsidR="24EF1317" w:rsidP="24EF1317" w:rsidRDefault="24EF1317" w14:paraId="2B699E48" w14:textId="1F364DCC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Pr="00E372AA" w:rsidR="00B71803" w:rsidP="24EF1317" w:rsidRDefault="7F695C27" w14:paraId="092F8811" w14:textId="085BBDE9">
            <w:pPr>
              <w:pStyle w:val="Normal"/>
              <w:spacing w:after="0"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24EF1317" w:rsidR="38450427">
              <w:rPr>
                <w:b w:val="1"/>
                <w:bCs w:val="1"/>
                <w:sz w:val="24"/>
                <w:szCs w:val="24"/>
              </w:rPr>
              <w:t>Workshop 1</w:t>
            </w:r>
          </w:p>
          <w:p w:rsidR="2324063E" w:rsidP="2324063E" w:rsidRDefault="2324063E" w14:paraId="31EAC450" w14:textId="246E83A4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46FE117C" w:rsidP="24EF1317" w:rsidRDefault="46FE117C" w14:paraId="2C8333C7" w14:textId="41F2A80F">
            <w:pPr>
              <w:spacing w:after="0" w:line="240" w:lineRule="auto"/>
              <w:ind w:left="0" w:hanging="2"/>
            </w:pPr>
            <w:r w:rsidRPr="24EF1317" w:rsidR="46FE117C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24EF1317" w:rsidR="46FE117C">
              <w:rPr>
                <w:color w:val="222222"/>
                <w:sz w:val="24"/>
                <w:szCs w:val="24"/>
              </w:rPr>
              <w:t>What Does a Better Coast Look Like? More Jobs, Stronger Businesses</w:t>
            </w:r>
            <w:r w:rsidRPr="24EF1317" w:rsidR="46FE117C">
              <w:rPr>
                <w:color w:val="222222"/>
                <w:sz w:val="24"/>
                <w:szCs w:val="24"/>
              </w:rPr>
              <w:t>,</w:t>
            </w:r>
            <w:r w:rsidRPr="24EF1317" w:rsidR="46FE117C">
              <w:rPr>
                <w:color w:val="222222"/>
                <w:sz w:val="24"/>
                <w:szCs w:val="24"/>
              </w:rPr>
              <w:t xml:space="preserve"> and Livable</w:t>
            </w:r>
            <w:r w:rsidRPr="24EF1317" w:rsidR="46FE117C">
              <w:rPr>
                <w:color w:val="222222"/>
                <w:sz w:val="24"/>
                <w:szCs w:val="24"/>
              </w:rPr>
              <w:t xml:space="preserve"> </w:t>
            </w:r>
            <w:r w:rsidRPr="24EF1317" w:rsidR="46FE117C">
              <w:rPr>
                <w:color w:val="222222"/>
                <w:sz w:val="24"/>
                <w:szCs w:val="24"/>
              </w:rPr>
              <w:t>Communities.</w:t>
            </w:r>
          </w:p>
          <w:p w:rsidR="24EF1317" w:rsidP="24EF1317" w:rsidRDefault="24EF1317" w14:paraId="3E940F1F" w14:textId="503F52E1">
            <w:pPr>
              <w:spacing w:after="0" w:line="240" w:lineRule="auto"/>
              <w:ind w:left="0" w:hanging="2"/>
              <w:rPr>
                <w:color w:val="222222"/>
                <w:sz w:val="24"/>
                <w:szCs w:val="24"/>
              </w:rPr>
            </w:pPr>
          </w:p>
          <w:p w:rsidR="46FE117C" w:rsidP="24EF1317" w:rsidRDefault="46FE117C" w14:paraId="7E5CE994">
            <w:pPr>
              <w:spacing w:after="0" w:line="240" w:lineRule="auto"/>
              <w:ind w:left="0" w:hanging="2"/>
            </w:pPr>
            <w:r w:rsidRPr="24EF1317" w:rsidR="46FE117C">
              <w:rPr>
                <w:b w:val="1"/>
                <w:bCs w:val="1"/>
                <w:sz w:val="24"/>
                <w:szCs w:val="24"/>
              </w:rPr>
              <w:t xml:space="preserve">Venue:  </w:t>
            </w:r>
            <w:r w:rsidRPr="24EF1317" w:rsidR="46FE117C">
              <w:rPr>
                <w:sz w:val="24"/>
                <w:szCs w:val="24"/>
              </w:rPr>
              <w:t>Main Arena</w:t>
            </w:r>
          </w:p>
          <w:p w:rsidR="24EF1317" w:rsidP="24EF1317" w:rsidRDefault="24EF1317" w14:paraId="1F041B37" w14:textId="1299B76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6FE117C" w:rsidP="24EF1317" w:rsidRDefault="46FE117C" w14:paraId="527C4253" w14:textId="606A51ED">
            <w:pPr>
              <w:pStyle w:val="Normal"/>
              <w:spacing w:line="240" w:lineRule="auto"/>
              <w:ind w:left="0" w:hanging="2"/>
            </w:pPr>
            <w:r w:rsidRPr="24EF1317" w:rsidR="46FE117C">
              <w:rPr>
                <w:b w:val="1"/>
                <w:bCs w:val="1"/>
                <w:sz w:val="24"/>
                <w:szCs w:val="24"/>
              </w:rPr>
              <w:t>Keynote Address:</w:t>
            </w:r>
            <w:r w:rsidRPr="24EF1317" w:rsidR="46FE117C">
              <w:rPr>
                <w:sz w:val="24"/>
                <w:szCs w:val="24"/>
              </w:rPr>
              <w:t xml:space="preserve"> Alice Gugelev, </w:t>
            </w:r>
            <w:r w:rsidRPr="24EF1317" w:rsidR="46FE117C">
              <w:rPr>
                <w:i w:val="1"/>
                <w:iCs w:val="1"/>
                <w:sz w:val="24"/>
                <w:szCs w:val="24"/>
              </w:rPr>
              <w:t>CEO GDI Africa</w:t>
            </w:r>
            <w:r w:rsidRPr="24EF1317" w:rsidR="1A02195C">
              <w:rPr>
                <w:i w:val="1"/>
                <w:iCs w:val="1"/>
                <w:sz w:val="24"/>
                <w:szCs w:val="24"/>
              </w:rPr>
              <w:t xml:space="preserve">- </w:t>
            </w:r>
            <w:r w:rsidRPr="24EF1317" w:rsidR="141AC77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Pwani Vision 2050</w:t>
            </w:r>
            <w:r w:rsidRPr="24EF1317" w:rsidR="141AC77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is a long-term development vision to transform Mombasa into a competitive, inclusive, sustainable,</w:t>
            </w:r>
            <w:r w:rsidRPr="24EF1317" w:rsidR="141AC77E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and globally connected coastal city</w:t>
            </w:r>
            <w:r w:rsidRPr="24EF1317" w:rsidR="141AC77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by 2050. It provides a shared framework to guide investment and development across tourism, trade, logistics, infrastructure, industry, housing, the blue economy, the environment,</w:t>
            </w:r>
            <w:r w:rsidRPr="24EF1317" w:rsidR="141AC77E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and human capital</w:t>
            </w:r>
            <w:r w:rsidRPr="24EF1317" w:rsidR="141AC77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  <w:p w:rsidR="24EF1317" w:rsidP="24EF1317" w:rsidRDefault="24EF1317" w14:paraId="05B8E2E7" w14:textId="775E4B8B">
            <w:pPr>
              <w:spacing w:after="0" w:line="240" w:lineRule="auto"/>
              <w:ind w:left="0" w:hanging="2"/>
              <w:rPr>
                <w:i w:val="1"/>
                <w:iCs w:val="1"/>
                <w:sz w:val="24"/>
                <w:szCs w:val="24"/>
              </w:rPr>
            </w:pPr>
          </w:p>
          <w:p w:rsidR="46FE117C" w:rsidP="24EF1317" w:rsidRDefault="46FE117C" w14:paraId="43BAB6AF" w14:textId="1AD6031A">
            <w:pPr>
              <w:pStyle w:val="Normal"/>
              <w:spacing w:after="0" w:line="240" w:lineRule="auto"/>
              <w:ind w:left="0" w:hanging="2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4EF1317" w:rsidR="46FE117C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24EF1317" w:rsidR="46FE117C">
              <w:rPr>
                <w:sz w:val="24"/>
                <w:szCs w:val="24"/>
              </w:rPr>
              <w:t>John Kashagaki</w:t>
            </w:r>
            <w:r w:rsidRPr="24EF1317" w:rsidR="46FE117C">
              <w:rPr>
                <w:sz w:val="24"/>
                <w:szCs w:val="24"/>
              </w:rPr>
              <w:t xml:space="preserve">, </w:t>
            </w:r>
            <w:r w:rsidRPr="24EF1317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Executive Director of EDIC</w:t>
            </w:r>
          </w:p>
          <w:p w:rsidR="46FE117C" w:rsidP="24EF1317" w:rsidRDefault="46FE117C" w14:paraId="7E641719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46FE117C">
              <w:rPr>
                <w:b w:val="1"/>
                <w:bCs w:val="1"/>
                <w:sz w:val="24"/>
                <w:szCs w:val="24"/>
              </w:rPr>
              <w:t>Partners:</w:t>
            </w:r>
          </w:p>
          <w:p w:rsidR="46FE117C" w:rsidP="24EF1317" w:rsidRDefault="46FE117C" w14:paraId="1E12B72B" w14:textId="174FBC06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Jenny Nuccio, </w:t>
            </w:r>
            <w:r w:rsidRPr="24EF1317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Founder, Imani Collective</w:t>
            </w: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24EF1317" w:rsidRDefault="46FE117C" w14:paraId="6AD69644" w14:textId="3609BB1F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Peter Gitata, </w:t>
            </w:r>
            <w:r w:rsidRPr="24EF1317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Peshwood Enterprise</w:t>
            </w: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24EF1317" w:rsidRDefault="46FE117C" w14:paraId="19F801CA" w14:textId="61484980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3. Firdaus Anwar, Seraphic </w:t>
            </w:r>
            <w:r w:rsidRPr="24EF1317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Events</w:t>
            </w: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24EF1317" w:rsidRDefault="46FE117C" w14:paraId="74ECA2CB" w14:textId="7962027A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24EF1317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4. Kevin Nyamweya, Economic</w:t>
            </w:r>
            <w:r w:rsidRPr="24EF1317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 Development Investment Council</w:t>
            </w:r>
          </w:p>
          <w:p w:rsidR="24EF1317" w:rsidP="24EF1317" w:rsidRDefault="24EF1317" w14:paraId="43E51CC2" w14:textId="55C76AE7">
            <w:pPr>
              <w:spacing w:after="0" w:line="240" w:lineRule="auto"/>
              <w:ind w:left="0" w:hanging="2"/>
              <w:rPr>
                <w:i w:val="1"/>
                <w:iCs w:val="1"/>
                <w:color w:val="222222"/>
                <w:sz w:val="24"/>
                <w:szCs w:val="24"/>
              </w:rPr>
            </w:pPr>
          </w:p>
          <w:p w:rsidR="46FE117C" w:rsidP="24EF1317" w:rsidRDefault="46FE117C" w14:paraId="7F1633C1" w14:textId="70E26B6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222222"/>
                <w:sz w:val="24"/>
                <w:szCs w:val="24"/>
                <w:lang w:val="en-US"/>
              </w:rPr>
            </w:pPr>
            <w:r w:rsidRPr="24EF1317" w:rsidR="46FE117C">
              <w:rPr>
                <w:rFonts w:ascii="Calibri" w:hAnsi="Calibri" w:eastAsia="Calibri" w:cs="Calibri"/>
                <w:b w:val="1"/>
                <w:bCs w:val="1"/>
                <w:noProof w:val="0"/>
                <w:color w:val="222222"/>
                <w:sz w:val="24"/>
                <w:szCs w:val="24"/>
                <w:lang w:val="en-US"/>
              </w:rPr>
              <w:t>Launch Event</w:t>
            </w:r>
            <w:r w:rsidRPr="24EF1317" w:rsidR="15073241">
              <w:rPr>
                <w:rFonts w:ascii="Calibri" w:hAnsi="Calibri" w:eastAsia="Calibri" w:cs="Calibri"/>
                <w:b w:val="1"/>
                <w:bCs w:val="1"/>
                <w:noProof w:val="0"/>
                <w:color w:val="222222"/>
                <w:sz w:val="24"/>
                <w:szCs w:val="24"/>
                <w:lang w:val="en-US"/>
              </w:rPr>
              <w:t xml:space="preserve"> 3 </w:t>
            </w:r>
          </w:p>
          <w:p w:rsidR="46FE117C" w:rsidP="24EF1317" w:rsidRDefault="46FE117C" w14:paraId="2CB2BC30" w14:textId="54EB4BE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hanging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4EF1317" w:rsidR="46FE117C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  <w:t>The Mombasa HR Taskforce</w:t>
            </w:r>
          </w:p>
          <w:p w:rsidR="24EF1317" w:rsidP="24EF1317" w:rsidRDefault="24EF1317" w14:paraId="5E0B8871" w14:textId="26C3E57D">
            <w:pPr>
              <w:spacing w:after="0" w:line="276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Pr="00E372AA" w:rsidR="00B71803" w:rsidP="2579728A" w:rsidRDefault="00B71803" w14:paraId="76C6422E" w14:textId="2DADEE7D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2105" w:type="dxa"/>
            <w:tcMar/>
          </w:tcPr>
          <w:p w:rsidRPr="00E372AA" w:rsidR="00B71803" w:rsidP="0E792681" w:rsidRDefault="6C1A7EED" w14:paraId="2EE5D03B" w14:textId="367F5D8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Pr="00E372AA" w:rsidR="00B71803" w:rsidP="0E792681" w:rsidRDefault="00B71803" w14:paraId="4E38985E" w14:textId="3E846CF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0E792681" w:rsidRDefault="120CB3D1" w14:paraId="4E488146" w14:textId="131E3686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</w:t>
            </w:r>
            <w:r w:rsidRPr="0E792681" w:rsidR="3A14A073">
              <w:rPr>
                <w:b/>
                <w:bCs/>
                <w:sz w:val="24"/>
                <w:szCs w:val="24"/>
              </w:rPr>
              <w:t>2</w:t>
            </w:r>
          </w:p>
          <w:p w:rsidR="0E792681" w:rsidP="0E792681" w:rsidRDefault="0E792681" w14:paraId="6CC94BA8" w14:textId="4AFBF678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0E792681" w:rsidRDefault="6C1A7EED" w14:paraId="71886851" w14:textId="7F2BB1E8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218D539E">
              <w:rPr>
                <w:b/>
                <w:bCs/>
                <w:sz w:val="24"/>
                <w:szCs w:val="24"/>
              </w:rPr>
              <w:t xml:space="preserve">: </w:t>
            </w:r>
            <w:r w:rsidRPr="0E792681" w:rsidR="218D539E">
              <w:rPr>
                <w:sz w:val="24"/>
                <w:szCs w:val="24"/>
              </w:rPr>
              <w:t>Green Is the New Gold</w:t>
            </w:r>
          </w:p>
          <w:p w:rsidRPr="00E372AA" w:rsidR="00B71803" w:rsidP="0E792681" w:rsidRDefault="00B71803" w14:paraId="6DFDE577" w14:textId="7775660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="209BBBAB" w:rsidP="2324063E" w:rsidRDefault="209BBBAB" w14:paraId="730E1D29" w14:textId="7D5674AB">
            <w:pPr>
              <w:spacing w:after="0" w:line="240" w:lineRule="auto"/>
              <w:ind w:left="0" w:hanging="2"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Arafat Mukasa,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 xml:space="preserve">Head of Business Development and Partnerships, Midella </w:t>
            </w:r>
          </w:p>
          <w:p w:rsidR="2324063E" w:rsidP="2324063E" w:rsidRDefault="2324063E" w14:paraId="0C6F6F46" w14:textId="3C56650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Pr="00E372AA" w:rsidR="00B71803" w:rsidP="0E792681" w:rsidRDefault="2CC02D3E" w14:paraId="1916DD9F" w14:textId="6F90344C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61FA72F2" w:rsidP="2324063E" w:rsidRDefault="61FA72F2" w14:paraId="5A42BA19" w14:textId="20FBE7CE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</w:rPr>
              <w:t xml:space="preserve">Ms. Emily Achieng, </w:t>
            </w:r>
            <w:r w:rsidRPr="2324063E">
              <w:rPr>
                <w:i/>
                <w:iCs/>
                <w:sz w:val="24"/>
                <w:szCs w:val="24"/>
              </w:rPr>
              <w:t>CECM, Department of Water, Environment, Energy and Natural Resources, County Government of Mombasa</w:t>
            </w:r>
          </w:p>
          <w:p w:rsidR="2324063E" w:rsidP="2324063E" w:rsidRDefault="2324063E" w14:paraId="723FEE78" w14:textId="3254F0B7">
            <w:pPr>
              <w:spacing w:after="0" w:line="240" w:lineRule="auto"/>
              <w:ind w:left="0" w:hanging="2"/>
              <w:textDirection w:val="lrTb"/>
              <w:rPr>
                <w:i/>
                <w:iCs/>
                <w:sz w:val="24"/>
                <w:szCs w:val="24"/>
              </w:rPr>
            </w:pPr>
          </w:p>
          <w:p w:rsidRPr="00E372AA" w:rsidR="00B71803" w:rsidP="0E792681" w:rsidRDefault="6C1A7EED" w14:paraId="597911BB" w14:textId="77777777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5ACE639" w:rsidP="24EF1317" w:rsidRDefault="0386A353" w14:paraId="149F41DA" w14:textId="6A8B00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24EF1317" w:rsidR="3DD9108C">
              <w:rPr>
                <w:rFonts w:ascii="Segoe UI" w:hAnsi="Segoe UI" w:eastAsia="Segoe UI" w:cs="Segoe UI"/>
                <w:sz w:val="21"/>
                <w:szCs w:val="21"/>
              </w:rPr>
              <w:t xml:space="preserve">Shamayel Karani, </w:t>
            </w:r>
            <w:r w:rsidRPr="24EF1317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Co-</w:t>
            </w:r>
            <w:r w:rsidRPr="24EF1317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founder a</w:t>
            </w:r>
            <w:r w:rsidRPr="24EF1317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 xml:space="preserve">nd COO, </w:t>
            </w:r>
            <w:r w:rsidRPr="24EF1317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Ecoprint</w:t>
            </w:r>
          </w:p>
          <w:p w:rsidR="05ACE639" w:rsidP="24EF1317" w:rsidRDefault="44C2A711" w14:paraId="1A11C3F8" w14:textId="426E42F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24EF1317" w:rsidR="5FEC9BAE">
              <w:rPr>
                <w:rFonts w:ascii="Segoe UI" w:hAnsi="Segoe UI" w:eastAsia="Segoe UI" w:cs="Segoe UI"/>
                <w:sz w:val="21"/>
                <w:szCs w:val="21"/>
              </w:rPr>
              <w:t>Ol</w:t>
            </w:r>
            <w:r w:rsidRPr="24EF1317" w:rsidR="5FEC9BAE">
              <w:rPr>
                <w:rFonts w:ascii="Segoe UI" w:hAnsi="Segoe UI" w:eastAsia="Segoe UI" w:cs="Segoe UI"/>
                <w:sz w:val="21"/>
                <w:szCs w:val="21"/>
              </w:rPr>
              <w:t>ivier</w:t>
            </w:r>
            <w:r w:rsidRPr="24EF1317" w:rsidR="3DD9108C">
              <w:rPr>
                <w:rFonts w:ascii="Segoe UI" w:hAnsi="Segoe UI" w:eastAsia="Segoe UI" w:cs="Segoe UI"/>
                <w:sz w:val="21"/>
                <w:szCs w:val="21"/>
              </w:rPr>
              <w:t xml:space="preserve"> Vanden Eynde, </w:t>
            </w:r>
            <w:r w:rsidRPr="24EF1317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Founder and CEO of Close the Gap</w:t>
            </w:r>
          </w:p>
          <w:p w:rsidR="377E1CC3" w:rsidP="00ED5329" w:rsidRDefault="377E1CC3" w14:paraId="1AD827AE" w14:textId="27211507">
            <w:pPr>
              <w:numPr>
                <w:ilvl w:val="0"/>
                <w:numId w:val="31"/>
              </w:numPr>
              <w:spacing w:after="0" w:line="240" w:lineRule="auto"/>
              <w:ind w:leftChars="0" w:firstLineChars="0"/>
              <w:textDirection w:val="lrTb"/>
              <w:rPr>
                <w:sz w:val="24"/>
                <w:szCs w:val="24"/>
              </w:rPr>
            </w:pPr>
            <w:r w:rsidRPr="24EF1317" w:rsidR="6CD50606">
              <w:rPr>
                <w:sz w:val="24"/>
                <w:szCs w:val="24"/>
              </w:rPr>
              <w:t>Ge</w:t>
            </w:r>
            <w:r w:rsidRPr="24EF1317" w:rsidR="6CD50606">
              <w:rPr>
                <w:sz w:val="24"/>
                <w:szCs w:val="24"/>
              </w:rPr>
              <w:t>orge</w:t>
            </w:r>
            <w:r w:rsidRPr="24EF1317" w:rsidR="6CD50606">
              <w:rPr>
                <w:sz w:val="24"/>
                <w:szCs w:val="24"/>
              </w:rPr>
              <w:t xml:space="preserve"> </w:t>
            </w:r>
            <w:r w:rsidRPr="24EF1317" w:rsidR="6CD50606">
              <w:rPr>
                <w:sz w:val="24"/>
                <w:szCs w:val="24"/>
              </w:rPr>
              <w:t>Awalla</w:t>
            </w:r>
            <w:r w:rsidRPr="24EF1317" w:rsidR="6CD50606">
              <w:rPr>
                <w:sz w:val="24"/>
                <w:szCs w:val="24"/>
              </w:rPr>
              <w:t xml:space="preserve">, </w:t>
            </w:r>
            <w:r w:rsidRPr="24EF1317" w:rsidR="6CD50606">
              <w:rPr>
                <w:i w:val="1"/>
                <w:iCs w:val="1"/>
                <w:sz w:val="24"/>
                <w:szCs w:val="24"/>
              </w:rPr>
              <w:t xml:space="preserve">Business Pursuit Lead, </w:t>
            </w:r>
            <w:r w:rsidRPr="24EF1317" w:rsidR="5A30F564">
              <w:rPr>
                <w:i w:val="1"/>
                <w:iCs w:val="1"/>
                <w:sz w:val="24"/>
                <w:szCs w:val="24"/>
              </w:rPr>
              <w:t xml:space="preserve">VSO </w:t>
            </w:r>
            <w:r w:rsidRPr="24EF1317" w:rsidR="071F2F37">
              <w:rPr>
                <w:i w:val="1"/>
                <w:iCs w:val="1"/>
                <w:sz w:val="24"/>
                <w:szCs w:val="24"/>
              </w:rPr>
              <w:t xml:space="preserve">International </w:t>
            </w:r>
          </w:p>
          <w:p w:rsidR="26A9F9EC" w:rsidP="0E792681" w:rsidRDefault="26A9F9EC" w14:paraId="4B71928E" w14:textId="375EE9D0">
            <w:pPr>
              <w:spacing w:after="0" w:line="240" w:lineRule="auto"/>
              <w:ind w:firstLineChars="0"/>
              <w:textDirection w:val="lrTb"/>
              <w:rPr>
                <w:sz w:val="24"/>
                <w:szCs w:val="24"/>
              </w:rPr>
            </w:pPr>
          </w:p>
          <w:p w:rsidRPr="00E372AA" w:rsidR="00B71803" w:rsidP="0E792681" w:rsidRDefault="00B71803" w14:paraId="4339CD76" w14:textId="2B480E54">
            <w:pPr>
              <w:spacing w:after="0" w:line="240" w:lineRule="auto"/>
              <w:ind w:leftChars="0" w:firstLineChars="0"/>
              <w:textDirection w:val="lrTb"/>
              <w:rPr>
                <w:sz w:val="24"/>
                <w:szCs w:val="24"/>
              </w:rPr>
            </w:pPr>
          </w:p>
        </w:tc>
        <w:tc>
          <w:tcPr>
            <w:tcW w:w="1792" w:type="dxa"/>
            <w:tcMar/>
          </w:tcPr>
          <w:p w:rsidR="7D2580B4" w:rsidP="0E792681" w:rsidRDefault="7D2580B4" w14:paraId="4BDE895D" w14:textId="730576E7">
            <w:pPr>
              <w:spacing w:after="0" w:line="240" w:lineRule="auto"/>
              <w:ind w:left="0" w:hanging="2"/>
              <w:textDirection w:val="lrTb"/>
            </w:pPr>
            <w:r w:rsidRPr="0E792681">
              <w:rPr>
                <w:b/>
                <w:bCs/>
                <w:sz w:val="24"/>
                <w:szCs w:val="24"/>
              </w:rPr>
              <w:t>Sustainable Economies Village</w:t>
            </w:r>
          </w:p>
          <w:p w:rsidR="0E792681" w:rsidP="0E792681" w:rsidRDefault="0E792681" w14:paraId="5427F993" w14:textId="3D1582CD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206476FA" w14:textId="7A668550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3</w:t>
            </w:r>
          </w:p>
          <w:p w:rsidR="0E792681" w:rsidP="0E792681" w:rsidRDefault="0E792681" w14:paraId="7121FD59" w14:textId="6F08EBFC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631B7293" w14:textId="7F0CB9F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</w:p>
          <w:p w:rsidR="7D2580B4" w:rsidP="0E792681" w:rsidRDefault="7D2580B4" w14:paraId="4931D8E7" w14:textId="5A40B01E">
            <w:pPr>
              <w:spacing w:after="0" w:line="240" w:lineRule="auto"/>
              <w:ind w:left="0" w:hanging="2"/>
              <w:textDirection w:val="lrTb"/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0E792681" w:rsidP="0E792681" w:rsidRDefault="0E792681" w14:paraId="4DC40E98" w14:textId="53482D24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11FE10D9" w14:textId="4B405C11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="7D2580B4" w:rsidP="24EF1317" w:rsidRDefault="52279AD0" w14:paraId="3D433590" w14:textId="15293DB5">
            <w:pPr>
              <w:ind w:left="0" w:hanging="2"/>
              <w:textDirection w:val="lrTb"/>
            </w:pPr>
            <w:r w:rsidRPr="24EF1317" w:rsidR="69E6460C">
              <w:rPr>
                <w:b w:val="1"/>
                <w:bCs w:val="1"/>
                <w:sz w:val="24"/>
                <w:szCs w:val="24"/>
              </w:rPr>
              <w:t>Partners</w:t>
            </w:r>
          </w:p>
          <w:p w:rsidR="7D2580B4" w:rsidP="24EF1317" w:rsidRDefault="5AABE113" w14:paraId="2A45E8E1" w14:textId="71A97D8A">
            <w:pPr>
              <w:pStyle w:val="ListParagraph"/>
              <w:numPr>
                <w:ilvl w:val="0"/>
                <w:numId w:val="52"/>
              </w:numPr>
              <w:ind/>
              <w:textDirection w:val="lrTb"/>
              <w:rPr>
                <w:sz w:val="24"/>
                <w:szCs w:val="24"/>
              </w:rPr>
            </w:pPr>
            <w:r w:rsidRPr="24EF1317" w:rsidR="6E70E3FC">
              <w:rPr>
                <w:sz w:val="24"/>
                <w:szCs w:val="24"/>
              </w:rPr>
              <w:t>AB</w:t>
            </w:r>
            <w:r w:rsidRPr="24EF1317" w:rsidR="6E70E3FC">
              <w:rPr>
                <w:sz w:val="24"/>
                <w:szCs w:val="24"/>
              </w:rPr>
              <w:t>SA BANK</w:t>
            </w:r>
          </w:p>
        </w:tc>
        <w:tc>
          <w:tcPr>
            <w:tcW w:w="1854" w:type="dxa"/>
            <w:tcMar/>
          </w:tcPr>
          <w:p w:rsidR="43DF1FA7" w:rsidP="0E792681" w:rsidRDefault="43DF1FA7" w14:paraId="02D377C1" w14:textId="2263E9BC">
            <w:pPr>
              <w:spacing w:after="0" w:line="240" w:lineRule="auto"/>
              <w:ind w:left="0" w:hanging="2"/>
              <w:textDirection w:val="lrTb"/>
            </w:pPr>
            <w:r w:rsidRPr="24EF1317" w:rsidR="53802A4F">
              <w:rPr>
                <w:b w:val="1"/>
                <w:bCs w:val="1"/>
                <w:sz w:val="24"/>
                <w:szCs w:val="24"/>
              </w:rPr>
              <w:t>Sustainable Economies Village</w:t>
            </w:r>
          </w:p>
          <w:p w:rsidR="43DF1FA7" w:rsidP="0E792681" w:rsidRDefault="43DF1FA7" w14:paraId="1EEF6C20" w14:textId="2E5C5D61">
            <w:pPr>
              <w:spacing w:after="0"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</w:p>
          <w:p w:rsidR="4CFBBEFD" w:rsidP="0E792681" w:rsidRDefault="1C573EA7" w14:paraId="2B45EA6C" w14:textId="34F69C9F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</w:t>
            </w:r>
            <w:r w:rsidRPr="0E792681" w:rsidR="5E788541">
              <w:rPr>
                <w:b/>
                <w:bCs/>
                <w:sz w:val="24"/>
                <w:szCs w:val="24"/>
              </w:rPr>
              <w:t>4</w:t>
            </w:r>
          </w:p>
          <w:p w:rsidR="0E792681" w:rsidP="0E792681" w:rsidRDefault="0E792681" w14:paraId="0A4CA752" w14:textId="2540D2C0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24EF1317" w:rsidRDefault="00B71803" w14:paraId="1F7CB851" w14:textId="05E7E555">
            <w:pP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>Title</w:t>
            </w:r>
            <w:r w:rsidRPr="24EF1317" w:rsidR="38673570">
              <w:rPr>
                <w:sz w:val="24"/>
                <w:szCs w:val="24"/>
              </w:rPr>
              <w:t>:</w:t>
            </w:r>
            <w:r w:rsidRPr="24EF1317" w:rsidR="38673570">
              <w:rPr>
                <w:sz w:val="24"/>
                <w:szCs w:val="24"/>
              </w:rPr>
              <w:t xml:space="preserve"> Food Systems Policy Dialogue</w:t>
            </w:r>
          </w:p>
          <w:p w:rsidRPr="00E372AA" w:rsidR="00B71803" w:rsidP="24EF1317" w:rsidRDefault="00B71803" w14:paraId="25730385" w14:textId="39F6B9D7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>Keynote Address:</w:t>
            </w:r>
            <w:r w:rsidRPr="24EF1317" w:rsidR="38673570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24EF1317" w:rsidR="38673570">
              <w:rPr>
                <w:sz w:val="24"/>
                <w:szCs w:val="24"/>
              </w:rPr>
              <w:t>Sabrina M Jefwa</w:t>
            </w:r>
            <w:r w:rsidRPr="24EF1317" w:rsidR="38673570">
              <w:rPr>
                <w:sz w:val="24"/>
                <w:szCs w:val="24"/>
              </w:rPr>
              <w:t xml:space="preserve">, </w:t>
            </w:r>
            <w:r w:rsidRPr="24EF1317" w:rsidR="38673570">
              <w:rPr>
                <w:i w:val="1"/>
                <w:iCs w:val="1"/>
                <w:sz w:val="24"/>
                <w:szCs w:val="24"/>
              </w:rPr>
              <w:t>CECM Blue Economy, Lamu</w:t>
            </w:r>
          </w:p>
          <w:p w:rsidRPr="00E372AA" w:rsidR="00B71803" w:rsidP="24EF1317" w:rsidRDefault="00B71803" w14:paraId="61686BD8" w14:textId="6BEB9398">
            <w:pPr>
              <w:spacing w:after="0" w:line="276" w:lineRule="auto"/>
              <w:ind w:left="0" w:hanging="2"/>
              <w:textDirection w:val="lrTb"/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>Keynote Address</w:t>
            </w:r>
            <w:r w:rsidRPr="24EF1317" w:rsidR="38673570">
              <w:rPr>
                <w:sz w:val="24"/>
                <w:szCs w:val="24"/>
              </w:rPr>
              <w:t xml:space="preserve">: </w:t>
            </w:r>
            <w:r w:rsidRPr="24EF1317" w:rsidR="38673570">
              <w:rPr>
                <w:sz w:val="24"/>
                <w:szCs w:val="24"/>
              </w:rPr>
              <w:t>Ibrahim Khamisi</w:t>
            </w:r>
            <w:r w:rsidRPr="24EF1317" w:rsidR="38673570">
              <w:rPr>
                <w:i w:val="1"/>
                <w:iCs w:val="1"/>
                <w:sz w:val="24"/>
                <w:szCs w:val="24"/>
              </w:rPr>
              <w:t>,</w:t>
            </w:r>
          </w:p>
          <w:p w:rsidRPr="00E372AA" w:rsidR="00B71803" w:rsidP="24EF1317" w:rsidRDefault="00B71803" w14:paraId="762BACDA" w14:textId="61512278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24EF1317" w:rsidR="38673570">
              <w:rPr>
                <w:i w:val="1"/>
                <w:iCs w:val="1"/>
                <w:sz w:val="24"/>
                <w:szCs w:val="24"/>
              </w:rPr>
              <w:t>CECM for Blue Economy, Cooperatives, Agriculture and Livestock in the County Government of Mombasa</w:t>
            </w:r>
          </w:p>
          <w:p w:rsidRPr="00E372AA" w:rsidR="00B71803" w:rsidP="24EF1317" w:rsidRDefault="00B71803" w14:paraId="1A70B3DD" w14:textId="0A140862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</w:p>
          <w:p w:rsidRPr="00E372AA" w:rsidR="00B71803" w:rsidP="24EF1317" w:rsidRDefault="00B71803" w14:paraId="52A5B229" w14:textId="045A0022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 xml:space="preserve">Venue:  </w:t>
            </w:r>
            <w:r w:rsidRPr="24EF1317" w:rsidR="38673570">
              <w:rPr>
                <w:sz w:val="24"/>
                <w:szCs w:val="24"/>
              </w:rPr>
              <w:t>Mazrui Hall</w:t>
            </w:r>
            <w:r w:rsidRPr="24EF1317" w:rsidR="38673570">
              <w:rPr>
                <w:sz w:val="24"/>
                <w:szCs w:val="24"/>
              </w:rPr>
              <w:t xml:space="preserve"> </w:t>
            </w:r>
          </w:p>
          <w:p w:rsidRPr="00E372AA" w:rsidR="00B71803" w:rsidP="24EF1317" w:rsidRDefault="00B71803" w14:paraId="5E5D96AD" w14:textId="31CB15F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>Moderator</w:t>
            </w:r>
            <w:r w:rsidRPr="24EF1317" w:rsidR="38673570">
              <w:rPr>
                <w:sz w:val="24"/>
                <w:szCs w:val="24"/>
              </w:rPr>
              <w:t xml:space="preserve">: </w:t>
            </w:r>
            <w:r w:rsidRPr="24EF1317" w:rsidR="38673570">
              <w:rPr>
                <w:sz w:val="24"/>
                <w:szCs w:val="24"/>
              </w:rPr>
              <w:t>Muthoni Nyamai</w:t>
            </w:r>
            <w:r w:rsidRPr="24EF1317" w:rsidR="38673570">
              <w:rPr>
                <w:sz w:val="24"/>
                <w:szCs w:val="24"/>
              </w:rPr>
              <w:t xml:space="preserve">, 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Co-Founding Director, Budget Talk Global</w:t>
            </w:r>
          </w:p>
          <w:p w:rsidRPr="00E372AA" w:rsidR="00B71803" w:rsidP="24EF1317" w:rsidRDefault="00B71803" w14:paraId="5BBD3951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4EF1317" w:rsidR="38673570">
              <w:rPr>
                <w:b w:val="1"/>
                <w:bCs w:val="1"/>
                <w:sz w:val="24"/>
                <w:szCs w:val="24"/>
              </w:rPr>
              <w:t xml:space="preserve">Partners: </w:t>
            </w:r>
          </w:p>
          <w:p w:rsidRPr="00E372AA" w:rsidR="00B71803" w:rsidP="24EF1317" w:rsidRDefault="00B71803" w14:paraId="19208654" w14:textId="5D956CEC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Hon. Patrick Mbelle Mwavula, 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MCA Bamburi Ward, Mombasa</w:t>
            </w: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24EF1317" w:rsidRDefault="00B71803" w14:paraId="2A5534BC" w14:textId="580BCF52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Abud Jamal Said, 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Chairman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,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 KNCCI, Mombasa Chapter</w:t>
            </w: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24EF1317" w:rsidRDefault="00B71803" w14:paraId="4867CF8A" w14:textId="588273FA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3. Cynthia Mabel, 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marine biologist and emerging coastal sustainability</w:t>
            </w: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practitioner</w:t>
            </w: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24EF1317" w:rsidRDefault="00B71803" w14:paraId="7BE23F4A" w14:textId="3790ABE5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4. Joyce Keingati, M</w:t>
            </w:r>
            <w:r w:rsidRPr="24EF1317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arine and fisheries Development Professional </w:t>
            </w:r>
            <w:r w:rsidRPr="24EF1317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24EF1317" w:rsidRDefault="00B71803" w14:paraId="44C9BEB9" w14:textId="46A82D8D">
            <w:pPr>
              <w:spacing w:after="0" w:line="240" w:lineRule="auto"/>
              <w:ind w:left="0" w:hanging="2"/>
              <w:textDirection w:val="lrTb"/>
              <w:rPr>
                <w:i w:val="1"/>
                <w:iCs w:val="1"/>
                <w:color w:val="222222"/>
                <w:sz w:val="24"/>
                <w:szCs w:val="24"/>
              </w:rPr>
            </w:pPr>
          </w:p>
        </w:tc>
      </w:tr>
      <w:tr w:rsidRPr="00E372AA" w:rsidR="00203B99" w:rsidTr="24EF1317" w14:paraId="7165F952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28680C0C" w14:paraId="25114450" w14:textId="471E7D1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7:00 PM- 9 PM</w:t>
            </w:r>
          </w:p>
          <w:p w:rsidRPr="00E372AA" w:rsidR="00203B99" w:rsidP="0E792681" w:rsidRDefault="00203B99" w14:paraId="351369FB" w14:textId="1D66D0E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7626" w:type="dxa"/>
            <w:gridSpan w:val="4"/>
            <w:tcMar/>
          </w:tcPr>
          <w:p w:rsidR="0E792681" w:rsidRDefault="1E0902AB" w14:paraId="39F8EA48" w14:textId="7EFF86E2">
            <w:pPr>
              <w:ind w:left="0" w:hanging="2"/>
              <w:textDirection w:val="lrTb"/>
            </w:pPr>
            <w:r>
              <w:t xml:space="preserve">Gala Dinner </w:t>
            </w:r>
          </w:p>
        </w:tc>
      </w:tr>
    </w:tbl>
    <w:p w:rsidR="43DF1FA7" w:rsidP="0E792681" w:rsidRDefault="43DF1FA7" w14:paraId="7B8FEC53" w14:textId="4BCF00EA">
      <w:pPr>
        <w:ind w:left="0" w:hanging="2"/>
        <w:rPr>
          <w:sz w:val="24"/>
          <w:szCs w:val="24"/>
        </w:rPr>
      </w:pPr>
    </w:p>
    <w:p w:rsidR="7B551EA7" w:rsidP="0E792681" w:rsidRDefault="7B551EA7" w14:paraId="5930DA4C" w14:textId="2BDBB2E6">
      <w:pPr>
        <w:ind w:left="0" w:hanging="2"/>
        <w:rPr>
          <w:sz w:val="24"/>
          <w:szCs w:val="24"/>
        </w:rPr>
      </w:pPr>
    </w:p>
    <w:p w:rsidR="7B551EA7" w:rsidP="0E792681" w:rsidRDefault="7B551EA7" w14:paraId="036A55C6" w14:textId="07D34035">
      <w:pPr>
        <w:ind w:left="0" w:hanging="2"/>
        <w:rPr>
          <w:sz w:val="24"/>
          <w:szCs w:val="24"/>
        </w:rPr>
      </w:pPr>
    </w:p>
    <w:p w:rsidRPr="00E372AA" w:rsidR="00203B99" w:rsidP="0E792681" w:rsidRDefault="547D95D4" w14:paraId="463A2033" w14:textId="0661ABEC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3</w:t>
      </w:r>
      <w:r w:rsidRPr="0E792681">
        <w:rPr>
          <w:sz w:val="24"/>
          <w:szCs w:val="24"/>
        </w:rPr>
        <w:t xml:space="preserve">: </w:t>
      </w:r>
    </w:p>
    <w:p w:rsidRPr="00E372AA" w:rsidR="00203B99" w:rsidP="0E792681" w:rsidRDefault="547D95D4" w14:paraId="3EF222B7" w14:textId="6C0D3467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Theme</w:t>
      </w:r>
      <w:r w:rsidRPr="0E792681">
        <w:rPr>
          <w:sz w:val="24"/>
          <w:szCs w:val="24"/>
        </w:rPr>
        <w:t xml:space="preserve">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362"/>
        <w:gridCol w:w="2362"/>
        <w:gridCol w:w="2363"/>
      </w:tblGrid>
      <w:tr w:rsidRPr="00E372AA" w:rsidR="00203B99" w:rsidTr="24EF1317" w14:paraId="25D66BA2" w14:textId="77777777">
        <w:tc>
          <w:tcPr>
            <w:tcW w:w="2263" w:type="dxa"/>
            <w:tcMar/>
          </w:tcPr>
          <w:p w:rsidRPr="00E372AA" w:rsidR="00203B99" w:rsidP="0E792681" w:rsidRDefault="547D95D4" w14:paraId="6A2A9D52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7FE240A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24EF1317" w14:paraId="5C968E8D" w14:textId="77777777">
        <w:tc>
          <w:tcPr>
            <w:tcW w:w="2263" w:type="dxa"/>
            <w:tcMar/>
          </w:tcPr>
          <w:p w:rsidRPr="00E372AA" w:rsidR="00203B99" w:rsidP="0E792681" w:rsidRDefault="547D95D4" w14:paraId="2DEBE52B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8:30 AM – 9:00 AM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4DC368C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Pr="00E372AA" w:rsidR="00203B99" w:rsidTr="24EF1317" w14:paraId="2D9CE7F7" w14:textId="77777777">
        <w:tc>
          <w:tcPr>
            <w:tcW w:w="2263" w:type="dxa"/>
            <w:tcMar/>
          </w:tcPr>
          <w:p w:rsidRPr="00E372AA" w:rsidR="00203B99" w:rsidP="0E792681" w:rsidRDefault="547D95D4" w14:paraId="16E79A48" w14:textId="719A094C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9:00 AM</w:t>
            </w:r>
            <w:r w:rsidRPr="0E792681" w:rsidR="6DF7BA8D">
              <w:rPr>
                <w:sz w:val="24"/>
                <w:szCs w:val="24"/>
              </w:rPr>
              <w:t>-</w:t>
            </w:r>
            <w:r w:rsidRPr="0E792681">
              <w:rPr>
                <w:sz w:val="24"/>
                <w:szCs w:val="24"/>
              </w:rPr>
              <w:t xml:space="preserve"> 10:</w:t>
            </w:r>
            <w:r w:rsidRPr="0E792681" w:rsidR="1A28427B">
              <w:rPr>
                <w:sz w:val="24"/>
                <w:szCs w:val="24"/>
              </w:rPr>
              <w:t>15</w:t>
            </w:r>
            <w:r w:rsidRPr="0E792681">
              <w:rPr>
                <w:sz w:val="24"/>
                <w:szCs w:val="24"/>
              </w:rPr>
              <w:t xml:space="preserve"> AM </w:t>
            </w:r>
          </w:p>
        </w:tc>
        <w:tc>
          <w:tcPr>
            <w:tcW w:w="7087" w:type="dxa"/>
            <w:gridSpan w:val="3"/>
            <w:tcMar/>
          </w:tcPr>
          <w:p w:rsidR="00203B99" w:rsidP="0E792681" w:rsidRDefault="1A28427B" w14:paraId="4E167494" w14:textId="7E676D9F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2</w:t>
            </w:r>
          </w:p>
          <w:p w:rsidR="00577EC8" w:rsidP="0E792681" w:rsidRDefault="00577EC8" w14:paraId="5DD402F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577EC8" w:rsidR="00577EC8" w:rsidP="0E792681" w:rsidRDefault="1A28427B" w14:paraId="0AE98CF8" w14:textId="424EA77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Kenya’s Position in AI for the Next 5 Years</w:t>
            </w:r>
          </w:p>
          <w:p w:rsidR="00203B99" w:rsidP="0E792681" w:rsidRDefault="547D95D4" w14:paraId="4E8322FD" w14:textId="3603A1E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 w:rsidR="6AABBD71">
              <w:rPr>
                <w:sz w:val="24"/>
                <w:szCs w:val="24"/>
              </w:rPr>
              <w:t>:</w:t>
            </w:r>
            <w:r w:rsidRPr="2324063E">
              <w:rPr>
                <w:sz w:val="24"/>
                <w:szCs w:val="24"/>
              </w:rPr>
              <w:t xml:space="preserve"> Main Arena</w:t>
            </w:r>
          </w:p>
          <w:p w:rsidR="0A4F6C3B" w:rsidP="2324063E" w:rsidRDefault="0A4F6C3B" w14:paraId="53DB3D0A" w14:textId="6D1D601E">
            <w:pPr>
              <w:spacing w:after="0" w:line="240" w:lineRule="auto"/>
              <w:ind w:left="0" w:hanging="2"/>
            </w:pPr>
            <w:r w:rsidRPr="24EF1317" w:rsidR="0B9B0D3F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</w:p>
          <w:p w:rsidR="251B7773" w:rsidP="00ED5329" w:rsidRDefault="251B7773" w14:paraId="6A3D336C" w14:textId="462AB9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0" w:hanging="2"/>
              <w:rPr/>
            </w:pPr>
            <w:r w:rsidRPr="24EF1317" w:rsidR="7E85F1E6">
              <w:rPr>
                <w:color w:val="111111"/>
                <w:sz w:val="24"/>
                <w:szCs w:val="24"/>
              </w:rPr>
              <w:t>M</w:t>
            </w:r>
            <w:r w:rsidRPr="24EF1317" w:rsidR="626F3C9D">
              <w:rPr>
                <w:color w:val="111111"/>
                <w:sz w:val="24"/>
                <w:szCs w:val="24"/>
              </w:rPr>
              <w:t xml:space="preserve"> </w:t>
            </w:r>
            <w:r w:rsidRPr="24EF1317" w:rsidR="7E85F1E6">
              <w:rPr>
                <w:color w:val="111111"/>
                <w:sz w:val="24"/>
                <w:szCs w:val="24"/>
              </w:rPr>
              <w:t>r. Jessy K. Maruti</w:t>
            </w:r>
            <w:r w:rsidRPr="24EF1317" w:rsidR="7E85F1E6">
              <w:rPr>
                <w:i w:val="1"/>
                <w:iCs w:val="1"/>
                <w:color w:val="111111"/>
                <w:sz w:val="24"/>
                <w:szCs w:val="24"/>
              </w:rPr>
              <w:t xml:space="preserve">, </w:t>
            </w:r>
            <w:r w:rsidR="7E85F1E6">
              <w:rPr/>
              <w:t>CEO, ICT Authority</w:t>
            </w:r>
          </w:p>
          <w:p w:rsidRPr="00577EC8" w:rsidR="00577EC8" w:rsidP="2324063E" w:rsidRDefault="66EFBFC8" w14:paraId="372E28AF" w14:textId="2FB4171B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 w:rsidR="6F0E359E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1685CC2B">
              <w:rPr>
                <w:sz w:val="24"/>
                <w:szCs w:val="24"/>
              </w:rPr>
              <w:t>Share Internet</w:t>
            </w:r>
          </w:p>
          <w:p w:rsidR="00577EC8" w:rsidP="0E792681" w:rsidRDefault="1A28427B" w14:paraId="32BD0EAA" w14:textId="0A06D3C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65B8979D" w:rsidP="00ED5329" w:rsidRDefault="6681AEC7" w14:paraId="476B5B6F" w14:textId="15715F83">
            <w:pPr>
              <w:numPr>
                <w:ilvl w:val="0"/>
                <w:numId w:val="33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Prof. </w:t>
            </w:r>
            <w:r w:rsidRPr="2324063E" w:rsidR="5D4596EA">
              <w:rPr>
                <w:sz w:val="24"/>
                <w:szCs w:val="24"/>
              </w:rPr>
              <w:t>Bitange Ndemo</w:t>
            </w:r>
            <w:r w:rsidRPr="2324063E" w:rsidR="6EF91C2D">
              <w:rPr>
                <w:sz w:val="24"/>
                <w:szCs w:val="24"/>
              </w:rPr>
              <w:t xml:space="preserve">, </w:t>
            </w:r>
            <w:r w:rsidRPr="2324063E" w:rsidR="6EF91C2D">
              <w:rPr>
                <w:i/>
                <w:iCs/>
                <w:sz w:val="24"/>
                <w:szCs w:val="24"/>
              </w:rPr>
              <w:t>G</w:t>
            </w:r>
            <w:r w:rsidRPr="2324063E" w:rsidR="6EF91C2D">
              <w:rPr>
                <w:rFonts w:ascii="Arial" w:hAnsi="Arial" w:eastAsia="Arial" w:cs="Arial"/>
                <w:i/>
                <w:iCs/>
                <w:sz w:val="21"/>
                <w:szCs w:val="21"/>
              </w:rPr>
              <w:t>lobal Technocrat</w:t>
            </w:r>
          </w:p>
          <w:p w:rsidRPr="00577EC8" w:rsidR="00577EC8" w:rsidP="0E792681" w:rsidRDefault="00577EC8" w14:paraId="4B44E89F" w14:textId="3F400A9F">
            <w:p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</w:p>
        </w:tc>
      </w:tr>
      <w:tr w:rsidRPr="00E372AA" w:rsidR="00577EC8" w:rsidTr="24EF1317" w14:paraId="08B39994" w14:textId="77777777">
        <w:tc>
          <w:tcPr>
            <w:tcW w:w="2263" w:type="dxa"/>
            <w:tcMar/>
          </w:tcPr>
          <w:p w:rsidRPr="00E372AA" w:rsidR="00577EC8" w:rsidP="0E792681" w:rsidRDefault="1A28427B" w14:paraId="777BBE27" w14:textId="61D639DA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10.15 AM- 1:00 </w:t>
            </w:r>
            <w:r w:rsidRPr="0E792681" w:rsidR="006270EF">
              <w:rPr>
                <w:sz w:val="24"/>
                <w:szCs w:val="24"/>
              </w:rPr>
              <w:t>PM</w:t>
            </w:r>
          </w:p>
        </w:tc>
        <w:tc>
          <w:tcPr>
            <w:tcW w:w="2362" w:type="dxa"/>
            <w:tcMar/>
          </w:tcPr>
          <w:p w:rsidRPr="00E372AA" w:rsidR="00577EC8" w:rsidP="0E792681" w:rsidRDefault="1A28427B" w14:paraId="613ACCAF" w14:textId="6EA5BD2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E372AA" w:rsidR="00577EC8" w:rsidP="0E792681" w:rsidRDefault="00577EC8" w14:paraId="27CB52C8" w14:textId="43D9F74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64530B99" w14:textId="6E54DB7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577EC8" w:rsidP="0E792681" w:rsidRDefault="03F4F33F" w14:paraId="5F43899F" w14:textId="7BAA708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4 </w:t>
            </w:r>
          </w:p>
          <w:p w:rsidR="43DF1FA7" w:rsidP="0E792681" w:rsidRDefault="43DF1FA7" w14:paraId="08F15A6C" w14:textId="4E9208A4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577EC8" w:rsidP="0E792681" w:rsidRDefault="14023679" w14:paraId="51BA28EC" w14:textId="6D0037B0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 w:rsidR="6ED0A1EC">
              <w:rPr>
                <w:sz w:val="24"/>
                <w:szCs w:val="24"/>
              </w:rPr>
              <w:t>Kazi ya Kesho; Future of work for the Coas</w:t>
            </w:r>
            <w:r w:rsidRPr="0E792681" w:rsidR="6ED0A1EC">
              <w:rPr>
                <w:b/>
                <w:bCs/>
                <w:sz w:val="24"/>
                <w:szCs w:val="24"/>
              </w:rPr>
              <w:t>t</w:t>
            </w:r>
          </w:p>
          <w:p w:rsidR="1E448319" w:rsidP="0E792681" w:rsidRDefault="1E448319" w14:paraId="2B6BD150" w14:textId="707B0504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="4DEAAF6A" w:rsidP="0E792681" w:rsidRDefault="4DEAAF6A" w14:paraId="7FF81013" w14:textId="2B88F58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Venue:  Mekatili</w:t>
            </w:r>
            <w:r w:rsidRPr="0E792681" w:rsidR="07410338">
              <w:rPr>
                <w:b/>
                <w:bCs/>
                <w:sz w:val="24"/>
                <w:szCs w:val="24"/>
              </w:rPr>
              <w:t>li</w:t>
            </w:r>
            <w:r w:rsidRPr="0E792681">
              <w:rPr>
                <w:b/>
                <w:bCs/>
                <w:sz w:val="24"/>
                <w:szCs w:val="24"/>
              </w:rPr>
              <w:t xml:space="preserve"> Hall</w:t>
            </w:r>
          </w:p>
          <w:p w:rsidR="0E792681" w:rsidP="0E792681" w:rsidRDefault="0E792681" w14:paraId="23C65B3C" w14:textId="3D0C4C3B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="7B25638B" w:rsidP="24EF1317" w:rsidRDefault="1F75A218" w14:paraId="08A03650" w14:textId="4FDC8BE6">
            <w:pPr>
              <w:pStyle w:val="Normal"/>
              <w:spacing w:after="0" w:line="240" w:lineRule="auto"/>
              <w:ind w:left="0" w:hanging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24EF1317" w:rsidR="61B62327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  <w:r w:rsidRPr="24EF1317" w:rsidR="61B62327">
              <w:rPr>
                <w:sz w:val="24"/>
                <w:szCs w:val="24"/>
              </w:rPr>
              <w:t>Atrash Ali</w:t>
            </w:r>
            <w:r w:rsidRPr="24EF1317" w:rsidR="7CE3E99C">
              <w:rPr>
                <w:sz w:val="24"/>
                <w:szCs w:val="24"/>
              </w:rPr>
              <w:t xml:space="preserve">, </w:t>
            </w:r>
            <w:r w:rsidRPr="24EF1317" w:rsidR="7CE3E99C">
              <w:rPr>
                <w:rFonts w:ascii="Calibri" w:hAnsi="Calibri" w:eastAsia="Calibri" w:cs="Calibri"/>
                <w:sz w:val="24"/>
                <w:szCs w:val="24"/>
              </w:rPr>
              <w:t xml:space="preserve">Senior </w:t>
            </w:r>
            <w:r w:rsidRPr="24EF1317" w:rsidR="7CE3E99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Advisor, Conrad N. Hilton Foundation</w:t>
            </w:r>
          </w:p>
          <w:p w:rsidR="7B25638B" w:rsidP="24EF1317" w:rsidRDefault="1F75A218" w14:paraId="1455D4AD" w14:textId="2B5CF021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0E792681" w:rsidRDefault="00577EC8" w14:paraId="582B055B" w14:textId="184EE34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>
              <w:br/>
            </w:r>
            <w:r w:rsidRPr="2324063E" w:rsidR="74F694A5">
              <w:rPr>
                <w:b/>
                <w:bCs/>
                <w:sz w:val="24"/>
                <w:szCs w:val="24"/>
              </w:rPr>
              <w:t>Moderator:</w:t>
            </w:r>
            <w:r w:rsidRPr="2324063E" w:rsidR="74F694A5">
              <w:rPr>
                <w:sz w:val="24"/>
                <w:szCs w:val="24"/>
              </w:rPr>
              <w:t xml:space="preserve"> </w:t>
            </w:r>
            <w:r w:rsidRPr="2324063E" w:rsidR="7EBB914A">
              <w:rPr>
                <w:sz w:val="24"/>
                <w:szCs w:val="24"/>
              </w:rPr>
              <w:t xml:space="preserve"> </w:t>
            </w:r>
            <w:r w:rsidRPr="2324063E" w:rsidR="1FE91402">
              <w:rPr>
                <w:sz w:val="24"/>
                <w:szCs w:val="24"/>
              </w:rPr>
              <w:t xml:space="preserve">Rukiya Jaanwalla, </w:t>
            </w:r>
            <w:r w:rsidRPr="2324063E" w:rsidR="1FE91402">
              <w:rPr>
                <w:i/>
                <w:iCs/>
                <w:sz w:val="24"/>
                <w:szCs w:val="24"/>
              </w:rPr>
              <w:t>Head of Communication and Partnerships, Swahilipot Hub Foundation</w:t>
            </w:r>
          </w:p>
          <w:p w:rsidRPr="00E372AA" w:rsidR="00577EC8" w:rsidP="0E792681" w:rsidRDefault="00577EC8" w14:paraId="15D00418" w14:textId="1E89018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154F9140" w:rsidP="0E792681" w:rsidRDefault="154F9140" w14:paraId="7125E497" w14:textId="19D0FCCB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>Panelist:</w:t>
            </w:r>
          </w:p>
          <w:p w:rsidR="154F9140" w:rsidP="24EF1317" w:rsidRDefault="54A649DF" w14:paraId="27E76C49" w14:textId="77C7532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commentRangeStart w:id="344157501"/>
            <w:r w:rsidRPr="24EF1317" w:rsidR="5144A035">
              <w:rPr>
                <w:sz w:val="24"/>
                <w:szCs w:val="24"/>
              </w:rPr>
              <w:t>Brenda Nambatya</w:t>
            </w:r>
          </w:p>
          <w:p w:rsidR="154F9140" w:rsidP="24EF1317" w:rsidRDefault="54A649DF" w14:paraId="71135843" w14:textId="627F076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24EF1317" w:rsidR="5144A035">
              <w:rPr>
                <w:sz w:val="24"/>
                <w:szCs w:val="24"/>
              </w:rPr>
              <w:t>Chris Maclay</w:t>
            </w:r>
          </w:p>
          <w:p w:rsidR="154F9140" w:rsidP="24EF1317" w:rsidRDefault="54A649DF" w14:paraId="4E2CCAB8" w14:textId="4A6B8B7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24EF1317" w:rsidR="5144A035">
              <w:rPr>
                <w:sz w:val="24"/>
                <w:szCs w:val="24"/>
              </w:rPr>
              <w:t>Nick Markham</w:t>
            </w:r>
            <w:commentRangeEnd w:id="344157501"/>
            <w:r>
              <w:rPr>
                <w:rStyle w:val="CommentReference"/>
              </w:rPr>
              <w:commentReference w:id="344157501"/>
            </w:r>
          </w:p>
          <w:p w:rsidRPr="00677ABF" w:rsidR="00577EC8" w:rsidP="0E792681" w:rsidRDefault="00577EC8" w14:paraId="49D217AE" w14:textId="291BBCC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00577EC8" w:rsidP="0E792681" w:rsidRDefault="218D539E" w14:paraId="7B41D85F" w14:textId="028B1DE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577EC8" w:rsidP="0E792681" w:rsidRDefault="00577EC8" w14:paraId="4BC73FF9" w14:textId="674434D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577EC8" w:rsidP="0E792681" w:rsidRDefault="694181A3" w14:paraId="153C614B" w14:textId="341BFCCC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5</w:t>
            </w:r>
          </w:p>
          <w:p w:rsidR="00577EC8" w:rsidP="0E792681" w:rsidRDefault="00577EC8" w14:paraId="025E4268" w14:textId="3385FAB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2324063E" w:rsidRDefault="005D92C3" w14:paraId="1C29B979" w14:textId="2082FE9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Title: </w:t>
            </w:r>
            <w:r w:rsidRPr="2324063E" w:rsidR="22A9E8F8">
              <w:rPr>
                <w:sz w:val="24"/>
                <w:szCs w:val="24"/>
              </w:rPr>
              <w:t>Business modelling</w:t>
            </w:r>
            <w:r w:rsidRPr="2324063E" w:rsidR="4FB28FB2">
              <w:rPr>
                <w:sz w:val="24"/>
                <w:szCs w:val="24"/>
              </w:rPr>
              <w:t>;</w:t>
            </w:r>
            <w:r w:rsidRPr="2324063E" w:rsidR="4FB28FB2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equip participants with practical knowledge and skills to develop and refine business models for their innovations and entrepreneurial ventures</w:t>
            </w:r>
          </w:p>
          <w:p w:rsidR="2324063E" w:rsidP="2324063E" w:rsidRDefault="2324063E" w14:paraId="540C7135" w14:textId="2F51A0A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24EF1317" w:rsidRDefault="6FAD2B2C" w14:paraId="4BC6C1D4" w14:textId="5077D9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4EF1317" w:rsidR="65EEF9DE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  <w:r w:rsidRPr="24EF1317" w:rsidR="2BF45FA8">
              <w:rPr>
                <w:sz w:val="24"/>
                <w:szCs w:val="24"/>
              </w:rPr>
              <w:t xml:space="preserve">Ajira </w:t>
            </w:r>
            <w:r w:rsidRPr="24EF1317" w:rsidR="1A576C04">
              <w:rPr>
                <w:sz w:val="24"/>
                <w:szCs w:val="24"/>
              </w:rPr>
              <w:t>Digital</w:t>
            </w:r>
          </w:p>
          <w:p w:rsidR="2324063E" w:rsidP="2324063E" w:rsidRDefault="2324063E" w14:paraId="4B0553AA" w14:textId="7CF7B730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2324063E" w:rsidRDefault="218D539E" w14:paraId="41D17D48" w14:textId="28EE3C8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65E1E879">
              <w:rPr>
                <w:b/>
                <w:bCs/>
                <w:sz w:val="24"/>
                <w:szCs w:val="24"/>
              </w:rPr>
              <w:t>Main Arena B</w:t>
            </w:r>
          </w:p>
          <w:p w:rsidRPr="00E372AA" w:rsidR="00577EC8" w:rsidP="0E792681" w:rsidRDefault="74F694A5" w14:paraId="1CBFFA31" w14:textId="2E0DBB7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2F855315">
              <w:rPr>
                <w:sz w:val="24"/>
                <w:szCs w:val="24"/>
              </w:rPr>
              <w:t>Belinda Nasimiyu</w:t>
            </w:r>
          </w:p>
          <w:p w:rsidR="2324063E" w:rsidP="2324063E" w:rsidRDefault="2324063E" w14:paraId="0A666C6A" w14:textId="63AFEF3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E372AA" w:rsidR="00577EC8" w:rsidP="0E792681" w:rsidRDefault="1A28427B" w14:paraId="0BEDE4C6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577EC8" w:rsidP="00ED5329" w:rsidRDefault="7E015830" w14:paraId="382A9EF3" w14:textId="192AD9C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ICT Authority</w:t>
            </w:r>
          </w:p>
          <w:p w:rsidRPr="00E372AA" w:rsidR="00577EC8" w:rsidP="00ED5329" w:rsidRDefault="6BDC8AE1" w14:paraId="6E0DEF82" w14:textId="26664DA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Ajira </w:t>
            </w:r>
          </w:p>
        </w:tc>
        <w:tc>
          <w:tcPr>
            <w:tcW w:w="2363" w:type="dxa"/>
            <w:tcMar/>
          </w:tcPr>
          <w:p w:rsidR="00577EC8" w:rsidP="0E792681" w:rsidRDefault="1A28427B" w14:paraId="21DEEC51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577EC8" w:rsidP="0E792681" w:rsidRDefault="00577EC8" w14:paraId="5E6F11AF" w14:textId="77777777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0E792681" w:rsidRDefault="6D0FE7A5" w14:paraId="344634D0" w14:textId="280575B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6</w:t>
            </w:r>
          </w:p>
          <w:p w:rsidRPr="00E372AA" w:rsidR="00577EC8" w:rsidP="0E792681" w:rsidRDefault="00577EC8" w14:paraId="56BEFA02" w14:textId="4020572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577EC8" w:rsidP="5763EBA3" w:rsidRDefault="21CC529E" w14:paraId="66065A43" w14:textId="7A6D7E4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Title: </w:t>
            </w:r>
            <w:r w:rsidRPr="5763EBA3" w:rsidR="0810A268">
              <w:rPr>
                <w:sz w:val="24"/>
                <w:szCs w:val="24"/>
              </w:rPr>
              <w:t xml:space="preserve">Work </w:t>
            </w:r>
            <w:r w:rsidRPr="5763EBA3" w:rsidR="63FC0776">
              <w:rPr>
                <w:sz w:val="24"/>
                <w:szCs w:val="24"/>
              </w:rPr>
              <w:t>Readiness Masterclass</w:t>
            </w:r>
          </w:p>
          <w:p w:rsidR="43DF1FA7" w:rsidP="0E792681" w:rsidRDefault="43DF1FA7" w14:paraId="789C1282" w14:textId="483FF15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2E9F62A" w:rsidP="0E792681" w:rsidRDefault="232FE791" w14:paraId="291B4274" w14:textId="18F641A8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22E9F62A" w:rsidP="0E792681" w:rsidRDefault="334C76E2" w14:paraId="3CA59C63" w14:textId="2171C15E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  <w:r w:rsidRPr="0E792681">
              <w:rPr>
                <w:color w:val="111827"/>
                <w:sz w:val="24"/>
                <w:szCs w:val="24"/>
              </w:rPr>
              <w:t>Antony Karanja</w:t>
            </w:r>
            <w:r w:rsidR="22E9F62A">
              <w:br/>
            </w:r>
          </w:p>
          <w:p w:rsidR="22E9F62A" w:rsidP="0E792681" w:rsidRDefault="334C76E2" w14:paraId="14020AF4" w14:textId="63C302B0">
            <w:pPr>
              <w:spacing w:after="0" w:line="240" w:lineRule="auto"/>
              <w:ind w:left="0" w:hanging="2"/>
              <w:rPr>
                <w:b/>
                <w:bCs/>
                <w:color w:val="111827"/>
                <w:sz w:val="24"/>
                <w:szCs w:val="24"/>
              </w:rPr>
            </w:pPr>
            <w:r w:rsidRPr="0E792681">
              <w:rPr>
                <w:b/>
                <w:bCs/>
                <w:color w:val="111827"/>
                <w:sz w:val="24"/>
                <w:szCs w:val="24"/>
              </w:rPr>
              <w:t>Facilitator:</w:t>
            </w:r>
          </w:p>
          <w:p w:rsidR="22E9F62A" w:rsidP="0E792681" w:rsidRDefault="232FE791" w14:paraId="12844CDA" w14:textId="13672F19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  <w:r w:rsidRPr="0E792681">
              <w:rPr>
                <w:color w:val="111827"/>
                <w:sz w:val="24"/>
                <w:szCs w:val="24"/>
              </w:rPr>
              <w:t>Ibtisam Balala</w:t>
            </w:r>
          </w:p>
          <w:p w:rsidR="43DF1FA7" w:rsidP="0E792681" w:rsidRDefault="43DF1FA7" w14:paraId="6418BF00" w14:textId="0C02DA5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577EC8" w:rsidP="5763EBA3" w:rsidRDefault="31658B11" w14:paraId="1CC1A791" w14:textId="62F4544F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Venue: </w:t>
            </w:r>
            <w:r w:rsidRPr="5763EBA3" w:rsidR="043CF55B">
              <w:rPr>
                <w:b/>
                <w:bCs/>
                <w:sz w:val="24"/>
                <w:szCs w:val="24"/>
              </w:rPr>
              <w:t xml:space="preserve"> </w:t>
            </w:r>
            <w:r w:rsidRPr="5763EBA3" w:rsidR="17EC889C">
              <w:rPr>
                <w:sz w:val="24"/>
                <w:szCs w:val="24"/>
              </w:rPr>
              <w:t>Main Arena</w:t>
            </w:r>
          </w:p>
          <w:p w:rsidRPr="00E372AA" w:rsidR="00577EC8" w:rsidP="0E792681" w:rsidRDefault="1A28427B" w14:paraId="4C46166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TBC</w:t>
            </w:r>
          </w:p>
          <w:p w:rsidR="00577EC8" w:rsidP="0E792681" w:rsidRDefault="5AB0A3B2" w14:paraId="443C190D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577EC8" w:rsidR="00577EC8" w:rsidP="00ED5329" w:rsidRDefault="170AA096" w14:paraId="37A76CFF" w14:textId="012DE14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NCCK</w:t>
            </w:r>
          </w:p>
          <w:p w:rsidRPr="00577EC8" w:rsidR="00577EC8" w:rsidP="00ED5329" w:rsidRDefault="170AA096" w14:paraId="6318687C" w14:textId="2A8C692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E4Impact</w:t>
            </w:r>
          </w:p>
          <w:p w:rsidRPr="00577EC8" w:rsidR="00577EC8" w:rsidP="00ED5329" w:rsidRDefault="170AA096" w14:paraId="6C42B61B" w14:textId="6BBA634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Swahilipot Hub Foundation </w:t>
            </w:r>
          </w:p>
          <w:p w:rsidRPr="00577EC8" w:rsidR="00577EC8" w:rsidP="00ED5329" w:rsidRDefault="170AA096" w14:paraId="10BFF3C6" w14:textId="571904D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Mastercard Foundation</w:t>
            </w:r>
          </w:p>
          <w:p w:rsidRPr="00577EC8" w:rsidR="00577EC8" w:rsidP="0E792681" w:rsidRDefault="00577EC8" w14:paraId="08FDB91F" w14:textId="20F9BA1A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24EF1317" w14:paraId="5D7E9A26" w14:textId="77777777">
        <w:tc>
          <w:tcPr>
            <w:tcW w:w="2263" w:type="dxa"/>
            <w:tcMar/>
          </w:tcPr>
          <w:p w:rsidRPr="00E372AA" w:rsidR="00203B99" w:rsidP="0E792681" w:rsidRDefault="547D95D4" w14:paraId="1029E65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32756A5F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203B99" w:rsidTr="24EF1317" w14:paraId="7D097D65" w14:textId="77777777">
        <w:tc>
          <w:tcPr>
            <w:tcW w:w="2263" w:type="dxa"/>
            <w:tcMar/>
          </w:tcPr>
          <w:p w:rsidRPr="00E372AA" w:rsidR="00203B99" w:rsidP="0E792681" w:rsidRDefault="547D95D4" w14:paraId="5CEC8343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2:00 PM- 3:15 PM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2FD3CD84" w14:paraId="79F5626B" w14:textId="0466AB1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3</w:t>
            </w:r>
          </w:p>
          <w:p w:rsidRPr="00E372AA" w:rsidR="00203B99" w:rsidP="0E792681" w:rsidRDefault="00203B99" w14:paraId="16E957B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</w:p>
          <w:p w:rsidRPr="00E372AA" w:rsidR="00203B99" w:rsidP="0E792681" w:rsidRDefault="2FD3CD84" w14:paraId="7C12F6CE" w14:textId="3E677FB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Capital Reset: When Money Meets Opportunity And</w:t>
            </w:r>
            <w:r w:rsidR="475895D5">
              <w:br/>
            </w:r>
            <w:r w:rsidRPr="0E792681">
              <w:rPr>
                <w:sz w:val="24"/>
                <w:szCs w:val="24"/>
              </w:rPr>
              <w:t>Understanding How Investors Think </w:t>
            </w:r>
          </w:p>
          <w:p w:rsidRPr="00E372AA" w:rsidR="00203B99" w:rsidP="0E792681" w:rsidRDefault="2FD3CD84" w14:paraId="7766E5B6" w14:textId="4B5ABAC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Pr="00E372AA" w:rsidR="00203B99" w:rsidP="24EF1317" w:rsidRDefault="46AF0400" w14:paraId="6404AA0F" w14:textId="7E009E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left"/>
            </w:pPr>
            <w:r w:rsidRPr="24EF1317" w:rsidR="2BF187F0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24EF1317" w:rsidR="29BCA563">
              <w:rPr>
                <w:sz w:val="24"/>
                <w:szCs w:val="24"/>
              </w:rPr>
              <w:t xml:space="preserve">Rukiya </w:t>
            </w:r>
            <w:r w:rsidRPr="24EF1317" w:rsidR="29BCA563">
              <w:rPr>
                <w:sz w:val="24"/>
                <w:szCs w:val="24"/>
              </w:rPr>
              <w:t>Jaanwalla</w:t>
            </w:r>
            <w:r w:rsidRPr="24EF1317" w:rsidR="29BCA563">
              <w:rPr>
                <w:sz w:val="24"/>
                <w:szCs w:val="24"/>
              </w:rPr>
              <w:t xml:space="preserve">, </w:t>
            </w:r>
            <w:r w:rsidRPr="24EF1317" w:rsidR="29BCA563">
              <w:rPr>
                <w:i w:val="1"/>
                <w:iCs w:val="1"/>
                <w:sz w:val="24"/>
                <w:szCs w:val="24"/>
              </w:rPr>
              <w:t xml:space="preserve">Head of Communications and Partnerships, Swahilipot Hub Foundation </w:t>
            </w:r>
          </w:p>
          <w:p w:rsidR="5A6C989F" w:rsidP="2324063E" w:rsidRDefault="5A6C989F" w14:paraId="30A6260F" w14:textId="31271830">
            <w:pPr>
              <w:spacing w:after="0" w:line="240" w:lineRule="auto"/>
              <w:ind w:left="0" w:hanging="2"/>
              <w:rPr>
                <w:i/>
                <w:iCs/>
                <w:color w:val="111111"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Keynote Address:</w:t>
            </w:r>
            <w:r w:rsidRPr="2324063E">
              <w:rPr>
                <w:sz w:val="24"/>
                <w:szCs w:val="24"/>
              </w:rPr>
              <w:t xml:space="preserve"> </w:t>
            </w:r>
          </w:p>
          <w:p w:rsidRPr="00E372AA" w:rsidR="00203B99" w:rsidP="0E792681" w:rsidRDefault="2FD3CD84" w14:paraId="5B27F516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Pr="00E372AA" w:rsidR="00203B99" w:rsidP="00ED5329" w:rsidRDefault="2FD3CD84" w14:paraId="72CE5D29" w14:textId="24C421FE">
            <w:pPr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  <w:r w:rsidRPr="24EF1317" w:rsidR="586CB529">
              <w:rPr>
                <w:sz w:val="24"/>
                <w:szCs w:val="24"/>
              </w:rPr>
              <w:t>Ho</w:t>
            </w:r>
            <w:r w:rsidRPr="24EF1317" w:rsidR="586CB529">
              <w:rPr>
                <w:sz w:val="24"/>
                <w:szCs w:val="24"/>
              </w:rPr>
              <w:t xml:space="preserve">n. Suleiman Shahbal, </w:t>
            </w:r>
            <w:r w:rsidRPr="24EF1317" w:rsidR="586CB529">
              <w:rPr>
                <w:i w:val="1"/>
                <w:iCs w:val="1"/>
                <w:sz w:val="24"/>
                <w:szCs w:val="24"/>
              </w:rPr>
              <w:t xml:space="preserve">Founder and </w:t>
            </w:r>
            <w:r w:rsidRPr="24EF1317" w:rsidR="586CB529">
              <w:rPr>
                <w:i w:val="1"/>
                <w:iCs w:val="1"/>
                <w:sz w:val="24"/>
                <w:szCs w:val="24"/>
              </w:rPr>
              <w:t>Chairman</w:t>
            </w:r>
            <w:r w:rsidRPr="24EF1317" w:rsidR="586CB529">
              <w:rPr>
                <w:i w:val="1"/>
                <w:iCs w:val="1"/>
                <w:sz w:val="24"/>
                <w:szCs w:val="24"/>
              </w:rPr>
              <w:t xml:space="preserve"> of the </w:t>
            </w:r>
            <w:r w:rsidRPr="24EF1317" w:rsidR="586CB529">
              <w:rPr>
                <w:i w:val="1"/>
                <w:iCs w:val="1"/>
                <w:sz w:val="24"/>
                <w:szCs w:val="24"/>
              </w:rPr>
              <w:t>GulfCap</w:t>
            </w:r>
            <w:r w:rsidRPr="24EF1317" w:rsidR="586CB529">
              <w:rPr>
                <w:i w:val="1"/>
                <w:iCs w:val="1"/>
                <w:sz w:val="24"/>
                <w:szCs w:val="24"/>
              </w:rPr>
              <w:t xml:space="preserve"> Group of Companies</w:t>
            </w:r>
          </w:p>
          <w:p w:rsidRPr="00E372AA" w:rsidR="00203B99" w:rsidP="0E792681" w:rsidRDefault="00203B99" w14:paraId="4101CC5A" w14:textId="0B9A906D">
            <w:p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</w:p>
        </w:tc>
      </w:tr>
      <w:tr w:rsidRPr="00E372AA" w:rsidR="00677ABF" w:rsidTr="24EF1317" w14:paraId="1D7401B9" w14:textId="77777777">
        <w:tc>
          <w:tcPr>
            <w:tcW w:w="2263" w:type="dxa"/>
            <w:tcMar/>
          </w:tcPr>
          <w:p w:rsidRPr="00E372AA" w:rsidR="00677ABF" w:rsidP="0E792681" w:rsidRDefault="3A8736D3" w14:paraId="701C90B0" w14:textId="660E7BB9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3:30 PM- 5 PM </w:t>
            </w:r>
          </w:p>
        </w:tc>
        <w:tc>
          <w:tcPr>
            <w:tcW w:w="2362" w:type="dxa"/>
            <w:tcMar/>
          </w:tcPr>
          <w:p w:rsidRPr="00E372AA" w:rsidR="00677ABF" w:rsidP="0E792681" w:rsidRDefault="6C1F4AF3" w14:paraId="1B68030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E372AA" w:rsidR="00677ABF" w:rsidP="0E792681" w:rsidRDefault="00677ABF" w14:paraId="0048D5F9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2572D3D3" w14:textId="66BBD38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1A1B60CC" w14:paraId="05456E4D" w14:textId="2824D922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7 </w:t>
            </w:r>
          </w:p>
          <w:p w:rsidR="01A8DCF2" w:rsidP="2324063E" w:rsidRDefault="4DFEF44B" w14:paraId="1E8AA237" w14:textId="41133CC0">
            <w:pPr>
              <w:spacing w:before="240"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  <w:r w:rsidRPr="2324063E" w:rsidR="40117061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36A6C039">
              <w:rPr>
                <w:sz w:val="24"/>
                <w:szCs w:val="24"/>
              </w:rPr>
              <w:t>Anchoring the Blue Economy: Maritime Education, Youth</w:t>
            </w:r>
            <w:r w:rsidRPr="2324063E" w:rsidR="25EC50CA">
              <w:rPr>
                <w:sz w:val="24"/>
                <w:szCs w:val="24"/>
              </w:rPr>
              <w:t xml:space="preserve"> </w:t>
            </w:r>
            <w:r w:rsidRPr="2324063E" w:rsidR="36A6C039">
              <w:rPr>
                <w:sz w:val="24"/>
                <w:szCs w:val="24"/>
              </w:rPr>
              <w:t>Innovation, and Kenya's untapped opportunity</w:t>
            </w:r>
          </w:p>
          <w:p w:rsidR="2324063E" w:rsidP="2324063E" w:rsidRDefault="2324063E" w14:paraId="26F8C107" w14:textId="0126A9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30EC852E" w:rsidP="2324063E" w:rsidRDefault="30EC852E" w14:paraId="42EB5379" w14:textId="009C51CD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>
              <w:rPr>
                <w:sz w:val="24"/>
                <w:szCs w:val="24"/>
              </w:rPr>
              <w:t>TBC</w:t>
            </w:r>
          </w:p>
          <w:p w:rsidR="30EC852E" w:rsidP="2324063E" w:rsidRDefault="30EC852E" w14:paraId="0388CA19" w14:textId="7AEE5CB1">
            <w:p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</w:p>
          <w:p w:rsidR="412EF1BD" w:rsidP="2324063E" w:rsidRDefault="1F0672D8" w14:paraId="2E8440AB" w14:textId="2527F5B4">
            <w:pPr>
              <w:spacing w:before="240" w:after="240"/>
              <w:ind w:left="0" w:hanging="2"/>
              <w:rPr>
                <w:i/>
                <w:iCs/>
                <w:color w:val="111111"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 </w:t>
            </w:r>
          </w:p>
          <w:p w:rsidR="03CCFB64" w:rsidP="0E792681" w:rsidRDefault="03CCFB64" w14:paraId="682AFE3C" w14:textId="038E2F8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0447CD9" w:rsidP="00ED5329" w:rsidRDefault="00447CD9" w14:paraId="1AD399CB" w14:textId="377D67F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4EF1317" w:rsidR="76BB2552">
              <w:rPr>
                <w:sz w:val="24"/>
                <w:szCs w:val="24"/>
              </w:rPr>
              <w:t xml:space="preserve">Miss Nicole Sulu, </w:t>
            </w:r>
            <w:r w:rsidRPr="24EF1317" w:rsidR="5279C0A3">
              <w:rPr>
                <w:i w:val="1"/>
                <w:iCs w:val="1"/>
                <w:sz w:val="24"/>
                <w:szCs w:val="24"/>
              </w:rPr>
              <w:t>Bandari Maritime Academy</w:t>
            </w:r>
          </w:p>
          <w:p w:rsidRPr="00447CD9" w:rsidR="3E43FC25" w:rsidP="00ED5329" w:rsidRDefault="109F6A0E" w14:paraId="15031E9A" w14:textId="4C34A61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James Waruiru, </w:t>
            </w:r>
            <w:r w:rsidRPr="2324063E">
              <w:rPr>
                <w:i/>
                <w:iCs/>
              </w:rPr>
              <w:t xml:space="preserve">Environmental Programs Head, </w:t>
            </w:r>
            <w:r w:rsidRPr="2324063E" w:rsidR="1F686643">
              <w:rPr>
                <w:i/>
                <w:iCs/>
                <w:sz w:val="24"/>
                <w:szCs w:val="24"/>
              </w:rPr>
              <w:t xml:space="preserve">Majestic Hub </w:t>
            </w:r>
          </w:p>
          <w:p w:rsidR="4FCC8EDB" w:rsidP="00ED5329" w:rsidRDefault="4FCC8EDB" w14:paraId="0686C9D2" w14:textId="5AB400D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David Ogiga, </w:t>
            </w:r>
            <w:r w:rsidRPr="5763EBA3">
              <w:rPr>
                <w:i/>
                <w:iCs/>
                <w:sz w:val="24"/>
                <w:szCs w:val="24"/>
              </w:rPr>
              <w:t>CEO, Sote Hub</w:t>
            </w:r>
          </w:p>
          <w:p w:rsidR="0E792681" w:rsidP="0E792681" w:rsidRDefault="0E792681" w14:paraId="6F2F3382" w14:textId="16EB707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1BAAD2AE" w14:textId="11A2201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00677ABF" w14:paraId="20087F22" w14:textId="01303BD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00677ABF" w:rsidP="0E792681" w:rsidRDefault="78A5AFBF" w14:paraId="28D32CE7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677ABF" w:rsidP="0E792681" w:rsidRDefault="00677ABF" w14:paraId="6F049EC2" w14:textId="26472E2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444EDFF9" w14:paraId="75A62C90" w14:textId="3CCBCCB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8</w:t>
            </w:r>
          </w:p>
          <w:p w:rsidR="00677ABF" w:rsidP="0E792681" w:rsidRDefault="00677ABF" w14:paraId="486E6B5D" w14:textId="7E8FDB7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184518DF" w14:paraId="2BA2ABBE" w14:textId="3C782694">
            <w:pPr>
              <w:shd w:val="clear" w:color="auto" w:fill="FFFFFF" w:themeFill="background1"/>
              <w:spacing w:after="75"/>
              <w:ind w:left="0" w:hanging="2"/>
              <w:rPr>
                <w:color w:val="000000" w:themeColor="text1"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="00447CD9">
              <w:rPr>
                <w:color w:val="000000" w:themeColor="text1"/>
                <w:sz w:val="24"/>
                <w:szCs w:val="24"/>
              </w:rPr>
              <w:t>AI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and The </w:t>
            </w:r>
            <w:r w:rsidRPr="0E792681" w:rsidR="7D6B2451">
              <w:rPr>
                <w:color w:val="000000" w:themeColor="text1"/>
                <w:sz w:val="24"/>
                <w:szCs w:val="24"/>
              </w:rPr>
              <w:t>Brain;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Using </w:t>
            </w:r>
            <w:r w:rsidR="00447CD9">
              <w:rPr>
                <w:color w:val="000000" w:themeColor="text1"/>
                <w:sz w:val="24"/>
                <w:szCs w:val="24"/>
              </w:rPr>
              <w:t>Machines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for Mental Health</w:t>
            </w:r>
          </w:p>
          <w:p w:rsidRPr="00E372AA" w:rsidR="00677ABF" w:rsidP="0E792681" w:rsidRDefault="00677ABF" w14:paraId="4F19B9A2" w14:textId="2D1396E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2324063E" w:rsidP="2324063E" w:rsidRDefault="2324063E" w14:paraId="7C25AF95" w14:textId="70541DE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0F81EC1E" w:rsidP="2324063E" w:rsidRDefault="0F81EC1E" w14:paraId="2BA073A8" w14:textId="7A237FAF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>
              <w:rPr>
                <w:sz w:val="24"/>
                <w:szCs w:val="24"/>
              </w:rPr>
              <w:t xml:space="preserve">TBC </w:t>
            </w:r>
            <w:r>
              <w:br/>
            </w:r>
          </w:p>
          <w:p w:rsidR="0F81EC1E" w:rsidP="2324063E" w:rsidRDefault="0F81EC1E" w14:paraId="7B5F22F9" w14:textId="475401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</w:p>
          <w:p w:rsidR="77AF03A5" w:rsidP="2324063E" w:rsidRDefault="77AF03A5" w14:paraId="3684677B" w14:textId="1AA23F47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>Diana Akinyi Odawa</w:t>
            </w:r>
          </w:p>
          <w:p w:rsidR="2324063E" w:rsidP="2324063E" w:rsidRDefault="2324063E" w14:paraId="2E67B216" w14:textId="65E96372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1189F30C" w14:paraId="28F35671" w14:textId="5C1817F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</w:t>
            </w:r>
            <w:r w:rsidRPr="2324063E" w:rsidR="1BB7FBBA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1BB7FBBA">
              <w:rPr>
                <w:sz w:val="24"/>
                <w:szCs w:val="24"/>
              </w:rPr>
              <w:t>Queenie</w:t>
            </w:r>
            <w:r w:rsidRPr="2324063E" w:rsidR="75D9BFD7">
              <w:rPr>
                <w:sz w:val="24"/>
                <w:szCs w:val="24"/>
              </w:rPr>
              <w:t xml:space="preserve"> Meria</w:t>
            </w:r>
            <w:r w:rsidRPr="2324063E" w:rsidR="1BB7FBBA">
              <w:rPr>
                <w:sz w:val="24"/>
                <w:szCs w:val="24"/>
              </w:rPr>
              <w:t>, UN W</w:t>
            </w:r>
            <w:r w:rsidRPr="2324063E" w:rsidR="5BF9D4C9">
              <w:rPr>
                <w:sz w:val="24"/>
                <w:szCs w:val="24"/>
              </w:rPr>
              <w:t xml:space="preserve">omen </w:t>
            </w:r>
            <w:r w:rsidR="729EED30">
              <w:br/>
            </w:r>
            <w:r w:rsidR="729EED30">
              <w:br/>
            </w:r>
          </w:p>
          <w:p w:rsidRPr="00E372AA" w:rsidR="00677ABF" w:rsidP="0E792681" w:rsidRDefault="78A5AFBF" w14:paraId="55F5A4C1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38E4C65D" w:rsidP="00ED5329" w:rsidRDefault="38E4C65D" w14:paraId="5A3298D9" w14:textId="1BEBF2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</w:pPr>
            <w:r w:rsidRPr="2324063E">
              <w:rPr>
                <w:sz w:val="24"/>
                <w:szCs w:val="24"/>
              </w:rPr>
              <w:t>Shazmeen Kassam</w:t>
            </w:r>
            <w:r w:rsidRPr="2324063E" w:rsidR="3431BBE3">
              <w:rPr>
                <w:sz w:val="24"/>
                <w:szCs w:val="24"/>
              </w:rPr>
              <w:t>,</w:t>
            </w:r>
            <w:r w:rsidRPr="2324063E" w:rsidR="0F7556DB">
              <w:rPr>
                <w:sz w:val="24"/>
                <w:szCs w:val="24"/>
              </w:rPr>
              <w:t xml:space="preserve"> </w:t>
            </w:r>
            <w:r w:rsidRPr="2324063E" w:rsidR="0F7556DB">
              <w:rPr>
                <w:i/>
                <w:iCs/>
                <w:sz w:val="24"/>
                <w:szCs w:val="24"/>
              </w:rPr>
              <w:t>Trauma Informed Psychosocial Counselor at Swahilipot Hub</w:t>
            </w:r>
            <w:r w:rsidRPr="2324063E" w:rsidR="0F7556DB">
              <w:rPr>
                <w:sz w:val="24"/>
                <w:szCs w:val="24"/>
              </w:rPr>
              <w:t xml:space="preserve"> Foundation</w:t>
            </w:r>
          </w:p>
          <w:p w:rsidR="00C439DF" w:rsidP="00ED5329" w:rsidRDefault="5F367B90" w14:paraId="0F61E6E6" w14:textId="7777777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Eddy Kimani, </w:t>
            </w:r>
            <w:r w:rsidRPr="2324063E">
              <w:rPr>
                <w:i/>
                <w:iCs/>
              </w:rPr>
              <w:t>Creative Entrepreneur, Mental Health and Mindset Advocate</w:t>
            </w:r>
          </w:p>
          <w:p w:rsidR="5774F692" w:rsidP="00ED5329" w:rsidRDefault="5774F692" w14:paraId="78046ECC" w14:textId="1D27A5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</w:pPr>
            <w:r w:rsidRPr="2324063E">
              <w:rPr>
                <w:sz w:val="24"/>
                <w:szCs w:val="24"/>
              </w:rPr>
              <w:t xml:space="preserve">Mukami Munyoki, </w:t>
            </w:r>
            <w:r w:rsidRPr="2324063E">
              <w:rPr>
                <w:i/>
                <w:iCs/>
                <w:sz w:val="24"/>
                <w:szCs w:val="24"/>
              </w:rPr>
              <w:t>Head of Programs at Mental</w:t>
            </w:r>
            <w:r w:rsidRPr="2324063E">
              <w:rPr>
                <w:sz w:val="24"/>
                <w:szCs w:val="24"/>
              </w:rPr>
              <w:t xml:space="preserve"> 360</w:t>
            </w:r>
          </w:p>
          <w:p w:rsidR="3064B7C4" w:rsidP="00ED5329" w:rsidRDefault="3064B7C4" w14:paraId="393AE42D" w14:textId="26CD553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i/>
                <w:iCs/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Peris Mwaniki</w:t>
            </w:r>
            <w:r w:rsidRPr="2324063E" w:rsidR="49A90BF4">
              <w:rPr>
                <w:sz w:val="24"/>
                <w:szCs w:val="24"/>
              </w:rPr>
              <w:t xml:space="preserve">, </w:t>
            </w:r>
            <w:r w:rsidRPr="2324063E" w:rsidR="49A90BF4">
              <w:rPr>
                <w:i/>
                <w:iCs/>
                <w:sz w:val="24"/>
                <w:szCs w:val="24"/>
              </w:rPr>
              <w:t>Psychotherapist at Mental 360</w:t>
            </w:r>
          </w:p>
          <w:p w:rsidRPr="00E372AA" w:rsidR="00677ABF" w:rsidP="2324063E" w:rsidRDefault="00677ABF" w14:paraId="64CF3095" w14:textId="14C57262">
            <w:pPr>
              <w:spacing w:after="0" w:line="240" w:lineRule="auto"/>
              <w:ind w:left="0" w:hanging="2"/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</w:pPr>
          </w:p>
        </w:tc>
        <w:tc>
          <w:tcPr>
            <w:tcW w:w="2363" w:type="dxa"/>
            <w:tcMar/>
          </w:tcPr>
          <w:p w:rsidR="00677ABF" w:rsidP="0E792681" w:rsidRDefault="78A5AFBF" w14:paraId="663FB92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677ABF" w:rsidP="0E792681" w:rsidRDefault="00677ABF" w14:paraId="4AD2804B" w14:textId="5331133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1F9125DF" w14:paraId="1E82A140" w14:textId="0C78FEE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9</w:t>
            </w:r>
          </w:p>
          <w:p w:rsidR="00677ABF" w:rsidP="0E792681" w:rsidRDefault="00677ABF" w14:paraId="35AF481D" w14:textId="734D3021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677ABF" w:rsidP="0E792681" w:rsidRDefault="10DC9862" w14:paraId="206E61CB" w14:textId="252942E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Title:</w:t>
            </w:r>
            <w:r w:rsidRPr="0E792681">
              <w:rPr>
                <w:sz w:val="24"/>
                <w:szCs w:val="24"/>
              </w:rPr>
              <w:t xml:space="preserve"> </w:t>
            </w:r>
            <w:r w:rsidRPr="0E792681" w:rsidR="76E2A282">
              <w:rPr>
                <w:sz w:val="24"/>
                <w:szCs w:val="24"/>
              </w:rPr>
              <w:t xml:space="preserve">Show Me How: Telling Your Story in the Age of AI. </w:t>
            </w:r>
          </w:p>
          <w:p w:rsidR="43DF1FA7" w:rsidP="0E792681" w:rsidRDefault="43DF1FA7" w14:paraId="3410D69B" w14:textId="552BA1C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42D102C" w:rsidP="0E792681" w:rsidRDefault="542D102C" w14:paraId="3FC43AB6" w14:textId="57080DE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42D102C" w:rsidP="0E792681" w:rsidRDefault="01937739" w14:paraId="3F804C57" w14:textId="592A78BC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Address: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Pr="00E372AA" w:rsidR="00677ABF" w:rsidP="0E792681" w:rsidRDefault="78A5AFBF" w14:paraId="45AA79BE" w14:textId="7FB32D3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70132A29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1068671B">
              <w:rPr>
                <w:b/>
                <w:bCs/>
                <w:sz w:val="24"/>
                <w:szCs w:val="24"/>
              </w:rPr>
              <w:t>TBC</w:t>
            </w:r>
            <w:r w:rsidR="289FF38B">
              <w:br/>
            </w:r>
          </w:p>
          <w:p w:rsidRPr="00E372AA" w:rsidR="00677ABF" w:rsidP="0E792681" w:rsidRDefault="6C1F4AF3" w14:paraId="380D556D" w14:textId="6D3F566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</w:t>
            </w:r>
            <w:r w:rsidRPr="0E792681" w:rsidR="6EC4951B">
              <w:rPr>
                <w:sz w:val="24"/>
                <w:szCs w:val="24"/>
              </w:rPr>
              <w:t>Sophia Wabosha</w:t>
            </w:r>
            <w:r w:rsidRPr="0E792681" w:rsidR="6EC4951B">
              <w:rPr>
                <w:b/>
                <w:bCs/>
                <w:sz w:val="24"/>
                <w:szCs w:val="24"/>
              </w:rPr>
              <w:t xml:space="preserve">, </w:t>
            </w:r>
            <w:r w:rsidRPr="0E792681" w:rsidR="6EC4951B">
              <w:rPr>
                <w:i/>
                <w:iCs/>
                <w:sz w:val="24"/>
                <w:szCs w:val="24"/>
              </w:rPr>
              <w:t>County Coordinator, Swahilipot Hub Foundation</w:t>
            </w:r>
          </w:p>
          <w:p w:rsidR="00677ABF" w:rsidP="0E792681" w:rsidRDefault="6C1F4AF3" w14:paraId="7293038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677ABF" w:rsidP="0E792681" w:rsidRDefault="00677ABF" w14:paraId="6DBD3942" w14:textId="4AE6DDA1">
            <w:pPr>
              <w:spacing w:after="0" w:line="240" w:lineRule="auto"/>
              <w:ind w:left="0" w:hanging="2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:rsidRPr="00E372AA" w:rsidR="00677ABF" w:rsidP="00ED5329" w:rsidRDefault="268EAAC8" w14:paraId="29D0E742" w14:textId="7653427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Kudzayi Zvinavashe,</w:t>
            </w:r>
            <w:r w:rsidRPr="5763EBA3" w:rsidR="45E1726A">
              <w:rPr>
                <w:sz w:val="24"/>
                <w:szCs w:val="24"/>
              </w:rPr>
              <w:t xml:space="preserve"> </w:t>
            </w:r>
            <w:r w:rsidRPr="5763EBA3" w:rsidR="45E1726A">
              <w:rPr>
                <w:i/>
                <w:iCs/>
                <w:sz w:val="24"/>
                <w:szCs w:val="24"/>
              </w:rPr>
              <w:t>Program Lead, Nafasi Magamba Network</w:t>
            </w:r>
          </w:p>
          <w:p w:rsidRPr="00E372AA" w:rsidR="00677ABF" w:rsidP="00ED5329" w:rsidRDefault="268EAAC8" w14:paraId="19B2C008" w14:textId="7594C7B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Bekithemba Ntini,</w:t>
            </w:r>
            <w:r w:rsidRPr="5763EBA3" w:rsidR="6EC03AD5">
              <w:rPr>
                <w:sz w:val="24"/>
                <w:szCs w:val="24"/>
              </w:rPr>
              <w:t xml:space="preserve"> </w:t>
            </w:r>
            <w:r w:rsidRPr="5763EBA3" w:rsidR="6EC03AD5">
              <w:rPr>
                <w:i/>
                <w:iCs/>
                <w:sz w:val="24"/>
                <w:szCs w:val="24"/>
              </w:rPr>
              <w:t>Partnership &amp; Program Director, Afrotellers</w:t>
            </w:r>
          </w:p>
          <w:p w:rsidRPr="00E372AA" w:rsidR="00677ABF" w:rsidP="00ED5329" w:rsidRDefault="268EAAC8" w14:paraId="6D7B8718" w14:textId="57778F3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color w:val="000000" w:themeColor="text1"/>
                <w:sz w:val="24"/>
                <w:szCs w:val="24"/>
              </w:rPr>
              <w:t>Gofaone Modise,</w:t>
            </w:r>
            <w:r w:rsidRPr="5763EBA3" w:rsidR="18439457">
              <w:rPr>
                <w:color w:val="000000" w:themeColor="text1"/>
                <w:sz w:val="24"/>
                <w:szCs w:val="24"/>
              </w:rPr>
              <w:t xml:space="preserve"> </w:t>
            </w:r>
            <w:r w:rsidRPr="5763EBA3" w:rsidR="18439457">
              <w:rPr>
                <w:i/>
                <w:iCs/>
                <w:color w:val="000000" w:themeColor="text1"/>
                <w:sz w:val="24"/>
                <w:szCs w:val="24"/>
              </w:rPr>
              <w:t>Media Entrepreneur, Moderator and Podcaster</w:t>
            </w:r>
          </w:p>
          <w:p w:rsidRPr="00E372AA" w:rsidR="00677ABF" w:rsidP="00ED5329" w:rsidRDefault="268EAAC8" w14:paraId="1B89FA26" w14:textId="78D098F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color w:val="000000" w:themeColor="text1"/>
                <w:sz w:val="24"/>
                <w:szCs w:val="24"/>
              </w:rPr>
              <w:t>Leah Wanjiru,</w:t>
            </w:r>
            <w:r w:rsidRPr="5763EBA3" w:rsidR="7592ADFE">
              <w:rPr>
                <w:color w:val="000000" w:themeColor="text1"/>
                <w:sz w:val="24"/>
                <w:szCs w:val="24"/>
              </w:rPr>
              <w:t xml:space="preserve"> </w:t>
            </w:r>
            <w:r w:rsidRPr="5763EBA3" w:rsidR="7592ADFE">
              <w:rPr>
                <w:i/>
                <w:iCs/>
                <w:color w:val="000000" w:themeColor="text1"/>
                <w:sz w:val="24"/>
                <w:szCs w:val="24"/>
              </w:rPr>
              <w:t xml:space="preserve">Loc and Experiences Lead, Afrotellers </w:t>
            </w:r>
            <w:r w:rsidRPr="5763EBA3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:rsidRPr="00E372AA" w:rsidR="00677ABF" w:rsidP="0E792681" w:rsidRDefault="00677ABF" w14:paraId="18FF83E7" w14:textId="5F2F054A">
            <w:pPr>
              <w:pStyle w:val="ListParagraph"/>
              <w:spacing w:after="0" w:line="240" w:lineRule="auto"/>
              <w:ind w:left="0" w:hanging="2"/>
              <w:rPr>
                <w:color w:val="404040" w:themeColor="text1" w:themeTint="BF"/>
                <w:sz w:val="24"/>
                <w:szCs w:val="24"/>
              </w:rPr>
            </w:pPr>
          </w:p>
        </w:tc>
      </w:tr>
      <w:tr w:rsidR="0E792681" w:rsidTr="24EF1317" w14:paraId="47B3D2F8" w14:textId="77777777">
        <w:trPr>
          <w:trHeight w:val="300"/>
        </w:trPr>
        <w:tc>
          <w:tcPr>
            <w:tcW w:w="2263" w:type="dxa"/>
            <w:tcMar/>
          </w:tcPr>
          <w:p w:rsidR="0E792681" w:rsidP="0E792681" w:rsidRDefault="2CD4573B" w14:paraId="6C588E48" w14:textId="496DB0C2">
            <w:pPr>
              <w:spacing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5:00- 7:00 PM </w:t>
            </w:r>
          </w:p>
        </w:tc>
        <w:tc>
          <w:tcPr>
            <w:tcW w:w="7087" w:type="dxa"/>
            <w:gridSpan w:val="3"/>
            <w:tcMar/>
          </w:tcPr>
          <w:p w:rsidR="5A9D05B1" w:rsidP="0E792681" w:rsidRDefault="22A5F811" w14:paraId="3BEB2784" w14:textId="5F0C1F8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Kanga Festival</w:t>
            </w:r>
            <w:r w:rsidRPr="2324063E" w:rsidR="2E9734E5">
              <w:rPr>
                <w:sz w:val="24"/>
                <w:szCs w:val="24"/>
              </w:rPr>
              <w:t>: Old Town</w:t>
            </w:r>
          </w:p>
        </w:tc>
      </w:tr>
      <w:tr w:rsidRPr="00E372AA" w:rsidR="00203B99" w:rsidTr="24EF1317" w14:paraId="7E10AE62" w14:textId="77777777">
        <w:tc>
          <w:tcPr>
            <w:tcW w:w="9350" w:type="dxa"/>
            <w:gridSpan w:val="4"/>
            <w:tcMar/>
          </w:tcPr>
          <w:p w:rsidRPr="00E372AA" w:rsidR="00203B99" w:rsidP="0E792681" w:rsidRDefault="547D95D4" w14:paraId="7E0E1A37" w14:textId="77777777">
            <w:pPr>
              <w:spacing w:after="0" w:line="240" w:lineRule="auto"/>
              <w:ind w:left="0" w:hanging="2"/>
              <w:jc w:val="center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End of Day 3 </w:t>
            </w:r>
          </w:p>
        </w:tc>
      </w:tr>
    </w:tbl>
    <w:p w:rsidR="56C1EDA6" w:rsidP="0E792681" w:rsidRDefault="56C1EDA6" w14:paraId="33142E38" w14:textId="6D609A64">
      <w:pPr>
        <w:ind w:left="0" w:hanging="2"/>
        <w:rPr>
          <w:sz w:val="24"/>
          <w:szCs w:val="24"/>
        </w:rPr>
      </w:pPr>
    </w:p>
    <w:p w:rsidR="0E792681" w:rsidP="0E792681" w:rsidRDefault="0E792681" w14:paraId="0CBF907C" w14:textId="48ECBE9A">
      <w:pPr>
        <w:ind w:left="0" w:hanging="2"/>
        <w:rPr>
          <w:b/>
          <w:bCs/>
          <w:sz w:val="24"/>
          <w:szCs w:val="24"/>
        </w:rPr>
      </w:pPr>
    </w:p>
    <w:p w:rsidRPr="00E372AA" w:rsidR="00203B99" w:rsidP="0E792681" w:rsidRDefault="547D95D4" w14:paraId="60042969" w14:textId="0C59B966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4</w:t>
      </w:r>
      <w:r w:rsidRPr="0E792681">
        <w:rPr>
          <w:sz w:val="24"/>
          <w:szCs w:val="24"/>
        </w:rPr>
        <w:t xml:space="preserve">: </w:t>
      </w:r>
    </w:p>
    <w:p w:rsidRPr="00E372AA" w:rsidR="00203B99" w:rsidP="0E792681" w:rsidRDefault="547D95D4" w14:paraId="1AB5974F" w14:textId="692A3B58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49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2"/>
        <w:gridCol w:w="2362"/>
        <w:gridCol w:w="2438"/>
        <w:gridCol w:w="2287"/>
      </w:tblGrid>
      <w:tr w:rsidRPr="00E372AA" w:rsidR="00203B99" w:rsidTr="24EF1317" w14:paraId="302FEF2B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547D95D4" w14:paraId="437A7655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4C1A836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24EF1317" w14:paraId="2D08853E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547D95D4" w14:paraId="39F71BEA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57F6AAEF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="42539706" w:rsidTr="24EF1317" w14:paraId="08D74A25" w14:textId="77777777">
        <w:trPr>
          <w:trHeight w:val="300"/>
        </w:trPr>
        <w:tc>
          <w:tcPr>
            <w:tcW w:w="2262" w:type="dxa"/>
            <w:tcMar/>
          </w:tcPr>
          <w:p w:rsidR="42539706" w:rsidP="0E792681" w:rsidRDefault="3F2409F4" w14:paraId="3D2CE1EA" w14:textId="1F99C4B7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8:30 AM- 1:00 PM </w:t>
            </w:r>
          </w:p>
        </w:tc>
        <w:tc>
          <w:tcPr>
            <w:tcW w:w="7087" w:type="dxa"/>
            <w:gridSpan w:val="3"/>
            <w:tcMar/>
          </w:tcPr>
          <w:p w:rsidR="42539706" w:rsidP="0E792681" w:rsidRDefault="3E76E14B" w14:paraId="2B9275D3" w14:textId="532FD126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7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="42539706" w:rsidP="0E792681" w:rsidRDefault="3E76E14B" w14:paraId="51E2318B" w14:textId="26A07203">
            <w:pPr>
              <w:spacing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Topic 1:</w:t>
            </w:r>
            <w:r w:rsidRPr="5763EBA3">
              <w:rPr>
                <w:sz w:val="24"/>
                <w:szCs w:val="24"/>
              </w:rPr>
              <w:t xml:space="preserve"> </w:t>
            </w:r>
            <w:r w:rsidRPr="5763EBA3" w:rsidR="2EA7A2AD">
              <w:rPr>
                <w:sz w:val="24"/>
                <w:szCs w:val="24"/>
              </w:rPr>
              <w:t>Sovereignty</w:t>
            </w:r>
            <w:r w:rsidRPr="5763EBA3">
              <w:rPr>
                <w:sz w:val="24"/>
                <w:szCs w:val="24"/>
              </w:rPr>
              <w:t xml:space="preserve"> as a governance question at national, East African Community, and African Union levels</w:t>
            </w:r>
          </w:p>
          <w:p w:rsidR="6F5C5005" w:rsidP="24EF1317" w:rsidRDefault="6F5C5005" w14:paraId="31E4F768" w14:textId="4A7A0CD6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24EF1317" w:rsidR="353F3F10">
              <w:rPr>
                <w:sz w:val="24"/>
                <w:szCs w:val="24"/>
              </w:rPr>
              <w:t>Ms. Linet Akeyo,</w:t>
            </w:r>
            <w:r w:rsidRPr="24EF1317" w:rsidR="353F3F10">
              <w:rPr>
                <w:i w:val="1"/>
                <w:iCs w:val="1"/>
                <w:sz w:val="24"/>
                <w:szCs w:val="24"/>
              </w:rPr>
              <w:t xml:space="preserve"> Program Officer</w:t>
            </w:r>
            <w:r w:rsidRPr="24EF1317" w:rsidR="4CEE8334">
              <w:rPr>
                <w:i w:val="1"/>
                <w:iCs w:val="1"/>
                <w:sz w:val="24"/>
                <w:szCs w:val="24"/>
              </w:rPr>
              <w:t>,</w:t>
            </w:r>
            <w:r w:rsidRPr="24EF1317" w:rsidR="353F3F10">
              <w:rPr>
                <w:i w:val="1"/>
                <w:iCs w:val="1"/>
                <w:sz w:val="24"/>
                <w:szCs w:val="24"/>
              </w:rPr>
              <w:t xml:space="preserve"> Maskani Ya Taifa, </w:t>
            </w:r>
            <w:r w:rsidRPr="24EF1317" w:rsidR="353F3F10">
              <w:rPr>
                <w:i w:val="1"/>
                <w:iCs w:val="1"/>
                <w:sz w:val="24"/>
                <w:szCs w:val="24"/>
              </w:rPr>
              <w:t>Inuka</w:t>
            </w:r>
            <w:r w:rsidRPr="24EF1317" w:rsidR="353F3F10">
              <w:rPr>
                <w:i w:val="1"/>
                <w:iCs w:val="1"/>
                <w:sz w:val="24"/>
                <w:szCs w:val="24"/>
              </w:rPr>
              <w:t xml:space="preserve"> Kenya Ni Sisi!</w:t>
            </w:r>
          </w:p>
          <w:p w:rsidR="5763EBA3" w:rsidP="5763EBA3" w:rsidRDefault="5763EBA3" w14:paraId="48FA44B8" w14:textId="1CBA5AC7">
            <w:pP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:rsidR="42539706" w:rsidP="0E792681" w:rsidRDefault="3E76E14B" w14:paraId="18E1A855" w14:textId="179ECFF6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Topic 2:</w:t>
            </w:r>
            <w:r w:rsidRPr="0E792681">
              <w:rPr>
                <w:sz w:val="24"/>
                <w:szCs w:val="24"/>
              </w:rPr>
              <w:t xml:space="preserve"> Algorithmic colonialism.</w:t>
            </w:r>
          </w:p>
          <w:p w:rsidR="42539706" w:rsidP="0E792681" w:rsidRDefault="3E76E14B" w14:paraId="2F187BA0" w14:textId="3D2169C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TBC </w:t>
            </w:r>
          </w:p>
          <w:p w:rsidR="42539706" w:rsidP="0E792681" w:rsidRDefault="3E76E14B" w14:paraId="7F4A9F4D" w14:textId="44DB262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 xml:space="preserve">Pride </w:t>
            </w:r>
            <w:r w:rsidRPr="0E792681" w:rsidR="0C367F6D">
              <w:rPr>
                <w:sz w:val="24"/>
                <w:szCs w:val="24"/>
              </w:rPr>
              <w:t>I</w:t>
            </w:r>
            <w:r w:rsidRPr="0E792681" w:rsidR="7332AF0F">
              <w:rPr>
                <w:sz w:val="24"/>
                <w:szCs w:val="24"/>
              </w:rPr>
              <w:t>nn</w:t>
            </w:r>
            <w:r w:rsidRPr="0E792681">
              <w:rPr>
                <w:sz w:val="24"/>
                <w:szCs w:val="24"/>
              </w:rPr>
              <w:t xml:space="preserve"> Paradi</w:t>
            </w:r>
            <w:r w:rsidRPr="0E792681" w:rsidR="3A15D9E9">
              <w:rPr>
                <w:sz w:val="24"/>
                <w:szCs w:val="24"/>
              </w:rPr>
              <w:t>s</w:t>
            </w:r>
            <w:r w:rsidRPr="0E792681">
              <w:rPr>
                <w:sz w:val="24"/>
                <w:szCs w:val="24"/>
              </w:rPr>
              <w:t xml:space="preserve">e </w:t>
            </w:r>
          </w:p>
          <w:p w:rsidR="42539706" w:rsidP="0E792681" w:rsidRDefault="3E76E14B" w14:paraId="6F7BEBA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TBC</w:t>
            </w:r>
          </w:p>
          <w:p w:rsidR="42539706" w:rsidP="0E792681" w:rsidRDefault="3E76E14B" w14:paraId="0A802F4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42539706" w:rsidP="00ED5329" w:rsidRDefault="3E76E14B" w14:paraId="49BD584C" w14:textId="3B2E48F3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Afroteller</w:t>
            </w:r>
          </w:p>
          <w:p w:rsidR="42539706" w:rsidP="00ED5329" w:rsidRDefault="3E76E14B" w14:paraId="61117F20" w14:textId="3BE410C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Swahilipot Hub Foundation</w:t>
            </w:r>
          </w:p>
          <w:p w:rsidR="42539706" w:rsidP="5763EBA3" w:rsidRDefault="42539706" w14:paraId="599155AE" w14:textId="670EC7FA">
            <w:pPr>
              <w:pStyle w:val="ListParagraph"/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24EF1317" w14:paraId="222C4F9F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6C1F4AF3" w14:paraId="3AEC5D03" w14:textId="07D1535C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9.00 AM- 10.</w:t>
            </w:r>
            <w:r w:rsidRPr="0E792681" w:rsidR="22793A32">
              <w:rPr>
                <w:sz w:val="24"/>
                <w:szCs w:val="24"/>
              </w:rPr>
              <w:t>15</w:t>
            </w:r>
            <w:r w:rsidRPr="0E792681">
              <w:rPr>
                <w:sz w:val="24"/>
                <w:szCs w:val="24"/>
              </w:rPr>
              <w:t xml:space="preserve"> AM </w:t>
            </w:r>
          </w:p>
        </w:tc>
        <w:tc>
          <w:tcPr>
            <w:tcW w:w="7087" w:type="dxa"/>
            <w:gridSpan w:val="3"/>
            <w:tcMar/>
          </w:tcPr>
          <w:p w:rsidR="00677ABF" w:rsidP="0E792681" w:rsidRDefault="00677ABF" w14:paraId="33A6C480" w14:textId="20C4E92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3B68D3A5" w:rsidP="0E792681" w:rsidRDefault="3B68D3A5" w14:paraId="4C267EF3" w14:textId="0195C6B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4</w:t>
            </w:r>
          </w:p>
          <w:p w:rsidR="0E792681" w:rsidP="0E792681" w:rsidRDefault="0E792681" w14:paraId="36EE6D07" w14:textId="441AB03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677ABF" w:rsidR="00677ABF" w:rsidP="5763EBA3" w:rsidRDefault="3D589828" w14:paraId="495E842C" w14:textId="434CB476">
            <w:pPr>
              <w:spacing w:line="240" w:lineRule="auto"/>
              <w:ind w:left="0" w:hanging="2"/>
              <w:rPr>
                <w:sz w:val="24"/>
                <w:szCs w:val="24"/>
                <w:lang w:val="en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Title: </w:t>
            </w:r>
            <w:r w:rsidRPr="5763EBA3" w:rsidR="20BB15D0">
              <w:rPr>
                <w:b/>
                <w:bCs/>
                <w:sz w:val="24"/>
                <w:szCs w:val="24"/>
              </w:rPr>
              <w:t>Founder Reset: Are you building a business or doing a job?</w:t>
            </w:r>
          </w:p>
          <w:p w:rsidRPr="00677ABF" w:rsidR="00677ABF" w:rsidP="0E792681" w:rsidRDefault="78A5AFBF" w14:paraId="1FF542C1" w14:textId="675F36AB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>: Main Arena</w:t>
            </w:r>
          </w:p>
          <w:p w:rsidRPr="00577EC8" w:rsidR="00677ABF" w:rsidP="0E792681" w:rsidRDefault="1A30B3A0" w14:paraId="1F0EA25C" w14:textId="4254A41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4AB89DD8">
              <w:rPr>
                <w:b/>
                <w:bCs/>
                <w:sz w:val="24"/>
                <w:szCs w:val="24"/>
              </w:rPr>
              <w:t>MC</w:t>
            </w:r>
          </w:p>
          <w:p w:rsidR="08FDC279" w:rsidP="0E792681" w:rsidRDefault="3D589828" w14:paraId="645D199C" w14:textId="1F609B9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00067212" w:rsidP="00ED5329" w:rsidRDefault="00067212" w14:paraId="611D609D" w14:textId="58E68104">
            <w:pPr>
              <w:numPr>
                <w:ilvl w:val="0"/>
                <w:numId w:val="2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6B104977">
              <w:rPr>
                <w:sz w:val="24"/>
                <w:szCs w:val="24"/>
              </w:rPr>
              <w:t xml:space="preserve">Kamal </w:t>
            </w:r>
            <w:r w:rsidRPr="24EF1317" w:rsidR="691AD7EC">
              <w:rPr>
                <w:sz w:val="24"/>
                <w:szCs w:val="24"/>
              </w:rPr>
              <w:t xml:space="preserve">Budhabatti – </w:t>
            </w:r>
            <w:r w:rsidRPr="24EF1317" w:rsidR="4B8DB75C">
              <w:rPr>
                <w:i w:val="1"/>
                <w:iCs w:val="1"/>
                <w:sz w:val="24"/>
                <w:szCs w:val="24"/>
              </w:rPr>
              <w:t xml:space="preserve">Founder and Group </w:t>
            </w:r>
            <w:r w:rsidRPr="24EF1317" w:rsidR="691AD7EC">
              <w:rPr>
                <w:i w:val="1"/>
                <w:iCs w:val="1"/>
                <w:sz w:val="24"/>
                <w:szCs w:val="24"/>
              </w:rPr>
              <w:t>CEO</w:t>
            </w:r>
            <w:r w:rsidRPr="24EF1317" w:rsidR="09157F4D">
              <w:rPr>
                <w:i w:val="1"/>
                <w:iCs w:val="1"/>
                <w:sz w:val="24"/>
                <w:szCs w:val="24"/>
              </w:rPr>
              <w:t>,</w:t>
            </w:r>
            <w:r w:rsidRPr="24EF1317" w:rsidR="691AD7EC">
              <w:rPr>
                <w:i w:val="1"/>
                <w:iCs w:val="1"/>
                <w:sz w:val="24"/>
                <w:szCs w:val="24"/>
              </w:rPr>
              <w:t xml:space="preserve"> Craft Silicon</w:t>
            </w:r>
          </w:p>
          <w:p w:rsidRPr="00677ABF" w:rsidR="00203B99" w:rsidP="0E792681" w:rsidRDefault="00203B99" w14:paraId="7026F906" w14:textId="4427C3C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24EF1317" w14:paraId="167A6D96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6C1F4AF3" w14:paraId="18F744BB" w14:textId="7DC6157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10:15 AM- 1</w:t>
            </w:r>
            <w:r w:rsidRPr="0E792681" w:rsidR="22793A32">
              <w:rPr>
                <w:sz w:val="24"/>
                <w:szCs w:val="24"/>
              </w:rPr>
              <w:t>1</w:t>
            </w:r>
            <w:r w:rsidRPr="0E792681">
              <w:rPr>
                <w:sz w:val="24"/>
                <w:szCs w:val="24"/>
              </w:rPr>
              <w:t>:30 AM</w:t>
            </w:r>
          </w:p>
        </w:tc>
        <w:tc>
          <w:tcPr>
            <w:tcW w:w="2362" w:type="dxa"/>
            <w:tcMar/>
          </w:tcPr>
          <w:p w:rsidR="10E62A7E" w:rsidP="5763EBA3" w:rsidRDefault="10E62A7E" w14:paraId="3E68F6DF" w14:textId="0DCC2113">
            <w:pPr>
              <w:spacing w:after="0" w:line="240" w:lineRule="auto"/>
              <w:ind w:leftChars="0" w:firstLineChars="0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5763EBA3" w:rsidP="5763EBA3" w:rsidRDefault="5763EBA3" w14:paraId="36CABFF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10E62A7E" w:rsidP="5763EBA3" w:rsidRDefault="10E62A7E" w14:paraId="0572C129" w14:textId="5700E6BB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5A856AE8">
              <w:rPr>
                <w:b w:val="1"/>
                <w:bCs w:val="1"/>
                <w:sz w:val="24"/>
                <w:szCs w:val="24"/>
              </w:rPr>
              <w:t>Workshop 1</w:t>
            </w:r>
            <w:r w:rsidRPr="24EF1317" w:rsidR="70231527">
              <w:rPr>
                <w:b w:val="1"/>
                <w:bCs w:val="1"/>
                <w:sz w:val="24"/>
                <w:szCs w:val="24"/>
              </w:rPr>
              <w:t>0</w:t>
            </w:r>
          </w:p>
          <w:p w:rsidR="5763EBA3" w:rsidP="5763EBA3" w:rsidRDefault="5763EBA3" w14:paraId="0DCFF6A3" w14:textId="357BD08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203B99" w:rsidP="0E792681" w:rsidRDefault="00203B99" w14:paraId="7B95DCF0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203B99" w:rsidP="0E792681" w:rsidRDefault="6390B4B6" w14:paraId="0A41511C" w14:textId="4BA6068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Future of Work Innovation Showcase</w:t>
            </w:r>
          </w:p>
          <w:p w:rsidRPr="003F3963" w:rsidR="00203B99" w:rsidP="0E792681" w:rsidRDefault="6390B4B6" w14:paraId="6900F9D3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>: Main Arena</w:t>
            </w:r>
          </w:p>
          <w:p w:rsidRPr="003F3963" w:rsidR="00203B99" w:rsidP="26A9F9EC" w:rsidRDefault="6390B4B6" w14:paraId="144CA2EB" w14:textId="107F5405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 xml:space="preserve">Moderator:  </w:t>
            </w:r>
            <w:r w:rsidRPr="0E792681" w:rsidR="3B1EBA56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162F91FE">
              <w:rPr>
                <w:sz w:val="24"/>
                <w:szCs w:val="24"/>
              </w:rPr>
              <w:t xml:space="preserve">Shamsa </w:t>
            </w:r>
          </w:p>
          <w:p w:rsidRPr="003F3963" w:rsidR="00203B99" w:rsidP="0E792681" w:rsidRDefault="6390B4B6" w14:paraId="2F7113C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Pr="003F3963" w:rsidR="00203B99" w:rsidP="00ED5329" w:rsidRDefault="6390B4B6" w14:paraId="5E2A9B8A" w14:textId="109D307D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  <w:r w:rsidRPr="24EF1317" w:rsidR="3AB4FCE5">
              <w:rPr>
                <w:sz w:val="24"/>
                <w:szCs w:val="24"/>
              </w:rPr>
              <w:t>Paul Akwabi</w:t>
            </w:r>
            <w:r w:rsidRPr="24EF1317" w:rsidR="1FCDD80C">
              <w:rPr>
                <w:sz w:val="24"/>
                <w:szCs w:val="24"/>
              </w:rPr>
              <w:t xml:space="preserve"> – CEO Tech Kids Africa</w:t>
            </w:r>
          </w:p>
          <w:p w:rsidR="48AF4BF4" w:rsidP="00ED5329" w:rsidRDefault="48AF4BF4" w14:paraId="4343E6D0" w14:textId="3AB093C2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4EF1317" w:rsidR="6A2A4A03">
              <w:rPr>
                <w:sz w:val="24"/>
                <w:szCs w:val="24"/>
              </w:rPr>
              <w:t>Jasin Owili</w:t>
            </w:r>
            <w:r w:rsidRPr="24EF1317" w:rsidR="5C1B5413">
              <w:rPr>
                <w:sz w:val="24"/>
                <w:szCs w:val="24"/>
              </w:rPr>
              <w:t xml:space="preserve"> – CEO Afribot Robotics</w:t>
            </w:r>
          </w:p>
          <w:p w:rsidR="470FEB17" w:rsidP="24EF1317" w:rsidRDefault="470FEB17" w14:paraId="32DA3488" w14:textId="207BB38E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4EF1317" w:rsidR="470FEB17">
              <w:rPr>
                <w:sz w:val="24"/>
                <w:szCs w:val="24"/>
              </w:rPr>
              <w:t xml:space="preserve">Brian Keya- Digital Youth Engagement and Platform Manager UNICEF </w:t>
            </w:r>
            <w:r w:rsidRPr="24EF1317" w:rsidR="2BE23788">
              <w:rPr>
                <w:sz w:val="24"/>
                <w:szCs w:val="24"/>
              </w:rPr>
              <w:t>Kenya.</w:t>
            </w:r>
          </w:p>
          <w:p w:rsidR="0E792681" w:rsidP="0E792681" w:rsidRDefault="0E792681" w14:paraId="7A7CB266" w14:textId="0B59B4D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203B99" w:rsidP="0E792681" w:rsidRDefault="00203B99" w14:paraId="659EC1B7" w14:textId="41F9A5F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707ACBA0" w:rsidP="5763EBA3" w:rsidRDefault="707ACBA0" w14:paraId="7A77C432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="5763EBA3" w:rsidP="5763EBA3" w:rsidRDefault="5763EBA3" w14:paraId="4528259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763EBA3" w:rsidP="5763EBA3" w:rsidRDefault="5763EBA3" w14:paraId="7CCE5D08" w14:textId="30DCECA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707ACBA0" w:rsidP="5763EBA3" w:rsidRDefault="707ACBA0" w14:paraId="19DBCE8A" w14:textId="1C38858F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364798EF">
              <w:rPr>
                <w:b w:val="1"/>
                <w:bCs w:val="1"/>
                <w:sz w:val="24"/>
                <w:szCs w:val="24"/>
              </w:rPr>
              <w:t>Workshop 1</w:t>
            </w:r>
            <w:r w:rsidRPr="24EF1317" w:rsidR="5F5BDBF4">
              <w:rPr>
                <w:b w:val="1"/>
                <w:bCs w:val="1"/>
                <w:sz w:val="24"/>
                <w:szCs w:val="24"/>
              </w:rPr>
              <w:t>1</w:t>
            </w:r>
          </w:p>
          <w:p w:rsidR="5763EBA3" w:rsidP="5763EBA3" w:rsidRDefault="5763EBA3" w14:paraId="1729FC4E" w14:textId="0536EAD8">
            <w:pPr>
              <w:ind w:left="0" w:hanging="2"/>
              <w:rPr>
                <w:sz w:val="24"/>
                <w:szCs w:val="24"/>
              </w:rPr>
            </w:pPr>
          </w:p>
          <w:p w:rsidR="707ACBA0" w:rsidP="5763EBA3" w:rsidRDefault="707ACBA0" w14:paraId="78267E9E" w14:textId="59D07BD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Title: TBC</w:t>
            </w:r>
          </w:p>
          <w:p w:rsidR="707ACBA0" w:rsidP="5763EBA3" w:rsidRDefault="707ACBA0" w14:paraId="732FC1A6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Venue</w:t>
            </w:r>
            <w:r w:rsidRPr="5763EBA3">
              <w:rPr>
                <w:sz w:val="24"/>
                <w:szCs w:val="24"/>
              </w:rPr>
              <w:t>: Main Arena</w:t>
            </w:r>
          </w:p>
          <w:p w:rsidR="707ACBA0" w:rsidP="5763EBA3" w:rsidRDefault="707ACBA0" w14:paraId="4BC867F3" w14:textId="107F5405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Moderator:   </w:t>
            </w:r>
            <w:r w:rsidRPr="5763EBA3">
              <w:rPr>
                <w:sz w:val="24"/>
                <w:szCs w:val="24"/>
              </w:rPr>
              <w:t xml:space="preserve">Shamsa </w:t>
            </w:r>
          </w:p>
          <w:p w:rsidR="707ACBA0" w:rsidP="5763EBA3" w:rsidRDefault="707ACBA0" w14:paraId="4518435B" w14:textId="087B627C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Partners:</w:t>
            </w:r>
          </w:p>
          <w:p w:rsidR="707ACBA0" w:rsidP="00ED5329" w:rsidRDefault="707ACBA0" w14:paraId="366A2FFD" w14:textId="51980E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Sweat Africa</w:t>
            </w:r>
          </w:p>
          <w:p w:rsidR="5763EBA3" w:rsidP="5763EBA3" w:rsidRDefault="5763EBA3" w14:paraId="12A2F134" w14:textId="0BBBC85F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287" w:type="dxa"/>
            <w:tcMar/>
          </w:tcPr>
          <w:p w:rsidR="5763EBA3" w:rsidP="5763EBA3" w:rsidRDefault="5763EBA3" w14:paraId="357B9C64" w14:textId="39BCA265">
            <w:pPr>
              <w:ind w:left="0" w:hanging="2"/>
              <w:rPr>
                <w:sz w:val="24"/>
                <w:szCs w:val="24"/>
              </w:rPr>
            </w:pPr>
          </w:p>
        </w:tc>
      </w:tr>
      <w:tr w:rsidRPr="00E372AA" w:rsidR="003F3963" w:rsidTr="24EF1317" w14:paraId="129FBB70" w14:textId="77777777">
        <w:trPr>
          <w:trHeight w:val="300"/>
        </w:trPr>
        <w:tc>
          <w:tcPr>
            <w:tcW w:w="2262" w:type="dxa"/>
            <w:tcMar/>
          </w:tcPr>
          <w:p w:rsidRPr="00E372AA" w:rsidR="003F3963" w:rsidP="0E792681" w:rsidRDefault="35D484BA" w14:paraId="71CAE0BE" w14:textId="22DB2CF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11:35- 1:00 PM </w:t>
            </w:r>
          </w:p>
        </w:tc>
        <w:tc>
          <w:tcPr>
            <w:tcW w:w="2362" w:type="dxa"/>
            <w:tcMar/>
          </w:tcPr>
          <w:p w:rsidR="57313974" w:rsidP="24EF1317" w:rsidRDefault="57313974" w14:paraId="1DDBDB74" w14:textId="77777777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5E37C4C5">
              <w:rPr>
                <w:b w:val="1"/>
                <w:bCs w:val="1"/>
                <w:sz w:val="24"/>
                <w:szCs w:val="24"/>
              </w:rPr>
              <w:t xml:space="preserve">Digital Transformation Village </w:t>
            </w:r>
          </w:p>
          <w:p w:rsidR="57313974" w:rsidP="24EF1317" w:rsidRDefault="57313974" w14:paraId="07306394" w14:textId="77777777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="57313974" w:rsidP="24EF1317" w:rsidRDefault="57313974" w14:paraId="79143DF0" w14:textId="6490DEFF">
            <w:pPr>
              <w:shd w:val="clear" w:color="auto" w:fill="FFFFFF" w:themeFill="background1"/>
              <w:spacing w:after="75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5E37C4C5">
              <w:rPr>
                <w:b w:val="1"/>
                <w:bCs w:val="1"/>
                <w:sz w:val="24"/>
                <w:szCs w:val="24"/>
              </w:rPr>
              <w:t>Workshop 10</w:t>
            </w:r>
          </w:p>
          <w:p w:rsidR="57313974" w:rsidP="24EF1317" w:rsidRDefault="57313974" w14:paraId="77FBE8D9" w14:textId="3F73DBA2">
            <w:pPr>
              <w:pStyle w:val="ListParagraph"/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</w:p>
          <w:p w:rsidR="2C36CCE4" w:rsidP="24EF1317" w:rsidRDefault="2C36CCE4" w14:paraId="098E0A42" w14:textId="4F149B70">
            <w:pPr>
              <w:shd w:val="clear" w:color="auto" w:fill="FFFFFF" w:themeFill="background1"/>
              <w:spacing w:after="75" w:line="240" w:lineRule="auto"/>
              <w:ind w:left="0" w:hanging="2"/>
              <w:rPr>
                <w:color w:val="000000" w:themeColor="text1" w:themeTint="FF" w:themeShade="FF"/>
                <w:sz w:val="24"/>
                <w:szCs w:val="24"/>
              </w:rPr>
            </w:pPr>
            <w:r w:rsidRPr="24EF1317" w:rsidR="5ADF976E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24EF1317" w:rsidR="5ADF976E">
              <w:rPr>
                <w:color w:val="000000" w:themeColor="text1" w:themeTint="FF" w:themeShade="FF"/>
                <w:sz w:val="24"/>
                <w:szCs w:val="24"/>
              </w:rPr>
              <w:t>Beyond the Hype: AI, Blockchain &amp; DeFi and Africa’s Digital Future</w:t>
            </w:r>
          </w:p>
          <w:p w:rsidR="2C36CCE4" w:rsidP="24EF1317" w:rsidRDefault="2C36CCE4" w14:paraId="7782F185" w14:textId="3873387D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="2C36CCE4" w:rsidP="24EF1317" w:rsidRDefault="2C36CCE4" w14:paraId="290E0D25" w14:textId="2EA4858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b w:val="1"/>
                <w:bCs w:val="1"/>
                <w:sz w:val="24"/>
                <w:szCs w:val="24"/>
              </w:rPr>
              <w:t>Venue:</w:t>
            </w:r>
            <w:r w:rsidRPr="24EF1317" w:rsidR="5ADF976E">
              <w:rPr>
                <w:sz w:val="24"/>
                <w:szCs w:val="24"/>
              </w:rPr>
              <w:t xml:space="preserve"> </w:t>
            </w:r>
            <w:r w:rsidRPr="24EF1317" w:rsidR="5ADF976E">
              <w:rPr>
                <w:sz w:val="24"/>
                <w:szCs w:val="24"/>
              </w:rPr>
              <w:t>TBC</w:t>
            </w:r>
          </w:p>
          <w:p w:rsidR="2C36CCE4" w:rsidP="24EF1317" w:rsidRDefault="2C36CCE4" w14:paraId="7DF1236A" w14:textId="2DE53FA9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24EF1317" w:rsidR="5ADF976E">
              <w:rPr>
                <w:sz w:val="24"/>
                <w:szCs w:val="24"/>
              </w:rPr>
              <w:t>Joab Kos</w:t>
            </w:r>
            <w:r w:rsidRPr="24EF1317" w:rsidR="5ADF976E">
              <w:rPr>
                <w:b w:val="1"/>
                <w:bCs w:val="1"/>
                <w:sz w:val="24"/>
                <w:szCs w:val="24"/>
              </w:rPr>
              <w:t>e</w:t>
            </w:r>
            <w:r w:rsidRPr="24EF1317" w:rsidR="5ADF976E">
              <w:rPr>
                <w:b w:val="1"/>
                <w:bCs w:val="1"/>
                <w:sz w:val="24"/>
                <w:szCs w:val="24"/>
              </w:rPr>
              <w:t xml:space="preserve">, </w:t>
            </w:r>
            <w:r w:rsidRPr="24EF1317" w:rsidR="5ADF976E">
              <w:rPr>
                <w:i w:val="1"/>
                <w:iCs w:val="1"/>
                <w:sz w:val="24"/>
                <w:szCs w:val="24"/>
              </w:rPr>
              <w:t xml:space="preserve">Founder, Brickwall Consultancy </w:t>
            </w:r>
          </w:p>
          <w:p w:rsidR="2C36CCE4" w:rsidP="24EF1317" w:rsidRDefault="2C36CCE4" w14:paraId="399B47DB" w14:textId="2E00616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b w:val="1"/>
                <w:bCs w:val="1"/>
                <w:sz w:val="24"/>
                <w:szCs w:val="24"/>
              </w:rPr>
              <w:t xml:space="preserve">Partners </w:t>
            </w:r>
          </w:p>
          <w:p w:rsidR="2C36CCE4" w:rsidP="24EF1317" w:rsidRDefault="2C36CCE4" w14:paraId="0A770BB6" w14:textId="704672D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sz w:val="24"/>
                <w:szCs w:val="24"/>
              </w:rPr>
              <w:t xml:space="preserve">Kagisano Bray, </w:t>
            </w:r>
            <w:r w:rsidRPr="24EF1317" w:rsidR="5ADF976E">
              <w:rPr>
                <w:i w:val="1"/>
                <w:iCs w:val="1"/>
                <w:sz w:val="24"/>
                <w:szCs w:val="24"/>
              </w:rPr>
              <w:t>Managing Director, Kagisano Logistics</w:t>
            </w:r>
          </w:p>
          <w:p w:rsidR="2C36CCE4" w:rsidP="24EF1317" w:rsidRDefault="2C36CCE4" w14:paraId="451F1C5F" w14:textId="577CAF8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sz w:val="24"/>
                <w:szCs w:val="24"/>
              </w:rPr>
              <w:t xml:space="preserve">Leornard Kambona, </w:t>
            </w:r>
            <w:r w:rsidRPr="24EF1317" w:rsidR="5ADF976E">
              <w:rPr>
                <w:i w:val="1"/>
                <w:iCs w:val="1"/>
                <w:sz w:val="24"/>
                <w:szCs w:val="24"/>
              </w:rPr>
              <w:t>AU representative in AI</w:t>
            </w:r>
          </w:p>
          <w:p w:rsidR="2C36CCE4" w:rsidP="24EF1317" w:rsidRDefault="2C36CCE4" w14:paraId="69C3016F" w14:textId="6A58F62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sz w:val="24"/>
                <w:szCs w:val="24"/>
              </w:rPr>
              <w:t>Enos Weswa</w:t>
            </w:r>
            <w:r w:rsidRPr="24EF1317" w:rsidR="5ADF976E">
              <w:rPr>
                <w:sz w:val="24"/>
                <w:szCs w:val="24"/>
              </w:rPr>
              <w:t xml:space="preserve">, </w:t>
            </w:r>
            <w:r w:rsidRPr="24EF1317" w:rsidR="5ADF976E">
              <w:rPr>
                <w:i w:val="1"/>
                <w:iCs w:val="1"/>
                <w:sz w:val="24"/>
                <w:szCs w:val="24"/>
              </w:rPr>
              <w:t>Country Director at the UK-Kenya Tech Hub</w:t>
            </w:r>
            <w:r w:rsidRPr="24EF1317" w:rsidR="5ADF976E">
              <w:rPr>
                <w:sz w:val="24"/>
                <w:szCs w:val="24"/>
              </w:rPr>
              <w:t xml:space="preserve"> </w:t>
            </w:r>
          </w:p>
          <w:p w:rsidR="2C36CCE4" w:rsidP="24EF1317" w:rsidRDefault="2C36CCE4" w14:paraId="5D7D588C" w14:textId="6E8EE0F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5ADF976E">
              <w:rPr>
                <w:sz w:val="24"/>
                <w:szCs w:val="24"/>
              </w:rPr>
              <w:t>Ajira Digital</w:t>
            </w:r>
          </w:p>
          <w:p w:rsidR="2C36CCE4" w:rsidP="0E792681" w:rsidRDefault="2C36CCE4" w14:paraId="712E7DE9" w14:textId="1BEC7E5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2539706" w:rsidP="0E792681" w:rsidRDefault="42539706" w14:paraId="173181D3" w14:textId="026886F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E372AA" w:rsidR="003F3963" w:rsidP="0E792681" w:rsidRDefault="003F3963" w14:paraId="0FD8414A" w14:textId="5EE0B429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003F3963" w:rsidP="0E792681" w:rsidRDefault="35D484BA" w14:paraId="45E9D33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3F3963" w:rsidP="0E792681" w:rsidRDefault="003F3963" w14:paraId="36587B6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7F0B8A92" w:rsidP="0E792681" w:rsidRDefault="71981040" w14:paraId="1B30F801" w14:textId="46DEEC2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11</w:t>
            </w:r>
          </w:p>
          <w:p w:rsidR="43DF1FA7" w:rsidP="0E792681" w:rsidRDefault="43DF1FA7" w14:paraId="7AA79ECE" w14:textId="1A36670F">
            <w:pPr>
              <w:shd w:val="clear" w:color="auto" w:fill="FFFFFF" w:themeFill="background1"/>
              <w:spacing w:after="75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3F3963" w:rsidP="2324063E" w:rsidRDefault="00B535B7" w14:paraId="0BBF7E42" w14:textId="1424557B">
            <w:pPr>
              <w:spacing w:before="240" w:after="24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  <w:r w:rsidRPr="2324063E" w:rsidR="36DC4C0B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708E4FD9">
              <w:rPr>
                <w:sz w:val="24"/>
                <w:szCs w:val="24"/>
              </w:rPr>
              <w:t>From Idea to Enterprises: Building Businesses that can grow, scale and last</w:t>
            </w:r>
          </w:p>
          <w:p w:rsidRPr="00E372AA" w:rsidR="003F3963" w:rsidP="0E792681" w:rsidRDefault="35D484BA" w14:paraId="4F852429" w14:textId="6DC10B19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11EA622A">
              <w:rPr>
                <w:sz w:val="24"/>
                <w:szCs w:val="24"/>
              </w:rPr>
              <w:t>TBC</w:t>
            </w:r>
          </w:p>
          <w:p w:rsidRPr="00E372AA" w:rsidR="003F3963" w:rsidP="0E792681" w:rsidRDefault="0154584B" w14:paraId="41C90F49" w14:textId="42616F0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 w:rsidR="04053E7D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4E9DF38D">
              <w:rPr>
                <w:sz w:val="24"/>
                <w:szCs w:val="24"/>
              </w:rPr>
              <w:t>Daisy Chesang</w:t>
            </w:r>
            <w:r w:rsidRPr="2324063E" w:rsidR="722FD69A">
              <w:rPr>
                <w:sz w:val="24"/>
                <w:szCs w:val="24"/>
              </w:rPr>
              <w:t xml:space="preserve">, </w:t>
            </w:r>
            <w:r w:rsidRPr="2324063E" w:rsidR="722FD69A">
              <w:rPr>
                <w:i/>
                <w:iCs/>
                <w:sz w:val="24"/>
                <w:szCs w:val="24"/>
              </w:rPr>
              <w:t>Senior Associate, Global Development Incubator</w:t>
            </w:r>
          </w:p>
          <w:p w:rsidRPr="00E372AA" w:rsidR="003F3963" w:rsidP="0E792681" w:rsidRDefault="35D484BA" w14:paraId="595C4DEB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2DA2AC12" w:rsidP="0E792681" w:rsidRDefault="2DA2AC12" w14:paraId="2038B405" w14:textId="23A0784F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</w:p>
          <w:p w:rsidRPr="00E372AA" w:rsidR="003F3963" w:rsidP="00ED5329" w:rsidRDefault="3B7695CD" w14:paraId="5624E035" w14:textId="5AC0A2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>
              <w:t>Furaha L. Hesketh</w:t>
            </w:r>
            <w:r w:rsidR="5A07F104">
              <w:t xml:space="preserve">, </w:t>
            </w:r>
            <w:r w:rsidRPr="2324063E" w:rsidR="5A07F104">
              <w:rPr>
                <w:i/>
                <w:iCs/>
              </w:rPr>
              <w:t>Community Programs Officer, Maono Space, Open Institute</w:t>
            </w:r>
          </w:p>
          <w:p w:rsidRPr="00E372AA" w:rsidR="003F3963" w:rsidP="00ED5329" w:rsidRDefault="2AAE4AF2" w14:paraId="7E29E2B4" w14:textId="1D376F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 w:rsidRPr="2324063E">
              <w:t>Monica Ogetange</w:t>
            </w:r>
            <w:r w:rsidRPr="2324063E" w:rsidR="0AB832E0">
              <w:t xml:space="preserve">, </w:t>
            </w:r>
            <w:r w:rsidRPr="2324063E" w:rsidR="1FD99B9B">
              <w:rPr>
                <w:i/>
                <w:iCs/>
              </w:rPr>
              <w:t>Founder Cenere Growth Hub</w:t>
            </w:r>
          </w:p>
          <w:p w:rsidRPr="00E372AA" w:rsidR="003F3963" w:rsidP="00ED5329" w:rsidRDefault="6083C8A0" w14:paraId="3001EEF7" w14:textId="5C9DBC7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>
              <w:t xml:space="preserve">Linda </w:t>
            </w:r>
            <w:r w:rsidR="08D6B624">
              <w:t>Ng’ondu, Chief</w:t>
            </w:r>
            <w:r w:rsidRPr="2324063E" w:rsidR="069BB116">
              <w:rPr>
                <w:i/>
                <w:iCs/>
              </w:rPr>
              <w:t xml:space="preserve"> Product Officer</w:t>
            </w:r>
            <w:r w:rsidRPr="2324063E" w:rsidR="495219DB">
              <w:rPr>
                <w:i/>
                <w:iCs/>
              </w:rPr>
              <w:t>,</w:t>
            </w:r>
            <w:r w:rsidRPr="2324063E" w:rsidR="069BB116">
              <w:rPr>
                <w:i/>
                <w:iCs/>
              </w:rPr>
              <w:t xml:space="preserve"> Ziya</w:t>
            </w:r>
          </w:p>
        </w:tc>
        <w:tc>
          <w:tcPr>
            <w:tcW w:w="2287" w:type="dxa"/>
            <w:tcMar/>
          </w:tcPr>
          <w:p w:rsidR="003F3963" w:rsidP="0E792681" w:rsidRDefault="35D484BA" w14:paraId="3FB47DD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3F3963" w:rsidP="0E792681" w:rsidRDefault="003F3963" w14:paraId="0A4BEC23" w14:textId="77777777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="569CF76A" w:rsidP="0E792681" w:rsidRDefault="3559A398" w14:paraId="679FC164" w14:textId="2E42D5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12</w:t>
            </w:r>
          </w:p>
          <w:p w:rsidR="43DF1FA7" w:rsidP="43DF1FA7" w:rsidRDefault="43DF1FA7" w14:paraId="4CF1C9BA" w14:textId="26333A04">
            <w:pPr>
              <w:pStyle w:val="NoSpacing"/>
              <w:spacing w:line="276" w:lineRule="auto"/>
              <w:ind w:hanging="2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</w:p>
          <w:p w:rsidRPr="003F3963" w:rsidR="003F3963" w:rsidP="43DF1FA7" w:rsidRDefault="35D484BA" w14:paraId="036F133D" w14:textId="77777777">
            <w:pPr>
              <w:pStyle w:val="NoSpacing"/>
              <w:spacing w:line="276" w:lineRule="auto"/>
              <w:ind w:hanging="2"/>
              <w:rPr>
                <w:rFonts w:ascii="Calibri" w:hAnsi="Calibri" w:eastAsia="Calibri" w:cs="Calibri"/>
                <w:sz w:val="24"/>
                <w:szCs w:val="24"/>
              </w:rPr>
            </w:pPr>
            <w:r w:rsidRPr="0E792681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rFonts w:ascii="Calibri" w:hAnsi="Calibri" w:eastAsia="Calibri" w:cs="Calibri"/>
                <w:sz w:val="24"/>
                <w:szCs w:val="24"/>
              </w:rPr>
              <w:t>Make It Official: </w:t>
            </w:r>
          </w:p>
          <w:p w:rsidRPr="003F3963" w:rsidR="003F3963" w:rsidP="0E792681" w:rsidRDefault="6EA667D8" w14:paraId="5741CE85" w14:textId="450714A6">
            <w:pPr>
              <w:suppressAutoHyphens w:val="0"/>
              <w:spacing w:after="0" w:line="276" w:lineRule="auto"/>
              <w:ind w:left="0" w:leftChars="0" w:firstLine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 Is Your Business Ready to Do Business? </w:t>
            </w:r>
          </w:p>
          <w:p w:rsidR="6967A05E" w:rsidP="0E792681" w:rsidRDefault="3BA05BD7" w14:paraId="7E8F45A1" w14:textId="715A4B56">
            <w:pPr>
              <w:spacing w:after="0" w:line="276" w:lineRule="auto"/>
              <w:ind w:left="0" w:leftChars="0" w:firstLine="0" w:firstLineChars="0"/>
              <w:rPr>
                <w:i/>
                <w:iCs/>
                <w:sz w:val="24"/>
                <w:szCs w:val="24"/>
              </w:rPr>
            </w:pPr>
            <w:r w:rsidRPr="0E792681">
              <w:rPr>
                <w:i/>
                <w:iCs/>
                <w:sz w:val="24"/>
                <w:szCs w:val="24"/>
              </w:rPr>
              <w:t xml:space="preserve"> </w:t>
            </w:r>
          </w:p>
          <w:p w:rsidRPr="00E372AA" w:rsidR="003F3963" w:rsidP="0E792681" w:rsidRDefault="35D484BA" w14:paraId="4EF35B47" w14:textId="3447579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7F497FDA">
              <w:rPr>
                <w:b/>
                <w:bCs/>
                <w:sz w:val="24"/>
                <w:szCs w:val="24"/>
              </w:rPr>
              <w:t xml:space="preserve">TBC </w:t>
            </w:r>
          </w:p>
          <w:p w:rsidRPr="00E372AA" w:rsidR="003F3963" w:rsidP="43DF1FA7" w:rsidRDefault="6EA667D8" w14:paraId="69018FDA" w14:textId="39CDCEE2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 w:rsidR="3DC7FAE6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3DC7FAE6">
              <w:rPr>
                <w:sz w:val="24"/>
                <w:szCs w:val="24"/>
              </w:rPr>
              <w:t>Charles Kamau,</w:t>
            </w:r>
            <w:r w:rsidRPr="0E792681" w:rsidR="3DC7FAE6">
              <w:rPr>
                <w:i/>
                <w:iCs/>
                <w:sz w:val="24"/>
                <w:szCs w:val="24"/>
              </w:rPr>
              <w:t xml:space="preserve"> Strategic Partnerships, County </w:t>
            </w:r>
            <w:r w:rsidRPr="0E792681" w:rsidR="427DC780">
              <w:rPr>
                <w:i/>
                <w:iCs/>
                <w:sz w:val="24"/>
                <w:szCs w:val="24"/>
              </w:rPr>
              <w:t xml:space="preserve">Government of Kilifi </w:t>
            </w:r>
          </w:p>
          <w:p w:rsidR="003F3963" w:rsidP="0E792681" w:rsidRDefault="35D484BA" w14:paraId="47E21E2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3F3963" w:rsidR="003F3963" w:rsidP="00ED5329" w:rsidRDefault="253ED9C2" w14:paraId="5FD22F9E" w14:textId="75DC957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Ken Tuju</w:t>
            </w:r>
            <w:r w:rsidRPr="2324063E" w:rsidR="23CDFBE0">
              <w:rPr>
                <w:sz w:val="24"/>
                <w:szCs w:val="24"/>
              </w:rPr>
              <w:t xml:space="preserve">, </w:t>
            </w:r>
            <w:r w:rsidRPr="2324063E" w:rsidR="030F6E0D">
              <w:rPr>
                <w:i/>
                <w:iCs/>
                <w:sz w:val="24"/>
                <w:szCs w:val="24"/>
              </w:rPr>
              <w:t>Regional Manager, Somo Africa</w:t>
            </w:r>
          </w:p>
          <w:p w:rsidR="7CF4080F" w:rsidP="00ED5329" w:rsidRDefault="7CF4080F" w14:paraId="04D2D91C" w14:textId="24E089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</w:t>
            </w:r>
            <w:r w:rsidRPr="2324063E" w:rsidR="7578B078">
              <w:rPr>
                <w:sz w:val="24"/>
                <w:szCs w:val="24"/>
              </w:rPr>
              <w:t>ad Said</w:t>
            </w:r>
            <w:r w:rsidRPr="2324063E" w:rsidR="562EBBBE">
              <w:rPr>
                <w:sz w:val="24"/>
                <w:szCs w:val="24"/>
              </w:rPr>
              <w:t xml:space="preserve">, </w:t>
            </w:r>
            <w:r w:rsidRPr="2324063E" w:rsidR="1D756E88">
              <w:rPr>
                <w:i/>
                <w:iCs/>
                <w:sz w:val="24"/>
                <w:szCs w:val="24"/>
              </w:rPr>
              <w:t>CEO</w:t>
            </w:r>
            <w:r w:rsidRPr="2324063E" w:rsidR="5A27F12D">
              <w:rPr>
                <w:i/>
                <w:iCs/>
                <w:sz w:val="24"/>
                <w:szCs w:val="24"/>
              </w:rPr>
              <w:t>,</w:t>
            </w:r>
            <w:r w:rsidRPr="2324063E" w:rsidR="1D756E88">
              <w:rPr>
                <w:i/>
                <w:iCs/>
                <w:sz w:val="24"/>
                <w:szCs w:val="24"/>
              </w:rPr>
              <w:t xml:space="preserve"> Hazina Group</w:t>
            </w:r>
          </w:p>
          <w:p w:rsidR="28638DC0" w:rsidP="00ED5329" w:rsidRDefault="28638DC0" w14:paraId="59DA44EF" w14:textId="5D82E4D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Allan Mwangi, </w:t>
            </w:r>
            <w:r w:rsidRPr="2324063E">
              <w:rPr>
                <w:i/>
                <w:iCs/>
                <w:sz w:val="24"/>
                <w:szCs w:val="24"/>
              </w:rPr>
              <w:t>Head of Community &amp; Ecosystem at CcHUB</w:t>
            </w:r>
          </w:p>
          <w:p w:rsidR="5763EBA3" w:rsidP="24EF1317" w:rsidRDefault="5763EBA3" w14:paraId="35C6BE07" w14:textId="0BC107E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24EF1317" w:rsidR="1282DF87">
              <w:rPr>
                <w:sz w:val="24"/>
                <w:szCs w:val="24"/>
              </w:rPr>
              <w:t>Wanjiku Wambugu</w:t>
            </w:r>
            <w:r w:rsidRPr="24EF1317" w:rsidR="1282DF87">
              <w:rPr>
                <w:sz w:val="24"/>
                <w:szCs w:val="24"/>
              </w:rPr>
              <w:t xml:space="preserve">, </w:t>
            </w:r>
            <w:r w:rsidRPr="24EF1317" w:rsidR="1282DF87">
              <w:rPr>
                <w:i w:val="1"/>
                <w:iCs w:val="1"/>
                <w:sz w:val="24"/>
                <w:szCs w:val="24"/>
              </w:rPr>
              <w:t>CEO, Nyali Capital</w:t>
            </w:r>
          </w:p>
          <w:p w:rsidR="5763EBA3" w:rsidP="24EF1317" w:rsidRDefault="5763EBA3" w14:paraId="4B92DBD8" w14:textId="0822AC3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/>
              <w:rPr>
                <w:sz w:val="24"/>
                <w:szCs w:val="24"/>
              </w:rPr>
            </w:pPr>
          </w:p>
          <w:p w:rsidRPr="003F3963" w:rsidR="003F3963" w:rsidP="0E792681" w:rsidRDefault="003F3963" w14:paraId="54DAD015" w14:textId="692F5673">
            <w:p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</w:p>
          <w:p w:rsidRPr="003F3963" w:rsidR="003F3963" w:rsidP="0E792681" w:rsidRDefault="003F3963" w14:paraId="327B5F6E" w14:textId="2805755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3F3963" w:rsidP="0E792681" w:rsidRDefault="003F3963" w14:paraId="29328832" w14:textId="4D5320A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="43DF1FA7" w:rsidTr="24EF1317" w14:paraId="792EF990" w14:textId="77777777">
        <w:trPr>
          <w:trHeight w:val="300"/>
        </w:trPr>
        <w:tc>
          <w:tcPr>
            <w:tcW w:w="2262" w:type="dxa"/>
            <w:tcMar/>
          </w:tcPr>
          <w:p w:rsidR="43DF1FA7" w:rsidP="0E792681" w:rsidRDefault="76A29A3B" w14:paraId="68EB063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="43DF1FA7" w:rsidP="0E792681" w:rsidRDefault="76A29A3B" w14:paraId="026F0386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="43DF1FA7" w:rsidTr="24EF1317" w14:paraId="7CB70DCE" w14:textId="77777777">
        <w:trPr>
          <w:trHeight w:val="300"/>
        </w:trPr>
        <w:tc>
          <w:tcPr>
            <w:tcW w:w="2262" w:type="dxa"/>
            <w:tcMar/>
          </w:tcPr>
          <w:p w:rsidR="48678434" w:rsidP="0E792681" w:rsidRDefault="6D42AFE6" w14:paraId="212E9365" w14:textId="2EC6E4E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2:00 PM- 4:00 PM</w:t>
            </w:r>
          </w:p>
          <w:p w:rsidR="43DF1FA7" w:rsidP="0E792681" w:rsidRDefault="43DF1FA7" w14:paraId="67BAD501" w14:textId="0952DC21">
            <w:pPr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48678434" w:rsidP="0E792681" w:rsidRDefault="6D42AFE6" w14:paraId="6AE40638" w14:textId="0A61515F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Sustainable Economies Village</w:t>
            </w:r>
          </w:p>
          <w:p w:rsidR="48678434" w:rsidP="0E792681" w:rsidRDefault="6D42AFE6" w14:paraId="05CD74CD" w14:textId="344CE70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 </w:t>
            </w:r>
          </w:p>
          <w:p w:rsidR="43DF1FA7" w:rsidP="0E792681" w:rsidRDefault="0272657D" w14:paraId="1A63C3DF" w14:textId="7FFF816E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Keynote: </w:t>
            </w:r>
            <w:r w:rsidRPr="5763EBA3">
              <w:rPr>
                <w:sz w:val="24"/>
                <w:szCs w:val="24"/>
              </w:rPr>
              <w:t>Sharon Owino</w:t>
            </w:r>
          </w:p>
          <w:p w:rsidR="43DF1FA7" w:rsidP="0E792681" w:rsidRDefault="43DF1FA7" w14:paraId="003B2494" w14:textId="67254E6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0E792681" w:rsidRDefault="6D42AFE6" w14:paraId="5099A99A" w14:textId="5E9C76E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Session 8</w:t>
            </w:r>
          </w:p>
          <w:p w:rsidR="43DF1FA7" w:rsidP="0E792681" w:rsidRDefault="43DF1FA7" w14:paraId="096A0688" w14:textId="72EEF5F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0E792681" w:rsidRDefault="6D42AFE6" w14:paraId="0EA022DE" w14:textId="7F0FB4C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</w:t>
            </w:r>
            <w:r w:rsidRPr="0E792681" w:rsidR="7338D891">
              <w:rPr>
                <w:b/>
                <w:bCs/>
                <w:sz w:val="24"/>
                <w:szCs w:val="24"/>
              </w:rPr>
              <w:t>itle</w:t>
            </w:r>
            <w:r w:rsidRPr="0E792681">
              <w:rPr>
                <w:sz w:val="24"/>
                <w:szCs w:val="24"/>
              </w:rPr>
              <w:t xml:space="preserve">: The Deals Den </w:t>
            </w:r>
          </w:p>
          <w:p w:rsidR="43DF1FA7" w:rsidP="0E792681" w:rsidRDefault="43DF1FA7" w14:paraId="09EF9430" w14:textId="0CBF732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2324063E" w:rsidRDefault="0683E9F9" w14:paraId="46481CEE" w14:textId="381DE9F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Main Auditorium</w:t>
            </w:r>
          </w:p>
          <w:p w:rsidR="48678434" w:rsidP="0E792681" w:rsidRDefault="6D42AFE6" w14:paraId="2A5A09FB" w14:textId="49C846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64F621C5">
              <w:rPr>
                <w:b/>
                <w:bCs/>
                <w:sz w:val="24"/>
                <w:szCs w:val="24"/>
              </w:rPr>
              <w:t>MC</w:t>
            </w:r>
          </w:p>
          <w:p w:rsidR="48678434" w:rsidP="0E792681" w:rsidRDefault="6D42AFE6" w14:paraId="6360CF42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9A1FF68" w:rsidP="00ED5329" w:rsidRDefault="3F110F1B" w14:paraId="1AA5E5E8" w14:textId="50D5930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 Edwin Mwangi</w:t>
            </w:r>
            <w:r w:rsidRPr="2324063E" w:rsidR="1BF9E4D2">
              <w:rPr>
                <w:sz w:val="24"/>
                <w:szCs w:val="24"/>
              </w:rPr>
              <w:t xml:space="preserve">, </w:t>
            </w:r>
            <w:r w:rsidRPr="2324063E" w:rsidR="78D1026E">
              <w:rPr>
                <w:i/>
                <w:iCs/>
                <w:sz w:val="24"/>
                <w:szCs w:val="24"/>
              </w:rPr>
              <w:t>Founder,</w:t>
            </w:r>
            <w:r w:rsidRPr="2324063E" w:rsidR="1BF9E4D2">
              <w:rPr>
                <w:i/>
                <w:iCs/>
                <w:sz w:val="24"/>
                <w:szCs w:val="24"/>
              </w:rPr>
              <w:t xml:space="preserve"> Live Mombasa</w:t>
            </w:r>
          </w:p>
          <w:p w:rsidR="09A1FF68" w:rsidP="00ED5329" w:rsidRDefault="1BDCE0AD" w14:paraId="4069169F" w14:textId="41F17B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Emmanuel </w:t>
            </w:r>
            <w:r w:rsidRPr="2324063E" w:rsidR="75282ED3">
              <w:rPr>
                <w:sz w:val="24"/>
                <w:szCs w:val="24"/>
              </w:rPr>
              <w:t>Mae</w:t>
            </w:r>
            <w:r w:rsidRPr="2324063E" w:rsidR="61F4F86A">
              <w:rPr>
                <w:sz w:val="24"/>
                <w:szCs w:val="24"/>
              </w:rPr>
              <w:t xml:space="preserve">, </w:t>
            </w:r>
            <w:r w:rsidRPr="2324063E" w:rsidR="61F4F86A">
              <w:rPr>
                <w:i/>
                <w:iCs/>
                <w:sz w:val="24"/>
                <w:szCs w:val="24"/>
              </w:rPr>
              <w:t>Investor</w:t>
            </w:r>
          </w:p>
          <w:p w:rsidR="30901035" w:rsidP="00ED5329" w:rsidRDefault="44513D3A" w14:paraId="30C67899" w14:textId="0552E33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b/>
                <w:bCs/>
              </w:rPr>
            </w:pPr>
            <w:r w:rsidRPr="2324063E">
              <w:rPr>
                <w:sz w:val="24"/>
                <w:szCs w:val="24"/>
              </w:rPr>
              <w:t>Monica Ogetange</w:t>
            </w:r>
            <w:r w:rsidRPr="2324063E" w:rsidR="18DF34DB">
              <w:rPr>
                <w:sz w:val="24"/>
                <w:szCs w:val="24"/>
              </w:rPr>
              <w:t xml:space="preserve">, </w:t>
            </w:r>
            <w:r w:rsidRPr="2324063E" w:rsidR="18DF34DB">
              <w:rPr>
                <w:i/>
                <w:iCs/>
              </w:rPr>
              <w:t>Founder</w:t>
            </w:r>
            <w:r w:rsidRPr="2324063E" w:rsidR="04DBA33A">
              <w:rPr>
                <w:i/>
                <w:iCs/>
              </w:rPr>
              <w:t>,</w:t>
            </w:r>
            <w:r w:rsidRPr="2324063E" w:rsidR="18DF34DB">
              <w:rPr>
                <w:i/>
                <w:iCs/>
              </w:rPr>
              <w:t xml:space="preserve"> Cenere Growth Hub</w:t>
            </w:r>
          </w:p>
          <w:p w:rsidR="30901035" w:rsidP="00ED5329" w:rsidRDefault="44513D3A" w14:paraId="3F3A8719" w14:textId="086A3E5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Wanjiku Wambugu</w:t>
            </w:r>
            <w:r w:rsidRPr="2324063E" w:rsidR="0603F2A3">
              <w:rPr>
                <w:sz w:val="24"/>
                <w:szCs w:val="24"/>
              </w:rPr>
              <w:t xml:space="preserve">, </w:t>
            </w:r>
            <w:r w:rsidRPr="2324063E" w:rsidR="0603F2A3">
              <w:rPr>
                <w:i/>
                <w:iCs/>
                <w:sz w:val="24"/>
                <w:szCs w:val="24"/>
              </w:rPr>
              <w:t>CEO, N</w:t>
            </w:r>
            <w:r w:rsidRPr="2324063E">
              <w:rPr>
                <w:i/>
                <w:iCs/>
                <w:sz w:val="24"/>
                <w:szCs w:val="24"/>
              </w:rPr>
              <w:t>yali Capital</w:t>
            </w:r>
          </w:p>
          <w:p w:rsidR="0CCC94A3" w:rsidP="00ED5329" w:rsidRDefault="3B1252DD" w14:paraId="18F7F39A" w14:textId="4AE6E4D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Zayyad Said</w:t>
            </w:r>
            <w:r w:rsidRPr="2324063E" w:rsidR="5083F971">
              <w:rPr>
                <w:sz w:val="24"/>
                <w:szCs w:val="24"/>
              </w:rPr>
              <w:t xml:space="preserve">, </w:t>
            </w:r>
            <w:r w:rsidRPr="2324063E" w:rsidR="5083F971">
              <w:rPr>
                <w:i/>
                <w:iCs/>
                <w:sz w:val="24"/>
                <w:szCs w:val="24"/>
              </w:rPr>
              <w:t>CEO Hazina Group</w:t>
            </w:r>
          </w:p>
          <w:p w:rsidR="28902552" w:rsidP="00ED5329" w:rsidRDefault="28902552" w14:paraId="18801274" w14:textId="4C09B25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Ken Tuju, </w:t>
            </w:r>
            <w:r w:rsidRPr="2324063E">
              <w:rPr>
                <w:i/>
                <w:iCs/>
                <w:sz w:val="24"/>
                <w:szCs w:val="24"/>
              </w:rPr>
              <w:t>Regional Manager, Somo Africa</w:t>
            </w:r>
          </w:p>
          <w:p w:rsidR="170B4F3A" w:rsidP="00ED5329" w:rsidRDefault="170B4F3A" w14:paraId="71AED777" w14:textId="1104D2B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Winnie Maua, </w:t>
            </w:r>
            <w:r w:rsidRPr="2324063E">
              <w:rPr>
                <w:i/>
                <w:iCs/>
                <w:sz w:val="24"/>
                <w:szCs w:val="24"/>
              </w:rPr>
              <w:t>Upendo Collections</w:t>
            </w:r>
          </w:p>
          <w:p w:rsidR="2324063E" w:rsidP="2324063E" w:rsidRDefault="2324063E" w14:paraId="77C7E4AB" w14:textId="797B375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60A102BB" w14:textId="23426123">
            <w:pPr>
              <w:spacing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1A7B85D9" w:rsidP="0E792681" w:rsidRDefault="3B0225C3" w14:paraId="7E842971" w14:textId="77777777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5763EBA3" w:rsidP="5763EBA3" w:rsidRDefault="5763EBA3" w14:paraId="00EEB69E" w14:textId="2DA2F1E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0E792681" w:rsidRDefault="47E43687" w14:paraId="62C0B2AF" w14:textId="22F46BEB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Keynote: </w:t>
            </w:r>
            <w:r w:rsidRPr="5763EBA3">
              <w:rPr>
                <w:sz w:val="24"/>
                <w:szCs w:val="24"/>
              </w:rPr>
              <w:t>Ken Miheso</w:t>
            </w:r>
          </w:p>
          <w:p w:rsidR="1A7B85D9" w:rsidP="0E792681" w:rsidRDefault="3B0225C3" w14:paraId="5B036745" w14:textId="4B9CF62E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2522898D">
              <w:rPr>
                <w:b/>
                <w:bCs/>
                <w:sz w:val="24"/>
                <w:szCs w:val="24"/>
              </w:rPr>
              <w:t>9</w:t>
            </w:r>
          </w:p>
          <w:p w:rsidR="43DF1FA7" w:rsidP="0E792681" w:rsidRDefault="43DF1FA7" w14:paraId="186FFA91" w14:textId="7AB1FD0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1E55B62" w:rsidP="0E792681" w:rsidRDefault="08D4E4D7" w14:paraId="37B4FCD8" w14:textId="0C3A8E8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T</w:t>
            </w:r>
            <w:r w:rsidRPr="2324063E" w:rsidR="1E5B9BE5">
              <w:rPr>
                <w:b/>
                <w:bCs/>
                <w:sz w:val="24"/>
                <w:szCs w:val="24"/>
              </w:rPr>
              <w:t>itle</w:t>
            </w:r>
            <w:r w:rsidRPr="2324063E">
              <w:rPr>
                <w:b/>
                <w:bCs/>
                <w:sz w:val="24"/>
                <w:szCs w:val="24"/>
              </w:rPr>
              <w:t xml:space="preserve">: </w:t>
            </w:r>
          </w:p>
          <w:p w:rsidR="441812A4" w:rsidP="2324063E" w:rsidRDefault="441812A4" w14:paraId="00D1A8E4" w14:textId="6FE474AE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TBC </w:t>
            </w:r>
          </w:p>
          <w:p w:rsidR="43DF1FA7" w:rsidP="0E792681" w:rsidRDefault="43DF1FA7" w14:paraId="31885DAB" w14:textId="6BE5618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1A7B85D9" w:rsidP="2324063E" w:rsidRDefault="66D70300" w14:paraId="73CDE36A" w14:textId="4E096DB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2E7D9D8D">
              <w:rPr>
                <w:sz w:val="24"/>
                <w:szCs w:val="24"/>
              </w:rPr>
              <w:t>TBC</w:t>
            </w:r>
          </w:p>
          <w:p w:rsidR="1A7B85D9" w:rsidP="0E792681" w:rsidRDefault="3B0225C3" w14:paraId="60D8EF65" w14:textId="2E33C60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12C27896">
              <w:rPr>
                <w:b/>
                <w:bCs/>
                <w:sz w:val="24"/>
                <w:szCs w:val="24"/>
              </w:rPr>
              <w:t>MC</w:t>
            </w:r>
          </w:p>
          <w:p w:rsidR="1A7B85D9" w:rsidP="0E792681" w:rsidRDefault="66D70300" w14:paraId="2B1F342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1A7B85D9" w:rsidP="00ED5329" w:rsidRDefault="1A7B85D9" w14:paraId="39100AB1" w14:textId="1C0433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287" w:type="dxa"/>
            <w:tcMar/>
          </w:tcPr>
          <w:p w:rsidR="19391FA4" w:rsidP="24EF1317" w:rsidRDefault="242816E6" w14:paraId="2460B3C9" w14:textId="77777777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 xml:space="preserve">Sustainable Economies Village </w:t>
            </w:r>
          </w:p>
          <w:p w:rsidR="19391FA4" w:rsidP="24EF1317" w:rsidRDefault="242816E6" w14:paraId="13D8F0C7" w14:textId="77777777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="19391FA4" w:rsidP="24EF1317" w:rsidRDefault="242816E6" w14:paraId="6003D3EB" w14:textId="30DCECA4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="19391FA4" w:rsidP="24EF1317" w:rsidRDefault="242816E6" w14:paraId="50F8B625" w14:textId="6D209F0D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>Workshop 1</w:t>
            </w:r>
            <w:r w:rsidRPr="24EF1317" w:rsidR="39A49C3A">
              <w:rPr>
                <w:b w:val="1"/>
                <w:bCs w:val="1"/>
                <w:sz w:val="24"/>
                <w:szCs w:val="24"/>
              </w:rPr>
              <w:t>3</w:t>
            </w:r>
          </w:p>
          <w:p w:rsidR="19391FA4" w:rsidP="24EF1317" w:rsidRDefault="242816E6" w14:paraId="2AF15156" w14:textId="0B3F4A8C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="19391FA4" w:rsidP="24EF1317" w:rsidRDefault="242816E6" w14:paraId="44027225" w14:textId="77777777">
            <w:pPr>
              <w:spacing w:after="0" w:line="276" w:lineRule="auto"/>
              <w:ind w:left="0" w:hanging="2"/>
              <w:rPr>
                <w:sz w:val="24"/>
                <w:szCs w:val="24"/>
                <w:lang w:eastAsia="zh-CN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24EF1317" w:rsidR="4BA99071">
              <w:rPr>
                <w:sz w:val="24"/>
                <w:szCs w:val="24"/>
                <w:lang w:eastAsia="zh-CN"/>
              </w:rPr>
              <w:t>Creative Economy </w:t>
            </w:r>
          </w:p>
          <w:p w:rsidR="19391FA4" w:rsidP="24EF1317" w:rsidRDefault="242816E6" w14:paraId="09D92E30" w14:textId="77777777">
            <w:pPr>
              <w:spacing w:after="0" w:line="276" w:lineRule="auto"/>
              <w:ind w:left="0" w:leftChars="0" w:firstLine="0" w:firstLineChars="0"/>
              <w:rPr>
                <w:sz w:val="24"/>
                <w:szCs w:val="24"/>
                <w:lang w:eastAsia="zh-CN"/>
              </w:rPr>
            </w:pPr>
            <w:r w:rsidRPr="24EF1317" w:rsidR="4BA99071">
              <w:rPr>
                <w:sz w:val="24"/>
                <w:szCs w:val="24"/>
                <w:lang w:eastAsia="zh-CN"/>
              </w:rPr>
              <w:t>Your Talent Is the </w:t>
            </w:r>
          </w:p>
          <w:p w:rsidR="19391FA4" w:rsidP="24EF1317" w:rsidRDefault="242816E6" w14:paraId="7F3AB115" w14:textId="3E3C9252">
            <w:pPr>
              <w:spacing w:after="0" w:line="276" w:lineRule="auto"/>
              <w:ind w:left="0" w:leftChars="0" w:firstLine="0" w:firstLineChars="0"/>
              <w:rPr>
                <w:sz w:val="24"/>
                <w:szCs w:val="24"/>
                <w:lang w:eastAsia="zh-CN"/>
              </w:rPr>
            </w:pPr>
            <w:r w:rsidRPr="24EF1317" w:rsidR="4BA99071">
              <w:rPr>
                <w:sz w:val="24"/>
                <w:szCs w:val="24"/>
                <w:lang w:eastAsia="zh-CN"/>
              </w:rPr>
              <w:t> Product</w:t>
            </w:r>
            <w:r w:rsidRPr="24EF1317" w:rsidR="4BA99071">
              <w:rPr>
                <w:sz w:val="24"/>
                <w:szCs w:val="24"/>
                <w:lang w:eastAsia="zh-CN"/>
              </w:rPr>
              <w:t xml:space="preserve">, </w:t>
            </w:r>
            <w:r w:rsidRPr="24EF1317" w:rsidR="4BA99071">
              <w:rPr>
                <w:sz w:val="24"/>
                <w:szCs w:val="24"/>
                <w:lang w:eastAsia="zh-CN"/>
              </w:rPr>
              <w:t>But Where Is Business? </w:t>
            </w:r>
          </w:p>
          <w:p w:rsidR="19391FA4" w:rsidP="24EF1317" w:rsidRDefault="242816E6" w14:paraId="03556CDB" w14:textId="31C9176C">
            <w:pPr>
              <w:spacing w:after="0" w:line="276" w:lineRule="auto"/>
              <w:ind w:left="0" w:leftChars="0" w:firstLine="0" w:firstLineChars="0"/>
              <w:rPr>
                <w:sz w:val="24"/>
                <w:szCs w:val="24"/>
                <w:lang w:eastAsia="zh-CN"/>
              </w:rPr>
            </w:pPr>
            <w:r w:rsidRPr="24EF1317" w:rsidR="4BA99071">
              <w:rPr>
                <w:sz w:val="24"/>
                <w:szCs w:val="24"/>
                <w:lang w:eastAsia="zh-CN"/>
              </w:rPr>
              <w:t> </w:t>
            </w:r>
          </w:p>
          <w:p w:rsidR="19391FA4" w:rsidP="24EF1317" w:rsidRDefault="242816E6" w14:paraId="579D709F" w14:textId="07399FE9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 xml:space="preserve">Venue: </w:t>
            </w:r>
            <w:r w:rsidRPr="24EF1317" w:rsidR="4BA99071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24EF1317" w:rsidR="4BA99071">
              <w:rPr>
                <w:sz w:val="24"/>
                <w:szCs w:val="24"/>
              </w:rPr>
              <w:t xml:space="preserve">TBC </w:t>
            </w:r>
          </w:p>
          <w:p w:rsidR="19391FA4" w:rsidP="24EF1317" w:rsidRDefault="242816E6" w14:paraId="5370C3D2" w14:textId="71BC26D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24EF1317" w:rsidR="4BA99071">
              <w:rPr>
                <w:sz w:val="24"/>
                <w:szCs w:val="24"/>
              </w:rPr>
              <w:t>Rajab Salim</w:t>
            </w:r>
          </w:p>
          <w:p w:rsidR="19391FA4" w:rsidP="24EF1317" w:rsidRDefault="242816E6" w14:paraId="00F2EB50" w14:textId="689AC2F4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4BA99071">
              <w:rPr>
                <w:b w:val="1"/>
                <w:bCs w:val="1"/>
                <w:sz w:val="24"/>
                <w:szCs w:val="24"/>
              </w:rPr>
              <w:t>Partners:</w:t>
            </w:r>
          </w:p>
          <w:p w:rsidR="19391FA4" w:rsidP="24EF1317" w:rsidRDefault="242816E6" w14:paraId="27203F3F" w14:textId="24F2DD7F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4BA99071">
              <w:rPr>
                <w:sz w:val="24"/>
                <w:szCs w:val="24"/>
              </w:rPr>
              <w:t>Baraza Media</w:t>
            </w:r>
          </w:p>
          <w:p w:rsidR="19391FA4" w:rsidP="24EF1317" w:rsidRDefault="242816E6" w14:paraId="212D7356" w14:textId="5AAD479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4BA99071">
              <w:rPr>
                <w:sz w:val="24"/>
                <w:szCs w:val="24"/>
              </w:rPr>
              <w:t>Iyani</w:t>
            </w:r>
          </w:p>
          <w:p w:rsidR="19391FA4" w:rsidP="24EF1317" w:rsidRDefault="242816E6" w14:paraId="4298C0F5" w14:textId="0302A22E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19391FA4" w:rsidP="24EF1317" w:rsidRDefault="242816E6" w14:paraId="51EB74AF" w14:textId="31547D3D">
            <w:pPr>
              <w:pStyle w:val="Normal"/>
              <w:spacing w:line="240" w:lineRule="auto"/>
              <w:ind/>
              <w:rPr>
                <w:sz w:val="24"/>
                <w:szCs w:val="24"/>
              </w:rPr>
            </w:pPr>
          </w:p>
        </w:tc>
      </w:tr>
      <w:tr w:rsidR="42539706" w:rsidTr="24EF1317" w14:paraId="695A2D8C" w14:textId="77777777">
        <w:trPr>
          <w:trHeight w:val="300"/>
        </w:trPr>
        <w:tc>
          <w:tcPr>
            <w:tcW w:w="2262" w:type="dxa"/>
            <w:tcMar/>
          </w:tcPr>
          <w:p w:rsidR="291CA2C8" w:rsidP="0E792681" w:rsidRDefault="7C31581F" w14:paraId="1688AB81" w14:textId="7D19B885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4:00PM –5:00PM</w:t>
            </w:r>
          </w:p>
        </w:tc>
        <w:tc>
          <w:tcPr>
            <w:tcW w:w="7087" w:type="dxa"/>
            <w:gridSpan w:val="3"/>
            <w:tcMar/>
          </w:tcPr>
          <w:p w:rsidR="5C33546C" w:rsidP="0E792681" w:rsidRDefault="39351C7A" w14:paraId="0310AE09" w14:textId="4A636AEC">
            <w:pPr>
              <w:spacing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Hackathons Awards</w:t>
            </w:r>
          </w:p>
        </w:tc>
      </w:tr>
      <w:tr w:rsidRPr="00E372AA" w:rsidR="00203B99" w:rsidTr="24EF1317" w14:paraId="644D2FA6" w14:textId="77777777">
        <w:trPr>
          <w:trHeight w:val="300"/>
        </w:trPr>
        <w:tc>
          <w:tcPr>
            <w:tcW w:w="9349" w:type="dxa"/>
            <w:gridSpan w:val="4"/>
            <w:tcMar/>
          </w:tcPr>
          <w:p w:rsidRPr="00E372AA" w:rsidR="00203B99" w:rsidP="0E792681" w:rsidRDefault="547D95D4" w14:paraId="0D1E73CD" w14:textId="77777777">
            <w:pPr>
              <w:spacing w:after="0" w:line="240" w:lineRule="auto"/>
              <w:ind w:left="0" w:hanging="2"/>
              <w:jc w:val="center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End of Day 4</w:t>
            </w:r>
          </w:p>
        </w:tc>
      </w:tr>
    </w:tbl>
    <w:p w:rsidRPr="00E372AA" w:rsidR="00203B99" w:rsidP="0E792681" w:rsidRDefault="00203B99" w14:paraId="0029EBA5" w14:textId="77777777">
      <w:pPr>
        <w:ind w:left="0" w:hanging="2"/>
        <w:rPr>
          <w:sz w:val="24"/>
          <w:szCs w:val="24"/>
        </w:rPr>
      </w:pPr>
    </w:p>
    <w:p w:rsidRPr="00E372AA" w:rsidR="00203B99" w:rsidP="0E792681" w:rsidRDefault="00203B99" w14:paraId="6341C17A" w14:textId="2523F787">
      <w:pPr>
        <w:ind w:left="0" w:hanging="2"/>
        <w:rPr>
          <w:sz w:val="24"/>
          <w:szCs w:val="24"/>
        </w:rPr>
      </w:pPr>
    </w:p>
    <w:p w:rsidRPr="00E372AA" w:rsidR="00203B99" w:rsidP="0E792681" w:rsidRDefault="547D95D4" w14:paraId="6CA8496C" w14:textId="571F5D49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5</w:t>
      </w:r>
      <w:r w:rsidRPr="0E792681">
        <w:rPr>
          <w:sz w:val="24"/>
          <w:szCs w:val="24"/>
        </w:rPr>
        <w:t xml:space="preserve">:  </w:t>
      </w:r>
    </w:p>
    <w:p w:rsidR="00203B99" w:rsidP="0E792681" w:rsidRDefault="547D95D4" w14:paraId="0F15B63D" w14:textId="694AA38A">
      <w:pPr>
        <w:ind w:left="0" w:hanging="2"/>
        <w:rPr>
          <w:b/>
          <w:bCs/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760"/>
        <w:gridCol w:w="1964"/>
        <w:gridCol w:w="2363"/>
      </w:tblGrid>
      <w:tr w:rsidRPr="00E372AA" w:rsidR="00097777" w:rsidTr="24EF1317" w14:paraId="30CF877A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482D3F7B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0AE93CD6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Pr="00E372AA" w:rsidR="00097777" w:rsidTr="24EF1317" w14:paraId="18161756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248D33D4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580A240E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Arrival and Registration</w:t>
            </w:r>
          </w:p>
        </w:tc>
      </w:tr>
      <w:tr w:rsidRPr="00E372AA" w:rsidR="00097777" w:rsidTr="24EF1317" w14:paraId="74F35A83" w14:textId="77777777">
        <w:trPr>
          <w:trHeight w:val="1305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228A0773" w14:textId="6AB23B4B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9.00 AM- 10.00 AM 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27A422A3" w14:textId="5095B13A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6</w:t>
            </w:r>
          </w:p>
          <w:p w:rsidRPr="00097777" w:rsidR="00097777" w:rsidP="0E792681" w:rsidRDefault="06444826" w14:paraId="5ED18EFF" w14:textId="4CC951C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Title: Decisions That Shape Us</w:t>
            </w:r>
            <w:r w:rsidRPr="0E792681">
              <w:rPr>
                <w:sz w:val="24"/>
                <w:szCs w:val="24"/>
              </w:rPr>
              <w:t>: The weight of county and national decisions in shaping innovation and opportunity for young people. </w:t>
            </w:r>
          </w:p>
          <w:p w:rsidRPr="00097777" w:rsidR="00097777" w:rsidP="0E792681" w:rsidRDefault="3ACDF74D" w14:paraId="2867A6ED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E1B7D36" w:rsidP="0E792681" w:rsidRDefault="54995EC7" w14:paraId="5E209146" w14:textId="1D31C052">
            <w:pPr>
              <w:spacing w:after="0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</w:t>
            </w:r>
            <w:r w:rsidRPr="0E792681" w:rsidR="0BF1A5C7">
              <w:rPr>
                <w:b/>
                <w:bCs/>
                <w:sz w:val="24"/>
                <w:szCs w:val="24"/>
              </w:rPr>
              <w:t xml:space="preserve"> Speaker: </w:t>
            </w:r>
            <w:r w:rsidRPr="0E792681" w:rsidR="0BF1A5C7">
              <w:rPr>
                <w:sz w:val="24"/>
                <w:szCs w:val="24"/>
              </w:rPr>
              <w:t>Dorcas Mutemi</w:t>
            </w:r>
          </w:p>
          <w:p w:rsidRPr="00097777" w:rsidR="00097777" w:rsidP="0E792681" w:rsidRDefault="0FF782B8" w14:paraId="2B7BA738" w14:textId="4396681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0DC30B42">
              <w:rPr>
                <w:sz w:val="24"/>
                <w:szCs w:val="24"/>
              </w:rPr>
              <w:t>Esha Mohammed</w:t>
            </w:r>
          </w:p>
          <w:p w:rsidRPr="00097777" w:rsidR="00097777" w:rsidP="0E792681" w:rsidRDefault="59BE1C62" w14:paraId="41CAD002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6C1E1A30" w:rsidP="00ED5329" w:rsidRDefault="1B23C617" w14:paraId="6303D5EC" w14:textId="2DB40F5F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Hon: </w:t>
            </w:r>
            <w:r w:rsidRPr="0E792681" w:rsidR="1AB2D042">
              <w:rPr>
                <w:sz w:val="24"/>
                <w:szCs w:val="24"/>
              </w:rPr>
              <w:t xml:space="preserve">Fikirini Jacobs Katoi Kahindi, </w:t>
            </w:r>
            <w:r w:rsidRPr="0E792681" w:rsidR="1AB2D042">
              <w:rPr>
                <w:i/>
                <w:iCs/>
                <w:sz w:val="24"/>
                <w:szCs w:val="24"/>
              </w:rPr>
              <w:t>Principal Secretary for the State Department for Youth Affairs and Creative Economy</w:t>
            </w:r>
          </w:p>
          <w:p w:rsidRPr="00097777" w:rsidR="00097777" w:rsidP="24EF1317" w:rsidRDefault="471235FE" w14:paraId="0C778A6C" w14:textId="7F37191C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>
                <w:i w:val="1"/>
                <w:iCs w:val="1"/>
                <w:sz w:val="24"/>
                <w:szCs w:val="24"/>
              </w:rPr>
            </w:pPr>
            <w:r w:rsidRPr="24EF1317" w:rsidR="284CC097">
              <w:rPr>
                <w:sz w:val="24"/>
                <w:szCs w:val="24"/>
              </w:rPr>
              <w:t xml:space="preserve">Ms. </w:t>
            </w:r>
            <w:r w:rsidRPr="24EF1317" w:rsidR="6A2E0484">
              <w:rPr>
                <w:sz w:val="24"/>
                <w:szCs w:val="24"/>
              </w:rPr>
              <w:t>Sabrina M</w:t>
            </w:r>
            <w:r w:rsidRPr="24EF1317" w:rsidR="67F4EB71">
              <w:rPr>
                <w:sz w:val="24"/>
                <w:szCs w:val="24"/>
              </w:rPr>
              <w:t>.</w:t>
            </w:r>
            <w:r w:rsidRPr="24EF1317" w:rsidR="6A2E0484">
              <w:rPr>
                <w:sz w:val="24"/>
                <w:szCs w:val="24"/>
              </w:rPr>
              <w:t xml:space="preserve"> Jefwa</w:t>
            </w:r>
            <w:r w:rsidRPr="24EF1317" w:rsidR="4F42978A">
              <w:rPr>
                <w:sz w:val="24"/>
                <w:szCs w:val="24"/>
              </w:rPr>
              <w:t>,</w:t>
            </w:r>
            <w:r w:rsidRPr="24EF1317" w:rsidR="6A2E0484">
              <w:rPr>
                <w:sz w:val="24"/>
                <w:szCs w:val="24"/>
              </w:rPr>
              <w:t xml:space="preserve"> </w:t>
            </w:r>
            <w:r w:rsidRPr="24EF1317" w:rsidR="6A2E0484">
              <w:rPr>
                <w:i w:val="1"/>
                <w:iCs w:val="1"/>
                <w:sz w:val="24"/>
                <w:szCs w:val="24"/>
              </w:rPr>
              <w:t>CECM</w:t>
            </w:r>
            <w:r w:rsidRPr="24EF1317" w:rsidR="15DF2FD5">
              <w:rPr>
                <w:i w:val="1"/>
                <w:iCs w:val="1"/>
                <w:sz w:val="24"/>
                <w:szCs w:val="24"/>
              </w:rPr>
              <w:t>,</w:t>
            </w:r>
            <w:r w:rsidRPr="24EF1317" w:rsidR="6A2E0484">
              <w:rPr>
                <w:i w:val="1"/>
                <w:iCs w:val="1"/>
                <w:sz w:val="24"/>
                <w:szCs w:val="24"/>
              </w:rPr>
              <w:t xml:space="preserve"> Blue Economy, Lamu</w:t>
            </w:r>
          </w:p>
          <w:p w:rsidRPr="00097777" w:rsidR="00097777" w:rsidP="24EF1317" w:rsidRDefault="471235FE" w14:paraId="1C9AAD34" w14:textId="4C52EA84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/>
            </w:pPr>
            <w:r w:rsidRPr="24EF1317" w:rsidR="1346C213">
              <w:rPr>
                <w:sz w:val="24"/>
                <w:szCs w:val="24"/>
              </w:rPr>
              <w:t>Ho</w:t>
            </w:r>
            <w:r w:rsidRPr="24EF1317" w:rsidR="1346C213">
              <w:rPr>
                <w:sz w:val="24"/>
                <w:szCs w:val="24"/>
              </w:rPr>
              <w:t>n</w:t>
            </w:r>
            <w:ins w:author="Esha Mohammed Abdallah" w:date="2026-10-21T11:47:00Z" w16du:dateUtc="2026-10-21T11:47:00Z" w:id="1104091650">
              <w:r w:rsidRPr="24EF1317" w:rsidR="00FE4ECB">
                <w:rPr>
                  <w:sz w:val="24"/>
                  <w:szCs w:val="24"/>
                </w:rPr>
                <w:t>.</w:t>
              </w:r>
            </w:ins>
            <w:r w:rsidRPr="24EF1317" w:rsidR="1346C213">
              <w:rPr>
                <w:sz w:val="24"/>
                <w:szCs w:val="24"/>
              </w:rPr>
              <w:t xml:space="preserve"> Seth Mwatela</w:t>
            </w:r>
            <w:r w:rsidRPr="24EF1317" w:rsidR="1BA117F5">
              <w:rPr>
                <w:sz w:val="24"/>
                <w:szCs w:val="24"/>
              </w:rPr>
              <w:t xml:space="preserve">, </w:t>
            </w:r>
            <w:r w:rsidRPr="24EF1317" w:rsidR="1BA117F5">
              <w:rPr>
                <w:sz w:val="24"/>
                <w:szCs w:val="24"/>
              </w:rPr>
              <w:t>S</w:t>
            </w:r>
            <w:r w:rsidRPr="24EF1317" w:rsidR="1446B539">
              <w:rPr>
                <w:i w:val="1"/>
                <w:iCs w:val="1"/>
                <w:color w:val="auto"/>
                <w:sz w:val="24"/>
                <w:szCs w:val="24"/>
              </w:rPr>
              <w:t>peaker</w:t>
            </w:r>
            <w:r w:rsidRPr="24EF1317" w:rsidR="6A2F20AB">
              <w:rPr>
                <w:i w:val="1"/>
                <w:iCs w:val="1"/>
                <w:color w:val="auto"/>
                <w:sz w:val="24"/>
                <w:szCs w:val="24"/>
              </w:rPr>
              <w:t>,</w:t>
            </w:r>
            <w:r w:rsidRPr="24EF1317" w:rsidR="1446B539">
              <w:rPr>
                <w:i w:val="1"/>
                <w:iCs w:val="1"/>
                <w:color w:val="auto"/>
                <w:sz w:val="24"/>
                <w:szCs w:val="24"/>
              </w:rPr>
              <w:t xml:space="preserve"> Kwale County Assembly</w:t>
            </w:r>
          </w:p>
        </w:tc>
      </w:tr>
      <w:tr w:rsidRPr="00E372AA" w:rsidR="00097777" w:rsidTr="24EF1317" w14:paraId="4A12C529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36E43D64" w14:textId="6E3DECD3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10:00 AM- 11:15 AM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6D13EB15" w14:textId="37FF216F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52E3FBC3">
              <w:rPr>
                <w:b/>
                <w:bCs/>
                <w:sz w:val="24"/>
                <w:szCs w:val="24"/>
              </w:rPr>
              <w:t>10</w:t>
            </w:r>
            <w:r w:rsidRPr="0E792681">
              <w:rPr>
                <w:b/>
                <w:bCs/>
                <w:sz w:val="24"/>
                <w:szCs w:val="24"/>
              </w:rPr>
              <w:t xml:space="preserve"> </w:t>
            </w:r>
          </w:p>
          <w:p w:rsidRPr="00097777" w:rsidR="00097777" w:rsidP="0E792681" w:rsidRDefault="06444826" w14:paraId="777D98D6" w14:textId="50555248">
            <w:pPr>
              <w:spacing w:after="0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7A487345">
              <w:rPr>
                <w:sz w:val="24"/>
                <w:szCs w:val="24"/>
              </w:rPr>
              <w:t>: Investing in Coastal Futures:</w:t>
            </w:r>
            <w:r w:rsidRPr="0E792681">
              <w:rPr>
                <w:sz w:val="24"/>
                <w:szCs w:val="24"/>
                <w:lang w:eastAsia="zh-CN"/>
              </w:rPr>
              <w:t> </w:t>
            </w:r>
            <w:r w:rsidRPr="0E792681" w:rsidR="7B77CDD2">
              <w:rPr>
                <w:sz w:val="24"/>
                <w:szCs w:val="24"/>
                <w:lang w:eastAsia="zh-CN"/>
              </w:rPr>
              <w:t>Sustainable,</w:t>
            </w:r>
            <w:r w:rsidRPr="0E792681" w:rsidR="68956301">
              <w:rPr>
                <w:sz w:val="24"/>
                <w:szCs w:val="24"/>
                <w:lang w:eastAsia="zh-CN"/>
              </w:rPr>
              <w:t xml:space="preserve"> Inclusive and Resilient Cities.</w:t>
            </w:r>
          </w:p>
          <w:p w:rsidRPr="00097777" w:rsidR="00097777" w:rsidP="0E792681" w:rsidRDefault="06444826" w14:paraId="285D4AB2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0097777" w:rsidP="0E792681" w:rsidRDefault="2DA34BFD" w14:paraId="4842EE8E" w14:textId="1C9CB535">
            <w:pPr>
              <w:spacing w:after="0"/>
              <w:ind w:left="0" w:hanging="2"/>
              <w:rPr>
                <w:sz w:val="24"/>
                <w:szCs w:val="24"/>
              </w:rPr>
            </w:pPr>
            <w:r w:rsidRPr="289AA598">
              <w:rPr>
                <w:b/>
                <w:bCs/>
                <w:sz w:val="24"/>
                <w:szCs w:val="24"/>
              </w:rPr>
              <w:t xml:space="preserve">Moderator: </w:t>
            </w:r>
            <w:r w:rsidRPr="289AA598" w:rsidR="3506C47B">
              <w:rPr>
                <w:sz w:val="24"/>
                <w:szCs w:val="24"/>
              </w:rPr>
              <w:t xml:space="preserve">Hon. Nasra </w:t>
            </w:r>
            <w:r w:rsidRPr="289AA598" w:rsidR="7D7EA66A">
              <w:rPr>
                <w:sz w:val="24"/>
                <w:szCs w:val="24"/>
              </w:rPr>
              <w:t>N</w:t>
            </w:r>
            <w:r w:rsidRPr="289AA598" w:rsidR="3506C47B">
              <w:rPr>
                <w:sz w:val="24"/>
                <w:szCs w:val="24"/>
              </w:rPr>
              <w:t>anda, Chair</w:t>
            </w:r>
            <w:r w:rsidRPr="289AA598" w:rsidR="084B6402">
              <w:rPr>
                <w:sz w:val="24"/>
                <w:szCs w:val="24"/>
              </w:rPr>
              <w:t>,</w:t>
            </w:r>
            <w:r w:rsidRPr="289AA598" w:rsidR="3506C47B">
              <w:rPr>
                <w:sz w:val="24"/>
                <w:szCs w:val="24"/>
              </w:rPr>
              <w:t xml:space="preserve"> Africa </w:t>
            </w:r>
            <w:r w:rsidRPr="289AA598" w:rsidR="10D96458">
              <w:rPr>
                <w:sz w:val="24"/>
                <w:szCs w:val="24"/>
              </w:rPr>
              <w:t>World GBC</w:t>
            </w:r>
          </w:p>
          <w:p w:rsidR="00097777" w:rsidP="0E792681" w:rsidRDefault="06444826" w14:paraId="41BCEA79" w14:textId="291BFF85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097777" w:rsidR="00097777" w:rsidP="00ED5329" w:rsidRDefault="00097777" w14:paraId="1092EEBE" w14:textId="60249502">
            <w:pPr>
              <w:numPr>
                <w:ilvl w:val="0"/>
                <w:numId w:val="37"/>
              </w:numPr>
              <w:spacing w:after="0"/>
              <w:ind w:leftChars="0" w:firstLineChars="0"/>
              <w:rPr>
                <w:sz w:val="24"/>
                <w:szCs w:val="24"/>
              </w:rPr>
            </w:pPr>
          </w:p>
          <w:p w:rsidRPr="00097777" w:rsidR="00097777" w:rsidP="0E792681" w:rsidRDefault="00097777" w14:paraId="2BBE137C" w14:textId="6FDD9708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097777" w:rsidR="00097777" w:rsidP="0E792681" w:rsidRDefault="06444826" w14:paraId="56A10093" w14:textId="40166637">
            <w:p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b/>
                <w:bCs/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Pa</w:t>
            </w:r>
            <w:r w:rsidRPr="0E792681" w:rsidR="3A531655">
              <w:rPr>
                <w:b/>
                <w:bCs/>
                <w:sz w:val="24"/>
                <w:szCs w:val="24"/>
              </w:rPr>
              <w:t>rtners</w:t>
            </w:r>
            <w:r w:rsidRPr="0E792681">
              <w:rPr>
                <w:b/>
                <w:bCs/>
                <w:sz w:val="24"/>
                <w:szCs w:val="24"/>
              </w:rPr>
              <w:t>:</w:t>
            </w:r>
          </w:p>
          <w:p w:rsidRPr="00097777" w:rsidR="00097777" w:rsidP="00ED5329" w:rsidRDefault="0EE050BB" w14:paraId="615B4843" w14:textId="76BB013D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2579728A">
              <w:rPr>
                <w:sz w:val="24"/>
                <w:szCs w:val="24"/>
                <w:lang w:eastAsia="zh-CN"/>
              </w:rPr>
              <w:t>Mr. Mzee Mwinyi Mzee</w:t>
            </w:r>
            <w:r w:rsidRPr="2579728A" w:rsidR="06147423">
              <w:rPr>
                <w:sz w:val="24"/>
                <w:szCs w:val="24"/>
                <w:lang w:eastAsia="zh-CN"/>
              </w:rPr>
              <w:t xml:space="preserve">, </w:t>
            </w:r>
            <w:r w:rsidRPr="2579728A">
              <w:rPr>
                <w:i/>
                <w:iCs/>
                <w:sz w:val="24"/>
                <w:szCs w:val="24"/>
                <w:lang w:eastAsia="zh-CN"/>
              </w:rPr>
              <w:t xml:space="preserve">Coast Development </w:t>
            </w:r>
            <w:r w:rsidRPr="2579728A" w:rsidR="22272B82">
              <w:rPr>
                <w:i/>
                <w:iCs/>
                <w:sz w:val="24"/>
                <w:szCs w:val="24"/>
                <w:lang w:eastAsia="zh-CN"/>
              </w:rPr>
              <w:t>Authority</w:t>
            </w:r>
          </w:p>
          <w:p w:rsidRPr="00097777" w:rsidR="00097777" w:rsidP="00ED5329" w:rsidRDefault="33B706A2" w14:paraId="1F0337C1" w14:textId="7A2EB2B5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289AA598">
              <w:rPr>
                <w:sz w:val="24"/>
                <w:szCs w:val="24"/>
                <w:lang w:eastAsia="zh-CN"/>
              </w:rPr>
              <w:t>Mr. Muhammad Maddy,</w:t>
            </w:r>
            <w:r w:rsidRPr="289AA598" w:rsidR="691C2949">
              <w:rPr>
                <w:sz w:val="24"/>
                <w:szCs w:val="24"/>
                <w:lang w:eastAsia="zh-CN"/>
              </w:rPr>
              <w:t>Meg</w:t>
            </w:r>
            <w:r w:rsidRPr="289AA598" w:rsidR="79116580">
              <w:rPr>
                <w:sz w:val="24"/>
                <w:szCs w:val="24"/>
                <w:lang w:eastAsia="zh-CN"/>
              </w:rPr>
              <w:t>na</w:t>
            </w:r>
            <w:r w:rsidRPr="289AA598" w:rsidR="691C2949">
              <w:rPr>
                <w:sz w:val="24"/>
                <w:szCs w:val="24"/>
                <w:lang w:eastAsia="zh-CN"/>
              </w:rPr>
              <w:t xml:space="preserve"> Homes</w:t>
            </w:r>
          </w:p>
          <w:p w:rsidRPr="00097777" w:rsidR="00097777" w:rsidP="00ED5329" w:rsidRDefault="4B037698" w14:paraId="5B7C493E" w14:textId="2DF1BD71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289AA598">
              <w:rPr>
                <w:sz w:val="24"/>
                <w:szCs w:val="24"/>
                <w:lang w:eastAsia="zh-CN"/>
              </w:rPr>
              <w:t>Bamburi Cement</w:t>
            </w:r>
          </w:p>
        </w:tc>
      </w:tr>
      <w:tr w:rsidRPr="00E372AA" w:rsidR="00097777" w:rsidTr="24EF1317" w14:paraId="6B0B4313" w14:textId="77777777">
        <w:tc>
          <w:tcPr>
            <w:tcW w:w="2263" w:type="dxa"/>
            <w:tcMar/>
          </w:tcPr>
          <w:p w:rsidRPr="00E372AA" w:rsidR="00097777" w:rsidP="24EF1317" w:rsidRDefault="06444826" w14:paraId="4D22967A" w14:textId="755D7CA4">
            <w:p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  <w:r w:rsidRPr="24EF1317" w:rsidR="61538000">
              <w:rPr>
                <w:sz w:val="24"/>
                <w:szCs w:val="24"/>
                <w:highlight w:val="yellow"/>
              </w:rPr>
              <w:t>11:35- 1</w:t>
            </w:r>
            <w:r w:rsidRPr="24EF1317" w:rsidR="3EA25BB3">
              <w:rPr>
                <w:sz w:val="24"/>
                <w:szCs w:val="24"/>
                <w:highlight w:val="yellow"/>
              </w:rPr>
              <w:t>2</w:t>
            </w:r>
            <w:r w:rsidRPr="24EF1317" w:rsidR="61538000">
              <w:rPr>
                <w:sz w:val="24"/>
                <w:szCs w:val="24"/>
                <w:highlight w:val="yellow"/>
              </w:rPr>
              <w:t>:</w:t>
            </w:r>
            <w:r w:rsidRPr="24EF1317" w:rsidR="0215988E">
              <w:rPr>
                <w:sz w:val="24"/>
                <w:szCs w:val="24"/>
                <w:highlight w:val="yellow"/>
              </w:rPr>
              <w:t>3</w:t>
            </w:r>
            <w:r w:rsidRPr="24EF1317" w:rsidR="61538000">
              <w:rPr>
                <w:sz w:val="24"/>
                <w:szCs w:val="24"/>
                <w:highlight w:val="yellow"/>
              </w:rPr>
              <w:t>0 PM</w:t>
            </w:r>
            <w:r w:rsidRPr="24EF1317" w:rsidR="61538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60" w:type="dxa"/>
            <w:tcMar/>
          </w:tcPr>
          <w:p w:rsidRPr="003F3963" w:rsidR="00097777" w:rsidP="0E792681" w:rsidRDefault="06444826" w14:paraId="42F3A554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3F3963" w:rsidR="00097777" w:rsidP="0E792681" w:rsidRDefault="00097777" w14:paraId="181A6DA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0E792681" w:rsidRDefault="43DF1FA7" w14:paraId="6D8E724E" w14:textId="4B1C048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0E792681" w:rsidRDefault="198B0555" w14:paraId="48ED1C85" w14:textId="3C02B12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14 </w:t>
            </w:r>
          </w:p>
          <w:p w:rsidR="43DF1FA7" w:rsidP="0E792681" w:rsidRDefault="43DF1FA7" w14:paraId="3176D059" w14:textId="3E2BF75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0E792681" w:rsidRDefault="59BE1C62" w14:paraId="35A3C6E8" w14:textId="7A4C4B3D">
            <w:pPr>
              <w:spacing w:after="0" w:line="276" w:lineRule="auto"/>
              <w:ind w:left="0" w:hanging="2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13A804EC">
              <w:rPr>
                <w:b/>
                <w:bCs/>
                <w:sz w:val="24"/>
                <w:szCs w:val="24"/>
              </w:rPr>
              <w:t xml:space="preserve">: </w:t>
            </w:r>
            <w:r w:rsidRPr="0E792681" w:rsidR="13A804EC">
              <w:rPr>
                <w:sz w:val="24"/>
                <w:szCs w:val="24"/>
              </w:rPr>
              <w:t xml:space="preserve">Financing </w:t>
            </w:r>
            <w:r w:rsidRPr="0E792681" w:rsidR="06697A0B">
              <w:rPr>
                <w:sz w:val="24"/>
                <w:szCs w:val="24"/>
                <w:lang w:eastAsia="zh-CN"/>
              </w:rPr>
              <w:t>the Future of Pwani: Exploring new models for sustaining and scaling development</w:t>
            </w:r>
            <w:r w:rsidRPr="0E792681" w:rsidR="571D0407">
              <w:rPr>
                <w:sz w:val="24"/>
                <w:szCs w:val="24"/>
                <w:lang w:eastAsia="zh-CN"/>
              </w:rPr>
              <w:t xml:space="preserve"> work</w:t>
            </w:r>
            <w:r w:rsidRPr="0E792681" w:rsidR="06697A0B">
              <w:rPr>
                <w:sz w:val="24"/>
                <w:szCs w:val="24"/>
                <w:lang w:eastAsia="zh-CN"/>
              </w:rPr>
              <w:t xml:space="preserve"> across the coast. </w:t>
            </w:r>
          </w:p>
          <w:p w:rsidR="43DF1FA7" w:rsidP="0E792681" w:rsidRDefault="43DF1FA7" w14:paraId="4AFF2220" w14:textId="394E10D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6A9F9EC" w:rsidP="0E792681" w:rsidRDefault="26A9F9EC" w14:paraId="46C3C67D" w14:textId="5C3879B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097777" w:rsidP="2324063E" w:rsidRDefault="00097777" w14:paraId="2B4F985B" w14:textId="69189E6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2324063E" w:rsidRDefault="00097777" w14:paraId="66F7E761" w14:textId="5D8078D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455C9C74" w14:textId="2C45744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2324063E" w:rsidRDefault="5AE84C90" w14:paraId="67129376" w14:textId="5C383DE1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30149092">
              <w:rPr>
                <w:sz w:val="24"/>
                <w:szCs w:val="24"/>
              </w:rPr>
              <w:t xml:space="preserve">Amphitheatre </w:t>
            </w:r>
          </w:p>
          <w:p w:rsidRPr="003F3963" w:rsidR="00097777" w:rsidP="5763EBA3" w:rsidRDefault="3B3769F4" w14:paraId="4EB00642" w14:textId="14E47CC7">
            <w:pPr>
              <w:spacing w:after="0" w:line="240" w:lineRule="auto"/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>Moderator:</w:t>
            </w:r>
            <w:r w:rsidRPr="289AA598" w:rsidR="7E27ED6F">
              <w:rPr>
                <w:b/>
                <w:bCs/>
                <w:sz w:val="24"/>
                <w:szCs w:val="24"/>
              </w:rPr>
              <w:t xml:space="preserve"> </w:t>
            </w:r>
            <w:r w:rsidRPr="289AA598" w:rsidR="7E27ED6F">
              <w:rPr>
                <w:sz w:val="24"/>
                <w:szCs w:val="24"/>
              </w:rPr>
              <w:t>Otumbo</w:t>
            </w:r>
            <w:r w:rsidRPr="289AA598">
              <w:rPr>
                <w:b/>
                <w:bCs/>
                <w:sz w:val="24"/>
                <w:szCs w:val="24"/>
              </w:rPr>
              <w:t xml:space="preserve"> </w:t>
            </w:r>
            <w:r w:rsidRPr="289AA598" w:rsidR="06697A0B">
              <w:rPr>
                <w:sz w:val="24"/>
                <w:szCs w:val="24"/>
              </w:rPr>
              <w:t>Vincent</w:t>
            </w:r>
            <w:r w:rsidRPr="289AA598" w:rsidR="76298F6F">
              <w:rPr>
                <w:sz w:val="24"/>
                <w:szCs w:val="24"/>
              </w:rPr>
              <w:t>,</w:t>
            </w:r>
            <w:r w:rsidRPr="289AA598" w:rsidR="76298F6F">
              <w:rPr>
                <w:i/>
                <w:iCs/>
                <w:sz w:val="24"/>
                <w:szCs w:val="24"/>
              </w:rPr>
              <w:t xml:space="preserve"> Co-founder &amp; Principal Consultant, SAV SKILLS</w:t>
            </w:r>
            <w:r w:rsidRPr="289AA598" w:rsidR="06697A0B">
              <w:rPr>
                <w:i/>
                <w:iCs/>
                <w:sz w:val="24"/>
                <w:szCs w:val="24"/>
              </w:rPr>
              <w:t xml:space="preserve"> </w:t>
            </w:r>
          </w:p>
          <w:p w:rsidR="1322922F" w:rsidP="2324063E" w:rsidRDefault="1322922F" w14:paraId="31D9E479" w14:textId="71C3BF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Keynote Address</w:t>
            </w:r>
          </w:p>
          <w:p w:rsidR="1322922F" w:rsidP="2324063E" w:rsidRDefault="1322922F" w14:paraId="03B2CB79" w14:textId="388A828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MasterCard Foundation</w:t>
            </w:r>
          </w:p>
          <w:p w:rsidR="2324063E" w:rsidP="2324063E" w:rsidRDefault="2324063E" w14:paraId="0717026B" w14:textId="05BD5AC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2324063E" w:rsidP="2324063E" w:rsidRDefault="2324063E" w14:paraId="13BF2C04" w14:textId="35277B9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4212E361" w14:textId="085656FC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8C2CFD" w:rsidR="00A21E08" w:rsidP="0E792681" w:rsidRDefault="59BE1C62" w14:paraId="492A8C05" w14:textId="6EB23C46">
            <w:pPr>
              <w:suppressAutoHyphens w:val="0"/>
              <w:spacing w:after="0" w:line="240" w:lineRule="auto"/>
              <w:ind w:left="0" w:hanging="2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Partners:</w:t>
            </w:r>
            <w:r w:rsidRPr="0E792681" w:rsidR="69EE8E7B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25F728A">
              <w:rPr>
                <w:sz w:val="24"/>
                <w:szCs w:val="24"/>
                <w:lang w:eastAsia="zh-CN"/>
              </w:rPr>
              <w:t xml:space="preserve"> </w:t>
            </w:r>
          </w:p>
          <w:p w:rsidR="00A21E08" w:rsidP="00ED5329" w:rsidRDefault="243BB2E8" w14:paraId="07915E08" w14:textId="2315F0F4">
            <w:pPr>
              <w:pStyle w:val="ListParagraph"/>
              <w:numPr>
                <w:ilvl w:val="0"/>
                <w:numId w:val="42"/>
              </w:num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5763EBA3">
              <w:rPr>
                <w:sz w:val="24"/>
                <w:szCs w:val="24"/>
                <w:lang w:eastAsia="zh-CN"/>
              </w:rPr>
              <w:t xml:space="preserve">Rob Omondi, </w:t>
            </w:r>
            <w:r w:rsidRPr="5763EBA3">
              <w:rPr>
                <w:i/>
                <w:iCs/>
                <w:sz w:val="24"/>
                <w:szCs w:val="24"/>
                <w:lang w:eastAsia="zh-CN"/>
              </w:rPr>
              <w:t>Imaginable Futures</w:t>
            </w:r>
          </w:p>
          <w:p w:rsidR="00A21E08" w:rsidP="00ED5329" w:rsidRDefault="4D5C9413" w14:paraId="59A3E5B1" w14:textId="1BE001AE">
            <w:pPr>
              <w:pStyle w:val="ListParagraph"/>
              <w:numPr>
                <w:ilvl w:val="0"/>
                <w:numId w:val="42"/>
              </w:num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5763EBA3">
              <w:rPr>
                <w:sz w:val="24"/>
                <w:szCs w:val="24"/>
                <w:lang w:eastAsia="zh-CN"/>
              </w:rPr>
              <w:t>Jane Githui </w:t>
            </w:r>
            <w:r w:rsidRPr="5763EBA3" w:rsidR="65560950">
              <w:rPr>
                <w:sz w:val="24"/>
                <w:szCs w:val="24"/>
                <w:lang w:eastAsia="zh-CN"/>
              </w:rPr>
              <w:t xml:space="preserve">, </w:t>
            </w:r>
            <w:r w:rsidRPr="5763EBA3" w:rsidR="0368B550">
              <w:rPr>
                <w:i/>
                <w:iCs/>
                <w:sz w:val="24"/>
                <w:szCs w:val="24"/>
                <w:lang w:eastAsia="zh-CN"/>
              </w:rPr>
              <w:t xml:space="preserve">County Government of Mombasa, </w:t>
            </w:r>
            <w:r w:rsidRPr="5763EBA3">
              <w:rPr>
                <w:i/>
                <w:iCs/>
                <w:sz w:val="24"/>
                <w:szCs w:val="24"/>
                <w:lang w:eastAsia="zh-CN"/>
              </w:rPr>
              <w:t>Budget &amp; Planning </w:t>
            </w:r>
          </w:p>
          <w:p w:rsidRPr="00A21E08" w:rsidR="00097777" w:rsidP="00ED5329" w:rsidRDefault="06697A0B" w14:paraId="0BC5E415" w14:textId="641D787B">
            <w:pPr>
              <w:numPr>
                <w:ilvl w:val="0"/>
                <w:numId w:val="43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 xml:space="preserve">Mary Mwachit- 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Nawiri CBO, Kwale </w:t>
            </w:r>
          </w:p>
          <w:p w:rsidR="3F2C04B9" w:rsidP="00ED5329" w:rsidRDefault="6216D0BB" w14:paraId="65FEDBDC" w14:textId="687B8032">
            <w:pPr>
              <w:numPr>
                <w:ilvl w:val="0"/>
                <w:numId w:val="43"/>
              </w:numPr>
              <w:spacing w:after="0" w:line="276" w:lineRule="auto"/>
              <w:ind w:leftChars="0" w:firstLineChars="0"/>
              <w:rPr>
                <w:sz w:val="24"/>
                <w:szCs w:val="24"/>
                <w:lang w:eastAsia="zh-CN"/>
              </w:rPr>
            </w:pPr>
            <w:r w:rsidRPr="2324063E">
              <w:rPr>
                <w:sz w:val="24"/>
                <w:szCs w:val="24"/>
                <w:lang w:eastAsia="zh-CN"/>
              </w:rPr>
              <w:t>James Kimani Gachiri</w:t>
            </w:r>
            <w:r w:rsidRPr="2324063E" w:rsidR="092D1AD7">
              <w:rPr>
                <w:sz w:val="24"/>
                <w:szCs w:val="24"/>
                <w:lang w:eastAsia="zh-CN"/>
              </w:rPr>
              <w:t xml:space="preserve">, </w:t>
            </w:r>
            <w:r w:rsidRPr="2324063E">
              <w:rPr>
                <w:i/>
                <w:iCs/>
                <w:sz w:val="24"/>
                <w:szCs w:val="24"/>
                <w:lang w:eastAsia="zh-CN"/>
              </w:rPr>
              <w:t xml:space="preserve">Acting </w:t>
            </w:r>
            <w:r w:rsidRPr="2324063E" w:rsidR="2B6F896E">
              <w:rPr>
                <w:i/>
                <w:iCs/>
                <w:sz w:val="24"/>
                <w:szCs w:val="24"/>
                <w:lang w:eastAsia="zh-CN"/>
              </w:rPr>
              <w:t>CEO,</w:t>
            </w:r>
            <w:r w:rsidRPr="2324063E">
              <w:rPr>
                <w:i/>
                <w:iCs/>
                <w:sz w:val="24"/>
                <w:szCs w:val="24"/>
                <w:lang w:eastAsia="zh-CN"/>
              </w:rPr>
              <w:t xml:space="preserve"> ASSEK.</w:t>
            </w:r>
          </w:p>
          <w:p w:rsidRPr="00E372AA" w:rsidR="00097777" w:rsidP="0E792681" w:rsidRDefault="00097777" w14:paraId="41CB9F2B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64" w:type="dxa"/>
            <w:tcMar/>
          </w:tcPr>
          <w:p w:rsidR="00097777" w:rsidP="0E792681" w:rsidRDefault="06444826" w14:paraId="3BA60E8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097777" w:rsidP="0E792681" w:rsidRDefault="00097777" w14:paraId="6C887668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723A306" w:rsidP="0E792681" w:rsidRDefault="2A55A210" w14:paraId="435C8F66" w14:textId="786A8E18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15</w:t>
            </w:r>
          </w:p>
          <w:p w:rsidR="43DF1FA7" w:rsidP="0E792681" w:rsidRDefault="43DF1FA7" w14:paraId="244E408F" w14:textId="6DE5D476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097777" w:rsidP="0E792681" w:rsidRDefault="7A55CAD9" w14:paraId="546237A6" w14:textId="33C3A884">
            <w:pPr>
              <w:spacing w:after="0" w:line="240" w:lineRule="auto"/>
              <w:ind w:left="0" w:leftChars="0" w:firstLine="0" w:firstLineChars="0"/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</w:p>
          <w:p w:rsidRPr="00E372AA" w:rsidR="00097777" w:rsidP="0E792681" w:rsidRDefault="7A55CAD9" w14:paraId="4A336F6A" w14:textId="66DC319D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The Innovator's Toolkit</w:t>
            </w:r>
            <w:r w:rsidRPr="289AA598" w:rsidR="64D0B0F7">
              <w:rPr>
                <w:sz w:val="24"/>
                <w:szCs w:val="24"/>
              </w:rPr>
              <w:t xml:space="preserve">: </w:t>
            </w:r>
            <w:r w:rsidRPr="289AA598">
              <w:rPr>
                <w:sz w:val="24"/>
                <w:szCs w:val="24"/>
              </w:rPr>
              <w:t>A practical, human-centered design session on moving from ideation to prototyping for young innovators. </w:t>
            </w:r>
          </w:p>
          <w:p w:rsidR="2324063E" w:rsidP="2324063E" w:rsidRDefault="2324063E" w14:paraId="3A1A29C3" w14:textId="6F1B684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0E792681" w:rsidRDefault="06444826" w14:paraId="32460442" w14:textId="4C4E1B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18C98F5A">
              <w:rPr>
                <w:sz w:val="24"/>
                <w:szCs w:val="24"/>
              </w:rPr>
              <w:t xml:space="preserve">TBC </w:t>
            </w:r>
          </w:p>
          <w:p w:rsidR="00097777" w:rsidP="0E792681" w:rsidRDefault="53DF6713" w14:paraId="431E2E25" w14:textId="160FCFD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0F77106A">
              <w:rPr>
                <w:sz w:val="24"/>
                <w:szCs w:val="24"/>
              </w:rPr>
              <w:t>Judy Barasa</w:t>
            </w:r>
          </w:p>
          <w:p w:rsidR="2324063E" w:rsidP="2324063E" w:rsidRDefault="2324063E" w14:paraId="4AE75B19" w14:textId="73D3FEB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097777" w:rsidR="00097777" w:rsidP="0E792681" w:rsidRDefault="06444826" w14:paraId="604B205C" w14:textId="71C3BF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E372AA" w:rsidR="00097777" w:rsidP="2324063E" w:rsidRDefault="005DDD4A" w14:paraId="2A62B7DA" w14:textId="1FFE4E42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>Mohammed Gharib</w:t>
            </w:r>
            <w:r w:rsidRPr="2324063E" w:rsidR="6B9CCE91">
              <w:rPr>
                <w:sz w:val="24"/>
                <w:szCs w:val="24"/>
              </w:rPr>
              <w:t xml:space="preserve">, </w:t>
            </w:r>
            <w:r w:rsidRPr="2324063E" w:rsidR="17EBC849">
              <w:rPr>
                <w:i/>
                <w:iCs/>
                <w:sz w:val="24"/>
                <w:szCs w:val="24"/>
              </w:rPr>
              <w:t>Co-founder</w:t>
            </w:r>
            <w:r w:rsidRPr="2324063E" w:rsidR="6B9CCE91">
              <w:rPr>
                <w:i/>
                <w:iCs/>
                <w:sz w:val="24"/>
                <w:szCs w:val="24"/>
              </w:rPr>
              <w:t xml:space="preserve"> at Herbalat</w:t>
            </w:r>
          </w:p>
          <w:p w:rsidR="2324063E" w:rsidP="2324063E" w:rsidRDefault="2324063E" w14:paraId="0B9B6018" w14:textId="5787D693">
            <w:p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</w:p>
          <w:p w:rsidRPr="00E372AA" w:rsidR="00097777" w:rsidP="0E792681" w:rsidRDefault="06444826" w14:paraId="77DD16E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097777" w:rsidP="289AA598" w:rsidRDefault="4142B07A" w14:paraId="293AF7B7" w14:textId="6C7458E0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Derrick</w:t>
            </w:r>
            <w:r w:rsidRPr="289AA598" w:rsidR="10F5D6BA">
              <w:rPr>
                <w:sz w:val="24"/>
                <w:szCs w:val="24"/>
              </w:rPr>
              <w:t xml:space="preserve"> </w:t>
            </w:r>
            <w:r w:rsidRPr="289AA598" w:rsidR="2F9D841A">
              <w:rPr>
                <w:sz w:val="24"/>
                <w:szCs w:val="24"/>
              </w:rPr>
              <w:t>Mugasi, Coordinator</w:t>
            </w:r>
            <w:r w:rsidRPr="289AA598" w:rsidR="10F5D6BA">
              <w:rPr>
                <w:i/>
                <w:iCs/>
                <w:sz w:val="24"/>
                <w:szCs w:val="24"/>
              </w:rPr>
              <w:t xml:space="preserve"> IOMe254 </w:t>
            </w:r>
            <w:r w:rsidRPr="289AA598" w:rsidR="489B2EA0">
              <w:rPr>
                <w:i/>
                <w:iCs/>
                <w:sz w:val="24"/>
                <w:szCs w:val="24"/>
              </w:rPr>
              <w:t>Kenya Redcross Society</w:t>
            </w:r>
          </w:p>
          <w:p w:rsidRPr="00E372AA" w:rsidR="00097777" w:rsidP="289AA598" w:rsidRDefault="65B27636" w14:paraId="500D47AC" w14:textId="0BC922AE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Lavenda</w:t>
            </w:r>
            <w:r w:rsidRPr="289AA598" w:rsidR="3E145AA6">
              <w:rPr>
                <w:sz w:val="24"/>
                <w:szCs w:val="24"/>
              </w:rPr>
              <w:t xml:space="preserve"> </w:t>
            </w:r>
            <w:r w:rsidRPr="289AA598" w:rsidR="108E7495">
              <w:rPr>
                <w:sz w:val="24"/>
                <w:szCs w:val="24"/>
              </w:rPr>
              <w:t xml:space="preserve">Odeny, </w:t>
            </w:r>
            <w:r w:rsidRPr="289AA598" w:rsidR="108E7495">
              <w:rPr>
                <w:i/>
                <w:iCs/>
                <w:sz w:val="24"/>
                <w:szCs w:val="24"/>
              </w:rPr>
              <w:t>Founder</w:t>
            </w:r>
            <w:r w:rsidRPr="289AA598" w:rsidR="39329EB9">
              <w:rPr>
                <w:i/>
                <w:iCs/>
                <w:sz w:val="24"/>
                <w:szCs w:val="24"/>
              </w:rPr>
              <w:t xml:space="preserve"> MashLav Foods Company </w:t>
            </w:r>
            <w:r w:rsidRPr="289AA598" w:rsidR="6195F68D">
              <w:rPr>
                <w:i/>
                <w:iCs/>
                <w:sz w:val="24"/>
                <w:szCs w:val="24"/>
              </w:rPr>
              <w:t>Ltd</w:t>
            </w:r>
          </w:p>
          <w:p w:rsidRPr="00E372AA" w:rsidR="00097777" w:rsidP="00ED5329" w:rsidRDefault="72A0D758" w14:paraId="27C15370" w14:textId="0DD6C82A">
            <w:pPr>
              <w:numPr>
                <w:ilvl w:val="0"/>
                <w:numId w:val="41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Damaris Muhuki</w:t>
            </w:r>
            <w:r w:rsidRPr="2324063E" w:rsidR="24B448C1">
              <w:rPr>
                <w:sz w:val="24"/>
                <w:szCs w:val="24"/>
              </w:rPr>
              <w:t xml:space="preserve">, 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>
              <w:rPr>
                <w:i/>
                <w:iCs/>
                <w:sz w:val="24"/>
                <w:szCs w:val="24"/>
              </w:rPr>
              <w:t>Founder Kilifish</w:t>
            </w:r>
          </w:p>
          <w:p w:rsidRPr="00E372AA" w:rsidR="00097777" w:rsidP="00ED5329" w:rsidRDefault="3FF42DB4" w14:paraId="77C5B253" w14:textId="4398B1F0">
            <w:pPr>
              <w:numPr>
                <w:ilvl w:val="0"/>
                <w:numId w:val="41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Zayyad Said</w:t>
            </w:r>
            <w:r w:rsidRPr="2324063E" w:rsidR="31150BF2">
              <w:rPr>
                <w:sz w:val="24"/>
                <w:szCs w:val="24"/>
              </w:rPr>
              <w:t>,</w:t>
            </w:r>
            <w:r w:rsidRPr="2324063E" w:rsidR="4E30213C">
              <w:rPr>
                <w:sz w:val="24"/>
                <w:szCs w:val="24"/>
              </w:rPr>
              <w:t xml:space="preserve"> </w:t>
            </w:r>
            <w:r w:rsidRPr="2324063E" w:rsidR="4E30213C">
              <w:rPr>
                <w:i/>
                <w:iCs/>
                <w:sz w:val="24"/>
                <w:szCs w:val="24"/>
              </w:rPr>
              <w:t>Executive Director</w:t>
            </w:r>
            <w:r w:rsidRPr="2324063E" w:rsidR="2CCF550C">
              <w:rPr>
                <w:i/>
                <w:iCs/>
                <w:sz w:val="24"/>
                <w:szCs w:val="24"/>
              </w:rPr>
              <w:t>,</w:t>
            </w:r>
            <w:r w:rsidRPr="2324063E" w:rsidR="4E30213C">
              <w:rPr>
                <w:i/>
                <w:iCs/>
                <w:sz w:val="24"/>
                <w:szCs w:val="24"/>
              </w:rPr>
              <w:t xml:space="preserve"> Hazina Grou</w:t>
            </w:r>
            <w:r w:rsidRPr="2324063E" w:rsidR="4022CC11">
              <w:rPr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363" w:type="dxa"/>
            <w:tcMar/>
          </w:tcPr>
          <w:p w:rsidR="00097777" w:rsidP="0E792681" w:rsidRDefault="59BE1C62" w14:paraId="765722B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43DF1FA7" w:rsidP="0E792681" w:rsidRDefault="43DF1FA7" w14:paraId="61653689" w14:textId="002F787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097777" w:rsidP="0E792681" w:rsidRDefault="38B84FF2" w14:paraId="07DCD853" w14:textId="0619F269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16 </w:t>
            </w:r>
          </w:p>
          <w:p w:rsidR="43DF1FA7" w:rsidP="0E792681" w:rsidRDefault="43DF1FA7" w14:paraId="29439957" w14:textId="6C73BBE9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3F3963" w:rsidR="00097777" w:rsidP="2324063E" w:rsidRDefault="7A55CAD9" w14:paraId="21DC636A" w14:textId="18415B1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 xml:space="preserve">Reimagining meaningful youth participation and </w:t>
            </w:r>
            <w:r w:rsidRPr="0E792681" w:rsidR="34D98DD4">
              <w:rPr>
                <w:sz w:val="24"/>
                <w:szCs w:val="24"/>
                <w:lang w:eastAsia="zh-CN"/>
              </w:rPr>
              <w:t>Leadership</w:t>
            </w:r>
            <w:r w:rsidRPr="2324063E">
              <w:rPr>
                <w:sz w:val="24"/>
                <w:szCs w:val="24"/>
                <w:lang w:eastAsia="zh-CN"/>
              </w:rPr>
              <w:t xml:space="preserve"> in public decision-making. </w:t>
            </w:r>
          </w:p>
          <w:p w:rsidR="2324063E" w:rsidP="2324063E" w:rsidRDefault="2324063E" w14:paraId="2417E1B1" w14:textId="210B56A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15255790" w14:textId="2C4F5B7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B9F8682" w14:textId="67148A4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5B1D7CD1" w14:textId="3D9DC9E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344293E2" w14:textId="74696E1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7B76B3D8" w14:textId="7E486FE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7FEB2C9" w14:textId="3DE7730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2324063E" w:rsidRDefault="7A55CAD9" w14:paraId="1EDE9C59" w14:textId="49F5B3B9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55D952EA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2D80D925">
              <w:rPr>
                <w:sz w:val="24"/>
                <w:szCs w:val="24"/>
              </w:rPr>
              <w:t xml:space="preserve">Main Arena </w:t>
            </w:r>
          </w:p>
          <w:p w:rsidRPr="00E372AA" w:rsidR="00097777" w:rsidP="0E792681" w:rsidRDefault="7A55CAD9" w14:paraId="315EA381" w14:textId="68626BCD">
            <w:pPr>
              <w:spacing w:after="0" w:line="240" w:lineRule="auto"/>
              <w:ind w:left="0" w:hanging="2"/>
              <w:rPr>
                <w:sz w:val="24"/>
                <w:szCs w:val="24"/>
                <w:lang w:eastAsia="zh-CN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6BD72AEC">
              <w:rPr>
                <w:sz w:val="24"/>
                <w:szCs w:val="24"/>
                <w:lang w:eastAsia="zh-CN"/>
              </w:rPr>
              <w:t>Salim Ali -</w:t>
            </w:r>
            <w:r w:rsidRPr="2324063E" w:rsidR="6BD72AEC">
              <w:rPr>
                <w:i/>
                <w:iCs/>
                <w:sz w:val="24"/>
                <w:szCs w:val="24"/>
                <w:lang w:eastAsia="zh-CN"/>
              </w:rPr>
              <w:t>Path youth organization</w:t>
            </w:r>
          </w:p>
          <w:p w:rsidR="2324063E" w:rsidP="2324063E" w:rsidRDefault="2324063E" w14:paraId="00F0FFEE" w14:textId="4CA6868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2324063E" w:rsidRDefault="094A5C53" w14:paraId="41FDF83D" w14:textId="14ED8BF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Keynote Address</w:t>
            </w:r>
            <w:r w:rsidRPr="2324063E" w:rsidR="3E73F1F2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3C5C6224">
              <w:rPr>
                <w:sz w:val="24"/>
                <w:szCs w:val="24"/>
              </w:rPr>
              <w:t>Huria</w:t>
            </w:r>
          </w:p>
          <w:p w:rsidR="5763EBA3" w:rsidP="5763EBA3" w:rsidRDefault="5763EBA3" w14:paraId="546D0FFB" w14:textId="0A91C78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EC17FE3" w14:textId="79C39F6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FC25CBD" w14:textId="56CC488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50EC107A" w14:textId="6C09D8E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097777" w:rsidP="0E792681" w:rsidRDefault="06444826" w14:paraId="2F7F985A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097777" w:rsidR="00097777" w:rsidP="00ED5329" w:rsidRDefault="59BE1C62" w14:paraId="25A587D7" w14:textId="7F871713">
            <w:pPr>
              <w:numPr>
                <w:ilvl w:val="0"/>
                <w:numId w:val="40"/>
              </w:numPr>
              <w:spacing w:after="0" w:line="240" w:lineRule="auto"/>
              <w:ind w:leftChars="0" w:firstLineChars="0"/>
            </w:pPr>
            <w:r w:rsidRPr="0E792681">
              <w:rPr>
                <w:sz w:val="24"/>
                <w:szCs w:val="24"/>
                <w:lang w:eastAsia="zh-CN"/>
              </w:rPr>
              <w:t>Athman Hassan Mbangwe</w:t>
            </w:r>
            <w:r w:rsidRPr="0E792681" w:rsidR="3BCFCE73">
              <w:rPr>
                <w:sz w:val="24"/>
                <w:szCs w:val="24"/>
                <w:lang w:eastAsia="zh-CN"/>
              </w:rPr>
              <w:t xml:space="preserve">, </w:t>
            </w:r>
            <w:r w:rsidRPr="0E792681" w:rsidR="3BCFCE73">
              <w:rPr>
                <w:i/>
                <w:iCs/>
                <w:sz w:val="24"/>
                <w:szCs w:val="24"/>
                <w:lang w:eastAsia="zh-CN"/>
              </w:rPr>
              <w:t>Policy Champion</w:t>
            </w:r>
          </w:p>
          <w:p w:rsidRPr="00097777" w:rsidR="00097777" w:rsidP="00ED5329" w:rsidRDefault="6536269E" w14:paraId="5A58FBAD" w14:textId="4E966649">
            <w:pPr>
              <w:numPr>
                <w:ilvl w:val="0"/>
                <w:numId w:val="38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sz w:val="24"/>
                <w:szCs w:val="24"/>
                <w:lang w:eastAsia="zh-CN"/>
              </w:rPr>
              <w:t>Brian Kithinji</w:t>
            </w:r>
            <w:r w:rsidRPr="0E792681" w:rsidR="4E1E226E">
              <w:rPr>
                <w:sz w:val="24"/>
                <w:szCs w:val="24"/>
                <w:lang w:eastAsia="zh-CN"/>
              </w:rPr>
              <w:t>,</w:t>
            </w:r>
            <w:r w:rsidRPr="0E792681" w:rsidR="163D44D2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63D44D2">
              <w:rPr>
                <w:i/>
                <w:iCs/>
                <w:sz w:val="24"/>
                <w:szCs w:val="24"/>
                <w:lang w:eastAsia="zh-CN"/>
              </w:rPr>
              <w:t>Policy Action Initiative</w:t>
            </w:r>
            <w:r w:rsidRPr="0E792681" w:rsidR="163D44D2">
              <w:rPr>
                <w:sz w:val="24"/>
                <w:szCs w:val="24"/>
                <w:lang w:eastAsia="zh-CN"/>
              </w:rPr>
              <w:t xml:space="preserve"> </w:t>
            </w:r>
          </w:p>
          <w:p w:rsidR="2CF0B850" w:rsidP="00ED5329" w:rsidRDefault="161288C9" w14:paraId="3CC8374E" w14:textId="08B939FA">
            <w:pPr>
              <w:numPr>
                <w:ilvl w:val="0"/>
                <w:numId w:val="39"/>
              </w:numPr>
              <w:spacing w:after="0" w:line="276" w:lineRule="auto"/>
              <w:ind w:leftChars="0" w:firstLineChars="0"/>
              <w:rPr>
                <w:sz w:val="24"/>
                <w:szCs w:val="24"/>
                <w:lang w:eastAsia="zh-CN"/>
              </w:rPr>
            </w:pPr>
            <w:r w:rsidRPr="0E792681">
              <w:rPr>
                <w:sz w:val="24"/>
                <w:szCs w:val="24"/>
                <w:lang w:eastAsia="zh-CN"/>
              </w:rPr>
              <w:t>Edwin Kiritu</w:t>
            </w:r>
            <w:r w:rsidRPr="0E792681" w:rsidR="1FCEBE79">
              <w:rPr>
                <w:sz w:val="24"/>
                <w:szCs w:val="24"/>
                <w:lang w:eastAsia="zh-CN"/>
              </w:rPr>
              <w:t>,</w:t>
            </w:r>
            <w:r w:rsidRPr="0E792681">
              <w:rPr>
                <w:sz w:val="24"/>
                <w:szCs w:val="24"/>
                <w:lang w:eastAsia="zh-CN"/>
              </w:rPr>
              <w:t xml:space="preserve"> 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YAG Kilifi</w:t>
            </w:r>
          </w:p>
          <w:p w:rsidRPr="00097777" w:rsidR="00097777" w:rsidP="00ED5329" w:rsidRDefault="2FB963A1" w14:paraId="6CE08080" w14:textId="26FD385C">
            <w:pPr>
              <w:numPr>
                <w:ilvl w:val="0"/>
                <w:numId w:val="39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i/>
                <w:iCs/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Dr. Hafidha Abdallah</w:t>
            </w:r>
            <w:r w:rsidRPr="0E792681" w:rsidR="1A96B169">
              <w:rPr>
                <w:sz w:val="24"/>
                <w:szCs w:val="24"/>
                <w:lang w:eastAsia="zh-CN"/>
              </w:rPr>
              <w:t>,</w:t>
            </w:r>
            <w:r w:rsidRPr="0E792681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1CF1BD4">
              <w:rPr>
                <w:i/>
                <w:iCs/>
                <w:sz w:val="24"/>
                <w:szCs w:val="24"/>
                <w:lang w:eastAsia="zh-CN"/>
              </w:rPr>
              <w:t>Y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outh leader </w:t>
            </w:r>
          </w:p>
          <w:p w:rsidRPr="00097777" w:rsidR="00097777" w:rsidP="0E792681" w:rsidRDefault="00097777" w14:paraId="7495DC9C" w14:textId="39DCF617">
            <w:p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</w:p>
          <w:p w:rsidRPr="00097777" w:rsidR="00097777" w:rsidP="0E792681" w:rsidRDefault="00097777" w14:paraId="12C1D1A0" w14:textId="1B3F5B36">
            <w:pPr>
              <w:suppressAutoHyphens w:val="0"/>
              <w:spacing w:after="0" w:line="276" w:lineRule="auto"/>
              <w:ind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highlight w:val="red"/>
                <w:lang w:eastAsia="zh-CN"/>
              </w:rPr>
            </w:pPr>
          </w:p>
          <w:p w:rsidRPr="00097777" w:rsidR="00097777" w:rsidP="0E792681" w:rsidRDefault="00097777" w14:paraId="767B1616" w14:textId="5C8B6982">
            <w:pPr>
              <w:suppressAutoHyphens w:val="0"/>
              <w:spacing w:after="0" w:line="276" w:lineRule="auto"/>
              <w:ind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</w:p>
        </w:tc>
      </w:tr>
      <w:tr w:rsidR="24EF1317" w:rsidTr="24EF1317" w14:paraId="1CDA0837">
        <w:trPr>
          <w:trHeight w:val="300"/>
        </w:trPr>
        <w:tc>
          <w:tcPr>
            <w:tcW w:w="2263" w:type="dxa"/>
            <w:tcMar/>
          </w:tcPr>
          <w:p w:rsidR="24EF1317" w:rsidP="24EF1317" w:rsidRDefault="24EF1317" w14:paraId="59A21927" w14:textId="682C8BE6">
            <w:pPr>
              <w:pStyle w:val="Normal"/>
              <w:spacing w:line="240" w:lineRule="auto"/>
              <w:rPr>
                <w:sz w:val="24"/>
                <w:szCs w:val="24"/>
                <w:highlight w:val="yellow"/>
              </w:rPr>
            </w:pPr>
          </w:p>
        </w:tc>
        <w:tc>
          <w:tcPr>
            <w:tcW w:w="7087" w:type="dxa"/>
            <w:gridSpan w:val="3"/>
            <w:tcMar/>
          </w:tcPr>
          <w:p w:rsidR="5DD906E8" w:rsidP="24EF1317" w:rsidRDefault="5DD906E8" w14:paraId="3DB36A49" w14:textId="28B6D227">
            <w:pPr>
              <w:pStyle w:val="Normal"/>
              <w:spacing w:line="240" w:lineRule="auto"/>
            </w:pPr>
            <w:r w:rsidRPr="24EF1317" w:rsidR="5DD906E8">
              <w:rPr>
                <w:b w:val="1"/>
                <w:bCs w:val="1"/>
                <w:sz w:val="24"/>
                <w:szCs w:val="24"/>
              </w:rPr>
              <w:t xml:space="preserve">Prayers </w:t>
            </w:r>
          </w:p>
        </w:tc>
      </w:tr>
      <w:tr w:rsidRPr="00E372AA" w:rsidR="00097777" w:rsidTr="24EF1317" w14:paraId="0543DB30" w14:textId="77777777">
        <w:tc>
          <w:tcPr>
            <w:tcW w:w="2263" w:type="dxa"/>
            <w:tcMar/>
          </w:tcPr>
          <w:p w:rsidRPr="00E372AA" w:rsidR="00097777" w:rsidP="0E792681" w:rsidRDefault="06444826" w14:paraId="2A191E20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Pr="00E372AA" w:rsidR="00097777" w:rsidP="0E792681" w:rsidRDefault="06444826" w14:paraId="20A56C99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A21E08" w:rsidTr="24EF1317" w14:paraId="1A5DECF3" w14:textId="77777777">
        <w:tc>
          <w:tcPr>
            <w:tcW w:w="2263" w:type="dxa"/>
            <w:tcMar/>
          </w:tcPr>
          <w:p w:rsidRPr="00E372AA" w:rsidR="00A21E08" w:rsidP="24EF1317" w:rsidRDefault="00A21E08" w14:paraId="6CEEC6A5" w14:textId="7C60A16E">
            <w:pPr>
              <w:pStyle w:val="Normal"/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4EF1317" w:rsidR="384E3535">
              <w:rPr>
                <w:sz w:val="24"/>
                <w:szCs w:val="24"/>
              </w:rPr>
              <w:t xml:space="preserve">2:00 PM- 3:30 </w:t>
            </w:r>
            <w:r w:rsidRPr="24EF1317" w:rsidR="67EA854C">
              <w:rPr>
                <w:sz w:val="24"/>
                <w:szCs w:val="24"/>
              </w:rPr>
              <w:t>PM</w:t>
            </w:r>
          </w:p>
        </w:tc>
        <w:tc>
          <w:tcPr>
            <w:tcW w:w="7087" w:type="dxa"/>
            <w:gridSpan w:val="3"/>
            <w:tcMar/>
          </w:tcPr>
          <w:p w:rsidRPr="00097777" w:rsidR="00A21E08" w:rsidP="0E792681" w:rsidRDefault="4A387D3B" w14:paraId="16E48179" w14:textId="13349C89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6B281FF0">
              <w:rPr>
                <w:b/>
                <w:bCs/>
                <w:sz w:val="24"/>
                <w:szCs w:val="24"/>
              </w:rPr>
              <w:t>11</w:t>
            </w:r>
          </w:p>
          <w:p w:rsidRPr="00A21E08" w:rsidR="00A21E08" w:rsidP="0E792681" w:rsidRDefault="06697A0B" w14:paraId="7304438F" w14:textId="132E8042">
            <w:pPr>
              <w:spacing w:after="0" w:line="276" w:lineRule="auto"/>
              <w:ind w:left="0" w:hanging="2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b/>
                <w:bCs/>
                <w:sz w:val="24"/>
                <w:szCs w:val="24"/>
                <w:lang w:eastAsia="zh-CN"/>
              </w:rPr>
              <w:t>Creativity as Currency</w:t>
            </w:r>
            <w:r w:rsidRPr="0E792681">
              <w:rPr>
                <w:sz w:val="24"/>
                <w:szCs w:val="24"/>
                <w:lang w:eastAsia="zh-CN"/>
              </w:rPr>
              <w:t>: Unlocking the potential of the Orange Economy for youth innovation and sustainable livelihoods. </w:t>
            </w:r>
          </w:p>
          <w:p w:rsidRPr="00097777" w:rsidR="00A21E08" w:rsidP="0E792681" w:rsidRDefault="06697A0B" w14:paraId="74364243" w14:textId="04F64B70">
            <w:pPr>
              <w:spacing w:after="0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0A21E08" w:rsidP="0E792681" w:rsidRDefault="06697A0B" w14:paraId="66A11913" w14:textId="534F57E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150688C5">
              <w:rPr>
                <w:sz w:val="24"/>
                <w:szCs w:val="24"/>
              </w:rPr>
              <w:t xml:space="preserve">TBC </w:t>
            </w:r>
          </w:p>
          <w:p w:rsidR="00A21E08" w:rsidP="0E792681" w:rsidRDefault="06697A0B" w14:paraId="4D4BE124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A21E08" w:rsidR="00A21E08" w:rsidP="00ED5329" w:rsidRDefault="00A21E08" w14:paraId="7F7D493B" w14:textId="60B42325">
            <w:pPr>
              <w:numPr>
                <w:ilvl w:val="0"/>
                <w:numId w:val="44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</w:p>
          <w:p w:rsidR="00A21E08" w:rsidP="0E792681" w:rsidRDefault="00A21E08" w14:paraId="4C278BDD" w14:textId="77777777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A21E08" w:rsidP="2579728A" w:rsidRDefault="4CBF7AF7" w14:paraId="046ADD67" w14:textId="221346F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579728A">
              <w:rPr>
                <w:b/>
                <w:bCs/>
                <w:sz w:val="24"/>
                <w:szCs w:val="24"/>
              </w:rPr>
              <w:t>Pa</w:t>
            </w:r>
            <w:r w:rsidRPr="2579728A" w:rsidR="46F0ADBA">
              <w:rPr>
                <w:b/>
                <w:bCs/>
                <w:sz w:val="24"/>
                <w:szCs w:val="24"/>
              </w:rPr>
              <w:t>rtners</w:t>
            </w:r>
            <w:r w:rsidRPr="2579728A">
              <w:rPr>
                <w:b/>
                <w:bCs/>
                <w:sz w:val="24"/>
                <w:szCs w:val="24"/>
              </w:rPr>
              <w:t>:</w:t>
            </w:r>
          </w:p>
          <w:p w:rsidRPr="00E372AA" w:rsidR="00A21E08" w:rsidP="00ED5329" w:rsidRDefault="7F171F27" w14:paraId="57D3CA5B" w14:textId="76F6956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Jay Melody</w:t>
            </w:r>
          </w:p>
          <w:p w:rsidRPr="00E372AA" w:rsidR="00A21E08" w:rsidP="00ED5329" w:rsidRDefault="7F171F27" w14:paraId="349A3205" w14:textId="7A1763B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We are Nubian</w:t>
            </w:r>
          </w:p>
          <w:p w:rsidRPr="00E372AA" w:rsidR="00A21E08" w:rsidP="00ED5329" w:rsidRDefault="50BDCF34" w14:paraId="1F47A3A6" w14:textId="6440516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Iyanii</w:t>
            </w:r>
            <w:r w:rsidRPr="2324063E" w:rsidR="06697A0B">
              <w:rPr>
                <w:sz w:val="24"/>
                <w:szCs w:val="24"/>
              </w:rPr>
              <w:t>        </w:t>
            </w:r>
            <w:r w:rsidRPr="2324063E" w:rsidR="06697A0B">
              <w:rPr>
                <w:b/>
                <w:bCs/>
                <w:sz w:val="24"/>
                <w:szCs w:val="24"/>
              </w:rPr>
              <w:t>              </w:t>
            </w:r>
          </w:p>
        </w:tc>
      </w:tr>
      <w:tr w:rsidRPr="00E372AA" w:rsidR="00A21E08" w:rsidTr="24EF1317" w14:paraId="73B14AB3" w14:textId="77777777">
        <w:tc>
          <w:tcPr>
            <w:tcW w:w="2263" w:type="dxa"/>
            <w:tcMar/>
          </w:tcPr>
          <w:p w:rsidRPr="00E372AA" w:rsidR="00A21E08" w:rsidP="0E792681" w:rsidRDefault="00A21E08" w14:paraId="3DA3AD93" w14:textId="476528EE">
            <w:pPr>
              <w:spacing w:after="0" w:line="240" w:lineRule="auto"/>
              <w:ind w:left="0" w:hanging="2"/>
            </w:pPr>
            <w:r w:rsidRPr="24EF1317" w:rsidR="258F10AD">
              <w:rPr>
                <w:sz w:val="24"/>
                <w:szCs w:val="24"/>
              </w:rPr>
              <w:t>3:30 PM- 4:30 PM</w:t>
            </w:r>
          </w:p>
        </w:tc>
        <w:tc>
          <w:tcPr>
            <w:tcW w:w="7087" w:type="dxa"/>
            <w:gridSpan w:val="3"/>
            <w:tcMar/>
          </w:tcPr>
          <w:p w:rsidRPr="00A21E08" w:rsidR="00A21E08" w:rsidP="0E792681" w:rsidRDefault="06697A0B" w14:paraId="60F2EF66" w14:textId="1CBFFD12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Session 1</w:t>
            </w:r>
            <w:r w:rsidRPr="0E792681" w:rsidR="6BC9CBA9">
              <w:rPr>
                <w:b/>
                <w:bCs/>
                <w:sz w:val="24"/>
                <w:szCs w:val="24"/>
              </w:rPr>
              <w:t>2</w:t>
            </w:r>
          </w:p>
          <w:p w:rsidRPr="00097777" w:rsidR="00A21E08" w:rsidP="0E792681" w:rsidRDefault="06697A0B" w14:paraId="26F9BE37" w14:textId="7A415F58">
            <w:pPr>
              <w:spacing w:after="0"/>
              <w:ind w:left="0" w:leftChars="0" w:firstLine="0" w:firstLineChars="0"/>
            </w:pPr>
            <w:r w:rsidRPr="0E792681" w:rsidR="38109946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0E792681" w:rsidR="38109946">
              <w:rPr>
                <w:sz w:val="24"/>
                <w:szCs w:val="24"/>
              </w:rPr>
              <w:t>The Future Is Ours to Build</w:t>
            </w:r>
          </w:p>
          <w:p w:rsidRPr="00097777" w:rsidR="00A21E08" w:rsidP="0E792681" w:rsidRDefault="06697A0B" w14:paraId="350A86CB" w14:textId="21C0A6F8">
            <w:pPr>
              <w:spacing w:after="0"/>
              <w:ind w:left="0" w:leftChars="0" w:firstLine="0" w:firstLineChars="0"/>
              <w:rPr>
                <w:b w:val="1"/>
                <w:bCs w:val="1"/>
                <w:sz w:val="24"/>
                <w:szCs w:val="24"/>
              </w:rPr>
            </w:pPr>
            <w:r w:rsidRPr="0E792681" w:rsidR="38109946">
              <w:rPr>
                <w:sz w:val="24"/>
                <w:szCs w:val="24"/>
              </w:rPr>
              <w:t> </w:t>
            </w:r>
            <w:r w:rsidRPr="0E792681" w:rsidR="38109946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0E792681" w:rsidR="38109946">
              <w:rPr>
                <w:kern w:val="0"/>
                <w:position w:val="0"/>
                <w:sz w:val="24"/>
                <w:szCs w:val="24"/>
                <w:lang w:eastAsia="zh-CN"/>
              </w:rPr>
              <w:t> </w:t>
            </w:r>
          </w:p>
          <w:p w:rsidRPr="00097777" w:rsidR="00A21E08" w:rsidP="0E792681" w:rsidRDefault="06697A0B" w14:paraId="6FE1E6FF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6697A0B" w:rsidP="0E792681" w:rsidRDefault="16C932AA" w14:paraId="3F9B30E7" w14:textId="2A598FED">
            <w:pPr>
              <w:spacing w:after="0"/>
              <w:ind w:left="0" w:hanging="2"/>
              <w:rPr>
                <w:b/>
                <w:bCs/>
                <w:sz w:val="24"/>
                <w:szCs w:val="24"/>
                <w:lang w:val="fr-FR"/>
              </w:rPr>
            </w:pPr>
            <w:r w:rsidRPr="2324063E">
              <w:rPr>
                <w:b/>
                <w:bCs/>
                <w:sz w:val="24"/>
                <w:szCs w:val="24"/>
                <w:lang w:val="fr-FR"/>
              </w:rPr>
              <w:t>Moderato</w:t>
            </w:r>
            <w:r w:rsidRPr="2324063E" w:rsidR="69544A5F">
              <w:rPr>
                <w:b/>
                <w:bCs/>
                <w:sz w:val="24"/>
                <w:szCs w:val="24"/>
                <w:lang w:val="fr-FR"/>
              </w:rPr>
              <w:t>rs</w:t>
            </w:r>
            <w:r w:rsidRPr="2324063E" w:rsidR="06697A0B">
              <w:rPr>
                <w:b/>
                <w:bCs/>
                <w:sz w:val="24"/>
                <w:szCs w:val="24"/>
                <w:lang w:val="fr-FR"/>
              </w:rPr>
              <w:t>:</w:t>
            </w:r>
          </w:p>
          <w:p w:rsidR="0E792681" w:rsidP="0E792681" w:rsidRDefault="0E792681" w14:paraId="44335044" w14:textId="54CB45EB">
            <w:pPr>
              <w:spacing w:after="0"/>
              <w:ind w:left="0" w:hanging="2"/>
              <w:rPr>
                <w:b/>
                <w:bCs/>
                <w:sz w:val="24"/>
                <w:szCs w:val="24"/>
                <w:lang w:val="de-DE"/>
              </w:rPr>
            </w:pPr>
          </w:p>
          <w:p w:rsidR="00A21E08" w:rsidP="2579728A" w:rsidRDefault="200A8135" w14:paraId="4B46BC44" w14:textId="474218CB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2579728A">
              <w:rPr>
                <w:b/>
                <w:bCs/>
                <w:sz w:val="24"/>
                <w:szCs w:val="24"/>
              </w:rPr>
              <w:t>Pa</w:t>
            </w:r>
            <w:r w:rsidRPr="2579728A" w:rsidR="1B71E399">
              <w:rPr>
                <w:b/>
                <w:bCs/>
                <w:sz w:val="24"/>
                <w:szCs w:val="24"/>
              </w:rPr>
              <w:t>rtners</w:t>
            </w:r>
            <w:r w:rsidRPr="2579728A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Pr="00E372AA" w:rsidR="00097777" w:rsidTr="24EF1317" w14:paraId="098ED767" w14:textId="77777777">
        <w:tc>
          <w:tcPr>
            <w:tcW w:w="9350" w:type="dxa"/>
            <w:gridSpan w:val="4"/>
            <w:tcMar/>
          </w:tcPr>
          <w:p w:rsidRPr="00E372AA" w:rsidR="00097777" w:rsidP="0E792681" w:rsidRDefault="31F0E008" w14:paraId="5F16D24E" w14:textId="4F3CF9D0">
            <w:pPr>
              <w:spacing w:after="0" w:line="240" w:lineRule="auto"/>
              <w:ind w:left="0" w:hanging="2"/>
              <w:jc w:val="center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End of Day </w:t>
            </w:r>
            <w:r w:rsidRPr="0E792681" w:rsidR="4BFEA09B">
              <w:rPr>
                <w:b/>
                <w:bCs/>
                <w:sz w:val="24"/>
                <w:szCs w:val="24"/>
              </w:rPr>
              <w:t>5</w:t>
            </w:r>
          </w:p>
        </w:tc>
      </w:tr>
    </w:tbl>
    <w:p w:rsidR="00203B99" w:rsidP="0E792681" w:rsidRDefault="00203B99" w14:paraId="15062F32" w14:textId="77777777">
      <w:pPr>
        <w:ind w:left="0" w:hanging="2"/>
        <w:rPr>
          <w:sz w:val="24"/>
          <w:szCs w:val="24"/>
        </w:rPr>
      </w:pPr>
    </w:p>
    <w:p w:rsidRPr="00A21E08" w:rsidR="00A21E08" w:rsidP="0E792681" w:rsidRDefault="06697A0B" w14:paraId="1D8D851B" w14:textId="5FD62CE0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6</w:t>
      </w:r>
      <w:r w:rsidRPr="0E792681">
        <w:rPr>
          <w:sz w:val="24"/>
          <w:szCs w:val="24"/>
        </w:rPr>
        <w:t xml:space="preserve">:  </w:t>
      </w:r>
    </w:p>
    <w:p w:rsidRPr="00A21E08" w:rsidR="00A21E08" w:rsidP="0E792681" w:rsidRDefault="06697A0B" w14:paraId="59381381" w14:textId="77777777">
      <w:pPr>
        <w:ind w:left="0" w:hanging="2"/>
        <w:rPr>
          <w:b/>
          <w:bCs/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087"/>
      </w:tblGrid>
      <w:tr w:rsidRPr="00A21E08" w:rsidR="00A21E08" w:rsidTr="24EF1317" w14:paraId="46FB0DBF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21E08" w:rsidR="00A21E08" w:rsidP="0E792681" w:rsidRDefault="06697A0B" w14:paraId="57512CA1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21E08" w:rsidR="00A21E08" w:rsidP="0E792681" w:rsidRDefault="06697A0B" w14:paraId="602A047D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="42539706" w:rsidTr="24EF1317" w14:paraId="217E1F92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04F7D4" w:rsidP="0E792681" w:rsidRDefault="130C48E9" w14:paraId="4A451415" w14:textId="16F31BC5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3</w:t>
            </w:r>
            <w:r w:rsidRPr="0E792681" w:rsidR="4F9FD097">
              <w:rPr>
                <w:sz w:val="24"/>
                <w:szCs w:val="24"/>
              </w:rPr>
              <w:t>:00 pm t</w:t>
            </w:r>
            <w:r w:rsidRPr="0E792681" w:rsidR="61538CDD">
              <w:rPr>
                <w:sz w:val="24"/>
                <w:szCs w:val="24"/>
              </w:rPr>
              <w:t xml:space="preserve">ill late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04F7D4" w:rsidP="0E792681" w:rsidRDefault="7C0B11D3" w14:paraId="3D41948C" w14:textId="6DB729D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Pwani gat Talent</w:t>
            </w:r>
            <w:r w:rsidRPr="2324063E" w:rsidR="4E0620C8">
              <w:rPr>
                <w:b/>
                <w:bCs/>
                <w:sz w:val="24"/>
                <w:szCs w:val="24"/>
              </w:rPr>
              <w:t xml:space="preserve"> </w:t>
            </w:r>
          </w:p>
          <w:p w:rsidR="2504F7D4" w:rsidP="0E792681" w:rsidRDefault="61538CDD" w14:paraId="0D6374E2" w14:textId="1CEDE4E3">
            <w:pPr>
              <w:spacing w:after="0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24EF1317" w:rsidR="1D3B367A">
              <w:rPr>
                <w:b w:val="1"/>
                <w:bCs w:val="1"/>
                <w:sz w:val="24"/>
                <w:szCs w:val="24"/>
              </w:rPr>
              <w:t>Venue:</w:t>
            </w:r>
            <w:r w:rsidRPr="24EF1317" w:rsidR="1D3B367A">
              <w:rPr>
                <w:sz w:val="24"/>
                <w:szCs w:val="24"/>
              </w:rPr>
              <w:t xml:space="preserve"> </w:t>
            </w:r>
            <w:r w:rsidRPr="24EF1317" w:rsidR="09B54355">
              <w:rPr>
                <w:sz w:val="24"/>
                <w:szCs w:val="24"/>
              </w:rPr>
              <w:t xml:space="preserve">Coast </w:t>
            </w:r>
            <w:r w:rsidRPr="24EF1317" w:rsidR="1D3B367A">
              <w:rPr>
                <w:sz w:val="24"/>
                <w:szCs w:val="24"/>
              </w:rPr>
              <w:t>Gym</w:t>
            </w:r>
            <w:r w:rsidRPr="24EF1317" w:rsidR="173738F3">
              <w:rPr>
                <w:sz w:val="24"/>
                <w:szCs w:val="24"/>
              </w:rPr>
              <w:t xml:space="preserve"> </w:t>
            </w:r>
            <w:r w:rsidRPr="24EF1317" w:rsidR="1D3B367A">
              <w:rPr>
                <w:sz w:val="24"/>
                <w:szCs w:val="24"/>
              </w:rPr>
              <w:t>Khan</w:t>
            </w:r>
            <w:r w:rsidRPr="24EF1317" w:rsidR="06D431CF">
              <w:rPr>
                <w:sz w:val="24"/>
                <w:szCs w:val="24"/>
              </w:rPr>
              <w:t xml:space="preserve">a </w:t>
            </w:r>
          </w:p>
          <w:p w:rsidR="2504F7D4" w:rsidP="0E792681" w:rsidRDefault="61538CDD" w14:paraId="3C2E9C33" w14:textId="30FF6AD9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2504F7D4" w:rsidP="24EF1317" w:rsidRDefault="61538CDD" w14:paraId="136BA7A3" w14:textId="7E2A1E9F">
            <w:pPr>
              <w:pStyle w:val="ListParagraph"/>
              <w:numPr>
                <w:ilvl w:val="0"/>
                <w:numId w:val="17"/>
              </w:numPr>
              <w:spacing w:after="0"/>
              <w:ind/>
              <w:rPr>
                <w:sz w:val="24"/>
                <w:szCs w:val="24"/>
              </w:rPr>
            </w:pPr>
            <w:r w:rsidRPr="24EF1317" w:rsidR="1D3B367A">
              <w:rPr>
                <w:sz w:val="24"/>
                <w:szCs w:val="24"/>
              </w:rPr>
              <w:t xml:space="preserve">Afro tellers </w:t>
            </w:r>
          </w:p>
          <w:p w:rsidR="2504F7D4" w:rsidP="24EF1317" w:rsidRDefault="61538CDD" w14:paraId="577785FC" w14:textId="0AB9F00B">
            <w:pPr>
              <w:pStyle w:val="ListParagraph"/>
              <w:numPr>
                <w:ilvl w:val="0"/>
                <w:numId w:val="17"/>
              </w:numPr>
              <w:spacing w:after="0"/>
              <w:ind/>
              <w:rPr>
                <w:sz w:val="24"/>
                <w:szCs w:val="24"/>
              </w:rPr>
            </w:pPr>
            <w:r w:rsidRPr="24EF1317" w:rsidR="1D3B367A">
              <w:rPr>
                <w:sz w:val="24"/>
                <w:szCs w:val="24"/>
              </w:rPr>
              <w:t xml:space="preserve">Swahilipot FM </w:t>
            </w:r>
          </w:p>
        </w:tc>
      </w:tr>
    </w:tbl>
    <w:p w:rsidR="0E792681" w:rsidP="0E792681" w:rsidRDefault="0E792681" w14:paraId="3DB56221" w14:textId="5C82C845">
      <w:pPr>
        <w:ind w:left="0" w:hanging="2"/>
        <w:rPr>
          <w:sz w:val="24"/>
          <w:szCs w:val="24"/>
        </w:rPr>
      </w:pPr>
    </w:p>
    <w:p w:rsidRPr="00E372AA" w:rsidR="00A21E08" w:rsidP="0E792681" w:rsidRDefault="00A21E08" w14:paraId="53EC2E82" w14:textId="77777777">
      <w:pPr>
        <w:ind w:left="0" w:hanging="2"/>
        <w:rPr>
          <w:sz w:val="24"/>
          <w:szCs w:val="24"/>
        </w:rPr>
      </w:pPr>
    </w:p>
    <w:p w:rsidR="7D651AE1" w:rsidP="2324063E" w:rsidRDefault="7D651AE1" w14:paraId="48B46ED5" w14:textId="403F6AFF">
      <w:pPr>
        <w:ind w:left="0" w:hanging="2"/>
      </w:pPr>
      <w:r w:rsidRPr="2324063E">
        <w:rPr>
          <w:b/>
          <w:bCs/>
          <w:sz w:val="24"/>
          <w:szCs w:val="24"/>
        </w:rPr>
        <w:t xml:space="preserve">Side Events and other experiences </w:t>
      </w:r>
    </w:p>
    <w:tbl>
      <w:tblPr>
        <w:tblW w:w="0" w:type="auto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000" w:firstRow="0" w:lastRow="0" w:firstColumn="0" w:lastColumn="0" w:noHBand="0" w:noVBand="0"/>
      </w:tblPr>
      <w:tblGrid>
        <w:gridCol w:w="2263"/>
        <w:gridCol w:w="7087"/>
      </w:tblGrid>
      <w:tr w:rsidR="42539706" w:rsidTr="24EF1317" w14:paraId="4F272C8A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2324063E" w:rsidRDefault="3794A883" w14:paraId="62E1708B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3F2409F4" w14:paraId="7BB1A1F8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="42539706" w:rsidTr="24EF1317" w14:paraId="4DE54478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2324063E" w:rsidRDefault="1034C287" w14:paraId="21B5EC61" w14:textId="2D746E8A">
            <w:pPr>
              <w:ind w:left="0" w:hanging="2"/>
            </w:pPr>
            <w:r w:rsidRPr="2324063E">
              <w:rPr>
                <w:sz w:val="24"/>
                <w:szCs w:val="24"/>
              </w:rPr>
              <w:t>15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–17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October 2026 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34C287" w:rsidP="2324063E" w:rsidRDefault="1034C287" w14:paraId="5B62C0A5" w14:textId="5B446EC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Hackathon </w:t>
            </w:r>
          </w:p>
          <w:p w:rsidR="2324063E" w:rsidP="2324063E" w:rsidRDefault="2324063E" w14:paraId="7FCD1D73" w14:textId="01DDFE7A">
            <w:pPr>
              <w:spacing w:after="0"/>
              <w:ind w:left="0" w:hanging="2"/>
              <w:rPr>
                <w:sz w:val="24"/>
                <w:szCs w:val="24"/>
              </w:rPr>
            </w:pPr>
          </w:p>
          <w:p w:rsidR="2C65AE68" w:rsidP="0E792681" w:rsidRDefault="1034C287" w14:paraId="78DFBDE3" w14:textId="6955233A">
            <w:pPr>
              <w:spacing w:after="0"/>
              <w:ind w:left="0" w:hanging="2"/>
            </w:pPr>
            <w:r w:rsidRPr="2324063E">
              <w:rPr>
                <w:sz w:val="24"/>
                <w:szCs w:val="24"/>
              </w:rPr>
              <w:t xml:space="preserve">Ocean Hack </w:t>
            </w:r>
          </w:p>
          <w:p w:rsidR="42539706" w:rsidP="2324063E" w:rsidRDefault="42539706" w14:paraId="16031B58" w14:textId="7FCA56B3">
            <w:pPr>
              <w:spacing w:after="0"/>
              <w:ind w:left="0" w:hanging="2"/>
              <w:rPr>
                <w:sz w:val="24"/>
                <w:szCs w:val="24"/>
              </w:rPr>
            </w:pPr>
          </w:p>
        </w:tc>
      </w:tr>
      <w:tr w:rsidR="42539706" w:rsidTr="24EF1317" w14:paraId="35CD1447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23834906" w14:paraId="13E9FCFF" w14:textId="5A050747">
            <w:pPr>
              <w:ind w:left="0" w:hanging="2"/>
            </w:pPr>
            <w:r w:rsidRPr="2324063E">
              <w:rPr>
                <w:sz w:val="24"/>
                <w:szCs w:val="24"/>
              </w:rPr>
              <w:t>26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– 29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October 2026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23834906" w14:paraId="783560F4" w14:textId="7FCB0C99">
            <w:pPr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Bootcamp</w:t>
            </w:r>
          </w:p>
          <w:p w:rsidR="42539706" w:rsidP="2324063E" w:rsidRDefault="23834906" w14:paraId="6A01FE56" w14:textId="40A69E67">
            <w:pPr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The Innovator's Toolkit: A practical, human-centered design session on moving from ideation to prototyping for young innovators. </w:t>
            </w:r>
          </w:p>
        </w:tc>
      </w:tr>
      <w:tr w:rsidR="2324063E" w:rsidTr="24EF1317" w14:paraId="590B7D55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06918C59" w14:textId="2EF7F801">
            <w:pPr>
              <w:ind w:left="0" w:hanging="2"/>
            </w:pPr>
            <w:r w:rsidRPr="2324063E">
              <w:rPr>
                <w:sz w:val="24"/>
                <w:szCs w:val="24"/>
              </w:rPr>
              <w:t>22</w:t>
            </w:r>
            <w:r w:rsidRPr="2324063E">
              <w:rPr>
                <w:sz w:val="24"/>
                <w:szCs w:val="24"/>
                <w:vertAlign w:val="superscript"/>
              </w:rPr>
              <w:t>nd</w:t>
            </w:r>
            <w:r w:rsidRPr="2324063E">
              <w:rPr>
                <w:sz w:val="24"/>
                <w:szCs w:val="24"/>
              </w:rPr>
              <w:t xml:space="preserve"> October 2026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027C707C" w14:textId="1AABF802">
            <w:pPr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Theatre Play </w:t>
            </w:r>
          </w:p>
          <w:p w:rsidR="5A3D96BD" w:rsidP="289AA598" w:rsidRDefault="6DF7C1B0" w14:paraId="08BB9E36" w14:textId="5903E695">
            <w:pPr>
              <w:ind w:left="0" w:hanging="2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 xml:space="preserve">Ask </w:t>
            </w:r>
            <w:r w:rsidRPr="289AA598" w:rsidR="77A9ED92">
              <w:rPr>
                <w:sz w:val="24"/>
                <w:szCs w:val="24"/>
              </w:rPr>
              <w:t>Me Twice</w:t>
            </w:r>
            <w:r w:rsidRPr="289AA598">
              <w:rPr>
                <w:sz w:val="24"/>
                <w:szCs w:val="24"/>
              </w:rPr>
              <w:t xml:space="preserve"> </w:t>
            </w:r>
          </w:p>
        </w:tc>
      </w:tr>
      <w:tr w:rsidR="2324063E" w:rsidTr="24EF1317" w14:paraId="466AEDF5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29813DC4" w14:textId="18D7EBF6">
            <w:pPr>
              <w:ind w:left="0" w:hanging="2"/>
            </w:pPr>
            <w:r w:rsidRPr="2324063E">
              <w:rPr>
                <w:sz w:val="24"/>
                <w:szCs w:val="24"/>
              </w:rPr>
              <w:t>23</w:t>
            </w:r>
            <w:r w:rsidRPr="2324063E">
              <w:rPr>
                <w:sz w:val="24"/>
                <w:szCs w:val="24"/>
                <w:vertAlign w:val="superscript"/>
              </w:rPr>
              <w:t>rd</w:t>
            </w:r>
            <w:r w:rsidRPr="2324063E">
              <w:rPr>
                <w:sz w:val="24"/>
                <w:szCs w:val="24"/>
              </w:rPr>
              <w:t xml:space="preserve"> October 2026</w:t>
            </w:r>
          </w:p>
          <w:p w:rsidR="2324063E" w:rsidP="2324063E" w:rsidRDefault="2324063E" w14:paraId="5247A655" w14:textId="4FCBBDD5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324063E" w:rsidP="2324063E" w:rsidRDefault="6DF7C1B0" w14:paraId="648B807C" w14:textId="19F1835C">
            <w:pPr>
              <w:ind w:left="0" w:hanging="2"/>
              <w:rPr>
                <w:b/>
                <w:bCs/>
                <w:sz w:val="24"/>
                <w:szCs w:val="24"/>
              </w:rPr>
            </w:pPr>
            <w:commentRangeStart w:id="5"/>
            <w:r w:rsidRPr="289AA598">
              <w:rPr>
                <w:b/>
                <w:bCs/>
                <w:sz w:val="24"/>
                <w:szCs w:val="24"/>
              </w:rPr>
              <w:t xml:space="preserve">Sustain Youth Exchange Program </w:t>
            </w:r>
            <w:commentRangeEnd w:id="5"/>
            <w:r w:rsidR="2324063E">
              <w:rPr>
                <w:rStyle w:val="CommentReference"/>
                <w:b/>
                <w:bCs/>
                <w:sz w:val="24"/>
                <w:szCs w:val="24"/>
              </w:rPr>
              <w:commentReference w:id="5"/>
            </w:r>
          </w:p>
        </w:tc>
      </w:tr>
      <w:tr w:rsidR="289AA598" w:rsidTr="24EF1317" w14:paraId="365449FF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8711F5E" w:rsidP="289AA598" w:rsidRDefault="18711F5E" w14:paraId="0E3086D7" w14:textId="3F997365">
            <w:pPr>
              <w:ind w:left="0" w:hanging="2"/>
            </w:pPr>
            <w:r w:rsidRPr="289AA598">
              <w:rPr>
                <w:sz w:val="24"/>
                <w:szCs w:val="24"/>
              </w:rPr>
              <w:t>26</w:t>
            </w:r>
            <w:r w:rsidRPr="289AA598">
              <w:rPr>
                <w:sz w:val="24"/>
                <w:szCs w:val="24"/>
                <w:vertAlign w:val="superscript"/>
              </w:rPr>
              <w:t>th</w:t>
            </w:r>
            <w:r w:rsidRPr="289AA598">
              <w:rPr>
                <w:sz w:val="24"/>
                <w:szCs w:val="24"/>
              </w:rPr>
              <w:t xml:space="preserve"> - 30</w:t>
            </w:r>
            <w:r w:rsidRPr="289AA598">
              <w:rPr>
                <w:sz w:val="24"/>
                <w:szCs w:val="24"/>
                <w:vertAlign w:val="superscript"/>
              </w:rPr>
              <w:t>th</w:t>
            </w:r>
            <w:r w:rsidRPr="289AA598">
              <w:rPr>
                <w:sz w:val="24"/>
                <w:szCs w:val="24"/>
              </w:rPr>
              <w:t xml:space="preserve"> October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4DA330A" w:rsidP="289AA598" w:rsidRDefault="04DA330A" w14:paraId="1D3C3236" w14:textId="0712A17A">
            <w:pPr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>Masterclass</w:t>
            </w:r>
          </w:p>
          <w:p w:rsidR="18711F5E" w:rsidP="289AA598" w:rsidRDefault="18711F5E" w14:paraId="253177B9" w14:textId="6417F2A5">
            <w:pPr>
              <w:ind w:left="0" w:hanging="2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The Innovator's Toolkit: A practical, human-centered design session on moving from ideation to prototyping for young innovators.</w:t>
            </w:r>
          </w:p>
          <w:p w:rsidR="289AA598" w:rsidP="289AA598" w:rsidRDefault="289AA598" w14:paraId="7331EBF7" w14:textId="01A0589A">
            <w:pPr>
              <w:ind w:left="0" w:hanging="2"/>
              <w:rPr>
                <w:b/>
                <w:bCs/>
                <w:sz w:val="24"/>
                <w:szCs w:val="24"/>
              </w:rPr>
            </w:pPr>
          </w:p>
        </w:tc>
      </w:tr>
      <w:tr w:rsidR="24EF1317" w:rsidTr="24EF1317" w14:paraId="172F68B5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EF1317" w:rsidP="24EF1317" w:rsidRDefault="24EF1317" w14:paraId="4283D133" w14:textId="54E94D2C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7CF3C3C" w:rsidP="24EF1317" w:rsidRDefault="47CF3C3C" w14:paraId="5147968F" w14:textId="197AEB84">
            <w:pPr>
              <w:pStyle w:val="Normal"/>
            </w:pPr>
            <w:r w:rsidRPr="24EF1317" w:rsidR="47CF3C3C">
              <w:rPr>
                <w:b w:val="1"/>
                <w:bCs w:val="1"/>
                <w:sz w:val="24"/>
                <w:szCs w:val="24"/>
              </w:rPr>
              <w:t xml:space="preserve">Utamanduni Village </w:t>
            </w:r>
          </w:p>
          <w:p w:rsidR="24EF1317" w:rsidP="24EF1317" w:rsidRDefault="24EF1317" w14:paraId="3FF69FD9" w14:textId="2188B4D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  <w:tr w:rsidR="289AA598" w:rsidTr="24EF1317" w14:paraId="5CCD6429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C55C31B" w:rsidP="289AA598" w:rsidRDefault="1C55C31B" w14:paraId="78FF374A" w14:textId="6B1E66CD">
            <w:pPr>
              <w:ind w:left="0" w:hanging="2"/>
            </w:pPr>
            <w:r w:rsidRPr="289AA598">
              <w:rPr>
                <w:sz w:val="24"/>
                <w:szCs w:val="24"/>
              </w:rPr>
              <w:t xml:space="preserve">TBC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C55C31B" w:rsidP="289AA598" w:rsidRDefault="1C55C31B" w14:paraId="72C3EC98" w14:textId="377A5648">
            <w:pPr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 xml:space="preserve">Mosaic Painting </w:t>
            </w:r>
          </w:p>
          <w:p w:rsidR="289AA598" w:rsidP="289AA598" w:rsidRDefault="289AA598" w14:paraId="07613255" w14:textId="502C1BEA">
            <w:pPr>
              <w:ind w:left="0" w:hanging="2"/>
              <w:rPr>
                <w:b/>
                <w:bCs/>
                <w:sz w:val="24"/>
                <w:szCs w:val="24"/>
              </w:rPr>
            </w:pPr>
          </w:p>
        </w:tc>
      </w:tr>
    </w:tbl>
    <w:p w:rsidR="42539706" w:rsidP="0E792681" w:rsidRDefault="42539706" w14:paraId="23FBE315" w14:textId="68C2CEF1">
      <w:pPr>
        <w:ind w:left="0" w:hanging="2"/>
        <w:rPr>
          <w:sz w:val="24"/>
          <w:szCs w:val="24"/>
        </w:rPr>
      </w:pPr>
    </w:p>
    <w:proofErr w:type="spellEnd"/>
    <w:sectPr w:rsidR="42539706" w:rsidSect="00E372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08" w:footer="624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N" w:author="James Ndung'u" w:date="2026-10-21T14:39:00Z" w:id="5">
    <w:p w:rsidR="00791FFE" w:rsidRDefault="00791FFE" w14:paraId="7A73EF33" w14:textId="73F957E5">
      <w:pPr>
        <w:pStyle w:val="CommentText"/>
        <w:ind w:left="0" w:hanging="2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"mailto:jackie@swahilipothub.co.ke"</w:instrText>
      </w:r>
      <w:bookmarkStart w:name="_@_B1D4A78091D94E0992F9A73E8B03BB8BZ" w:id="6"/>
      <w:r>
        <w:fldChar w:fldCharType="separate"/>
      </w:r>
      <w:bookmarkEnd w:id="6"/>
      <w:r w:rsidRPr="24E6DB75">
        <w:rPr>
          <w:noProof/>
        </w:rPr>
        <w:t>@Jacqueline Jepkoech Kiplagat</w:t>
      </w:r>
      <w:r>
        <w:fldChar w:fldCharType="end"/>
      </w:r>
      <w:r w:rsidRPr="0D79D26D">
        <w:t xml:space="preserve"> Kindly share details here </w:t>
      </w:r>
    </w:p>
  </w:comment>
  <w:comment xmlns:w="http://schemas.openxmlformats.org/wordprocessingml/2006/main" w:initials="JN" w:author="James Ndung'u" w:date="2026-10-22T13:47:08" w:id="344157501">
    <w:p xmlns:w14="http://schemas.microsoft.com/office/word/2010/wordml" xmlns:w="http://schemas.openxmlformats.org/wordprocessingml/2006/main" w:rsidR="360BF469" w:rsidRDefault="5FEA32A7" w14:paraId="0300DEC2" w14:textId="0A5DD4A6">
      <w:pPr>
        <w:pStyle w:val="CommentText"/>
      </w:pPr>
      <w:r>
        <w:rPr>
          <w:rStyle w:val="CommentReference"/>
        </w:rPr>
        <w:annotationRef/>
      </w:r>
      <w:r w:rsidRPr="1235BE11" w:rsidR="6DE76719">
        <w:t xml:space="preserve">Titles? </w:t>
      </w:r>
      <w:r>
        <w:fldChar w:fldCharType="begin"/>
      </w:r>
      <w:r>
        <w:instrText xml:space="preserve"> HYPERLINK "mailto:wabosha@swahilipothub.co.ke"</w:instrText>
      </w:r>
      <w:bookmarkStart w:name="_@_464B6A69A99F4FDBA6A5ADA8617A6062Z" w:id="1130682055"/>
      <w:r>
        <w:fldChar w:fldCharType="separate"/>
      </w:r>
      <w:bookmarkEnd w:id="1130682055"/>
      <w:r w:rsidRPr="4868508F" w:rsidR="6FCDD8F4">
        <w:rPr>
          <w:rStyle w:val="Mention"/>
          <w:noProof/>
        </w:rPr>
        <w:t>@Sophia Wabosha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00DEC2"/>
  <w15:commentEx w15:done="0" w15:paraId="7A73EF3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5AB9A87" w16cex:dateUtc="2026-10-22T10:47:08.393Z"/>
  <w16cex:commentExtensible w16cex:durableId="26FBB193" w16cex:dateUtc="2026-10-21T11:3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73EF33" w16cid:durableId="26FBB193"/>
  <w16cid:commentId w16cid:paraId="0300DEC2" w16cid:durableId="35AB9A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4865" w:rsidRDefault="00724865" w14:paraId="0BE67A4E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724865" w:rsidRDefault="00724865" w14:paraId="1A8A9E2A" w14:textId="77777777">
      <w:pPr>
        <w:spacing w:after="0" w:line="240" w:lineRule="auto"/>
        <w:ind w:left="0" w:hanging="2"/>
      </w:pPr>
      <w:r>
        <w:continuationSeparator/>
      </w:r>
    </w:p>
  </w:endnote>
  <w:endnote w:type="continuationNotice" w:id="1">
    <w:p w:rsidR="00724865" w:rsidRDefault="00724865" w14:paraId="543EFAF3" w14:textId="77777777">
      <w:pPr>
        <w:spacing w:after="0"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12753C58" w14:textId="7777777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19BAC3A9" w14:textId="7777777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4D7AC277" w14:textId="777777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4865" w:rsidRDefault="00724865" w14:paraId="0E442B5D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724865" w:rsidRDefault="00724865" w14:paraId="078ACFDD" w14:textId="77777777">
      <w:pPr>
        <w:spacing w:after="0" w:line="240" w:lineRule="auto"/>
        <w:ind w:left="0" w:hanging="2"/>
      </w:pPr>
      <w:r>
        <w:continuationSeparator/>
      </w:r>
    </w:p>
  </w:footnote>
  <w:footnote w:type="continuationNotice" w:id="1">
    <w:p w:rsidR="00724865" w:rsidRDefault="00724865" w14:paraId="215C4ABA" w14:textId="77777777">
      <w:pPr>
        <w:spacing w:after="0"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3C22987E" w14:textId="7777777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03B99" w:rsidRDefault="00136550" w14:paraId="544A65A8" w14:textId="14EBE58E">
    <w:pPr>
      <w:ind w:left="0" w:hanging="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0DE3B" wp14:editId="0A450560">
          <wp:simplePos x="0" y="0"/>
          <wp:positionH relativeFrom="column">
            <wp:posOffset>1504950</wp:posOffset>
          </wp:positionH>
          <wp:positionV relativeFrom="paragraph">
            <wp:posOffset>-449580</wp:posOffset>
          </wp:positionV>
          <wp:extent cx="2660650" cy="76835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71" r="5415" b="14143"/>
                  <a:stretch>
                    <a:fillRect/>
                  </a:stretch>
                </pic:blipFill>
                <pic:spPr bwMode="auto">
                  <a:xfrm>
                    <a:off x="0" y="0"/>
                    <a:ext cx="266065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2F2089D3" w14:textId="77777777">
    <w:pPr>
      <w:pStyle w:val="Header"/>
      <w:ind w:left="0" w:hanging="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nfkv3rz+CIehI" int2:id="3LeWRJpz">
      <int2:state int2:value="Rejected" int2:type="spell"/>
    </int2:textHash>
    <int2:textHash int2:hashCode="ws/1BQr0yws5e7" int2:id="50Qjx2YU">
      <int2:state int2:value="Rejected" int2:type="spell"/>
    </int2:textHash>
    <int2:textHash int2:hashCode="qO+gns9HzS4y12" int2:id="B6vbds0w">
      <int2:state int2:value="Rejected" int2:type="spell"/>
    </int2:textHash>
    <int2:textHash int2:hashCode="BkApOeVTZGh7tA" int2:id="BCCT3WLP">
      <int2:state int2:value="Rejected" int2:type="spell"/>
    </int2:textHash>
    <int2:textHash int2:hashCode="6S/E4mp2tehTzj" int2:id="BxGq2QQm">
      <int2:state int2:value="Rejected" int2:type="spell"/>
    </int2:textHash>
    <int2:textHash int2:hashCode="piM9xhmJ5/ndGv" int2:id="ESOU5kit">
      <int2:state int2:value="Rejected" int2:type="spell"/>
    </int2:textHash>
    <int2:textHash int2:hashCode="KtrExo4bbK4PIT" int2:id="F4KeyJ30">
      <int2:state int2:value="Rejected" int2:type="spell"/>
    </int2:textHash>
    <int2:textHash int2:hashCode="pdzUCogjto110s" int2:id="JLo7RyRV">
      <int2:state int2:value="Rejected" int2:type="spell"/>
    </int2:textHash>
    <int2:textHash int2:hashCode="PGgTIb6pZAzmRe" int2:id="L4rACt2s">
      <int2:state int2:value="Rejected" int2:type="spell"/>
    </int2:textHash>
    <int2:textHash int2:hashCode="CAib2FvgvcJFL8" int2:id="Mdr2CzAs">
      <int2:state int2:value="Rejected" int2:type="spell"/>
    </int2:textHash>
    <int2:textHash int2:hashCode="+Wj8TdWIz7N2u9" int2:id="Vt9c3ezK">
      <int2:state int2:value="Rejected" int2:type="spell"/>
    </int2:textHash>
    <int2:textHash int2:hashCode="f+PYjSpY4/Yl7G" int2:id="WJCW5KLa">
      <int2:state int2:value="Rejected" int2:type="spell"/>
    </int2:textHash>
    <int2:textHash int2:hashCode="2jmj7l5rSw0yVb" int2:id="abcEhmhl">
      <int2:state int2:value="Rejected" int2:type="spell"/>
    </int2:textHash>
    <int2:textHash int2:hashCode="QfPVPSBNORSSwI" int2:id="augIkdHV">
      <int2:state int2:value="Rejected" int2:type="spell"/>
    </int2:textHash>
    <int2:textHash int2:hashCode="gx5O9HZqvq41jO" int2:id="bddZZLAs">
      <int2:state int2:value="Rejected" int2:type="spell"/>
    </int2:textHash>
    <int2:textHash int2:hashCode="VJjZuW7Sgy4EqQ" int2:id="fejYW9ei">
      <int2:state int2:value="Rejected" int2:type="spell"/>
    </int2:textHash>
    <int2:textHash int2:hashCode="KW/SkBfEA6/Fol" int2:id="g4uIQEfM">
      <int2:state int2:value="Rejected" int2:type="spell"/>
    </int2:textHash>
    <int2:textHash int2:hashCode="Iipn0Ks0ECmGtb" int2:id="gde84ueV">
      <int2:state int2:value="Rejected" int2:type="spell"/>
    </int2:textHash>
    <int2:textHash int2:hashCode="0cHn/fqjT2qYp0" int2:id="jkkPEJXT">
      <int2:state int2:value="Rejected" int2:type="spell"/>
    </int2:textHash>
    <int2:textHash int2:hashCode="AN6K9vqP28zr/h" int2:id="oMwovKQ0">
      <int2:state int2:value="Rejected" int2:type="spell"/>
    </int2:textHash>
    <int2:textHash int2:hashCode="KXCCfxE1h6I3Hy" int2:id="pDjisBSd">
      <int2:state int2:value="Rejected" int2:type="spell"/>
    </int2:textHash>
    <int2:textHash int2:hashCode="ekI0PbxfjEQFjZ" int2:id="scqeGs1L">
      <int2:state int2:value="Rejected" int2:type="spell"/>
    </int2:textHash>
    <int2:textHash int2:hashCode="k/4+pgoM0vCT4N" int2:id="u6kFJ0wL">
      <int2:state int2:value="Rejected" int2:type="spell"/>
    </int2:textHash>
    <int2:textHash int2:hashCode="5or5e9g+cWwduJ" int2:id="vLVUfMu2">
      <int2:state int2:value="Rejected" int2:type="spell"/>
    </int2:textHash>
    <int2:textHash int2:hashCode="HznpuXPTxd853z" int2:id="zi3gBA1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d676c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b689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6e6d5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d502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07a7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69ad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be53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c983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7AD496"/>
    <w:multiLevelType w:val="hybridMultilevel"/>
    <w:tmpl w:val="FFFFFFFF"/>
    <w:lvl w:ilvl="0" w:tplc="6726989C">
      <w:start w:val="1"/>
      <w:numFmt w:val="decimal"/>
      <w:lvlText w:val="%1."/>
      <w:lvlJc w:val="left"/>
      <w:pPr>
        <w:ind w:left="720" w:hanging="360"/>
      </w:pPr>
    </w:lvl>
    <w:lvl w:ilvl="1" w:tplc="425C4AA4">
      <w:start w:val="1"/>
      <w:numFmt w:val="lowerLetter"/>
      <w:lvlText w:val="%2."/>
      <w:lvlJc w:val="left"/>
      <w:pPr>
        <w:ind w:left="1440" w:hanging="360"/>
      </w:pPr>
    </w:lvl>
    <w:lvl w:ilvl="2" w:tplc="06C4F76C">
      <w:start w:val="1"/>
      <w:numFmt w:val="lowerRoman"/>
      <w:lvlText w:val="%3."/>
      <w:lvlJc w:val="right"/>
      <w:pPr>
        <w:ind w:left="2160" w:hanging="180"/>
      </w:pPr>
    </w:lvl>
    <w:lvl w:ilvl="3" w:tplc="84E84396">
      <w:start w:val="1"/>
      <w:numFmt w:val="decimal"/>
      <w:lvlText w:val="%4."/>
      <w:lvlJc w:val="left"/>
      <w:pPr>
        <w:ind w:left="2880" w:hanging="360"/>
      </w:pPr>
    </w:lvl>
    <w:lvl w:ilvl="4" w:tplc="512441FA">
      <w:start w:val="1"/>
      <w:numFmt w:val="lowerLetter"/>
      <w:lvlText w:val="%5."/>
      <w:lvlJc w:val="left"/>
      <w:pPr>
        <w:ind w:left="3600" w:hanging="360"/>
      </w:pPr>
    </w:lvl>
    <w:lvl w:ilvl="5" w:tplc="905238AA">
      <w:start w:val="1"/>
      <w:numFmt w:val="lowerRoman"/>
      <w:lvlText w:val="%6."/>
      <w:lvlJc w:val="right"/>
      <w:pPr>
        <w:ind w:left="4320" w:hanging="180"/>
      </w:pPr>
    </w:lvl>
    <w:lvl w:ilvl="6" w:tplc="62EC8D0C">
      <w:start w:val="1"/>
      <w:numFmt w:val="decimal"/>
      <w:lvlText w:val="%7."/>
      <w:lvlJc w:val="left"/>
      <w:pPr>
        <w:ind w:left="5040" w:hanging="360"/>
      </w:pPr>
    </w:lvl>
    <w:lvl w:ilvl="7" w:tplc="80165790">
      <w:start w:val="1"/>
      <w:numFmt w:val="lowerLetter"/>
      <w:lvlText w:val="%8."/>
      <w:lvlJc w:val="left"/>
      <w:pPr>
        <w:ind w:left="5760" w:hanging="360"/>
      </w:pPr>
    </w:lvl>
    <w:lvl w:ilvl="8" w:tplc="AC2A54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974B5"/>
    <w:multiLevelType w:val="multilevel"/>
    <w:tmpl w:val="0E6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964D4"/>
    <w:multiLevelType w:val="multilevel"/>
    <w:tmpl w:val="FEC2EF54"/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1C3956"/>
    <w:multiLevelType w:val="hybridMultilevel"/>
    <w:tmpl w:val="8234974C"/>
    <w:lvl w:ilvl="0" w:tplc="CEECD8FA">
      <w:start w:val="1"/>
      <w:numFmt w:val="decimal"/>
      <w:lvlText w:val="%1."/>
      <w:lvlJc w:val="left"/>
      <w:pPr>
        <w:ind w:left="720" w:hanging="360"/>
      </w:pPr>
    </w:lvl>
    <w:lvl w:ilvl="1" w:tplc="7EA8692C">
      <w:start w:val="1"/>
      <w:numFmt w:val="lowerLetter"/>
      <w:lvlText w:val="%2."/>
      <w:lvlJc w:val="left"/>
      <w:pPr>
        <w:ind w:left="1440" w:hanging="360"/>
      </w:pPr>
    </w:lvl>
    <w:lvl w:ilvl="2" w:tplc="5422F4AC">
      <w:start w:val="1"/>
      <w:numFmt w:val="lowerRoman"/>
      <w:lvlText w:val="%3."/>
      <w:lvlJc w:val="right"/>
      <w:pPr>
        <w:ind w:left="2160" w:hanging="180"/>
      </w:pPr>
    </w:lvl>
    <w:lvl w:ilvl="3" w:tplc="F920EAAE">
      <w:start w:val="1"/>
      <w:numFmt w:val="decimal"/>
      <w:lvlText w:val="%4."/>
      <w:lvlJc w:val="left"/>
      <w:pPr>
        <w:ind w:left="2880" w:hanging="360"/>
      </w:pPr>
    </w:lvl>
    <w:lvl w:ilvl="4" w:tplc="CBC4A118">
      <w:start w:val="1"/>
      <w:numFmt w:val="lowerLetter"/>
      <w:lvlText w:val="%5."/>
      <w:lvlJc w:val="left"/>
      <w:pPr>
        <w:ind w:left="3600" w:hanging="360"/>
      </w:pPr>
    </w:lvl>
    <w:lvl w:ilvl="5" w:tplc="9DF43F88">
      <w:start w:val="1"/>
      <w:numFmt w:val="lowerRoman"/>
      <w:lvlText w:val="%6."/>
      <w:lvlJc w:val="right"/>
      <w:pPr>
        <w:ind w:left="4320" w:hanging="180"/>
      </w:pPr>
    </w:lvl>
    <w:lvl w:ilvl="6" w:tplc="BA829C04">
      <w:start w:val="1"/>
      <w:numFmt w:val="decimal"/>
      <w:lvlText w:val="%7."/>
      <w:lvlJc w:val="left"/>
      <w:pPr>
        <w:ind w:left="5040" w:hanging="360"/>
      </w:pPr>
    </w:lvl>
    <w:lvl w:ilvl="7" w:tplc="D2F0CF60">
      <w:start w:val="1"/>
      <w:numFmt w:val="lowerLetter"/>
      <w:lvlText w:val="%8."/>
      <w:lvlJc w:val="left"/>
      <w:pPr>
        <w:ind w:left="5760" w:hanging="360"/>
      </w:pPr>
    </w:lvl>
    <w:lvl w:ilvl="8" w:tplc="1896B8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84B7B"/>
    <w:multiLevelType w:val="hybridMultilevel"/>
    <w:tmpl w:val="EDF2E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0B2BA"/>
    <w:multiLevelType w:val="multilevel"/>
    <w:tmpl w:val="0FF0B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1298149A"/>
    <w:multiLevelType w:val="hybridMultilevel"/>
    <w:tmpl w:val="FD9CDA48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18ED505B"/>
    <w:multiLevelType w:val="hybridMultilevel"/>
    <w:tmpl w:val="FFFFFFFF"/>
    <w:lvl w:ilvl="0" w:tplc="25629778">
      <w:start w:val="1"/>
      <w:numFmt w:val="decimal"/>
      <w:lvlText w:val="%1."/>
      <w:lvlJc w:val="left"/>
      <w:pPr>
        <w:ind w:left="720" w:hanging="360"/>
      </w:pPr>
    </w:lvl>
    <w:lvl w:ilvl="1" w:tplc="5B9E4F6C">
      <w:start w:val="1"/>
      <w:numFmt w:val="lowerLetter"/>
      <w:lvlText w:val="%2."/>
      <w:lvlJc w:val="left"/>
      <w:pPr>
        <w:ind w:left="1440" w:hanging="360"/>
      </w:pPr>
    </w:lvl>
    <w:lvl w:ilvl="2" w:tplc="4010F736">
      <w:start w:val="1"/>
      <w:numFmt w:val="lowerRoman"/>
      <w:lvlText w:val="%3."/>
      <w:lvlJc w:val="right"/>
      <w:pPr>
        <w:ind w:left="2160" w:hanging="180"/>
      </w:pPr>
    </w:lvl>
    <w:lvl w:ilvl="3" w:tplc="5A3C0E4A">
      <w:start w:val="1"/>
      <w:numFmt w:val="decimal"/>
      <w:lvlText w:val="%4."/>
      <w:lvlJc w:val="left"/>
      <w:pPr>
        <w:ind w:left="2880" w:hanging="360"/>
      </w:pPr>
    </w:lvl>
    <w:lvl w:ilvl="4" w:tplc="6FFA46DE">
      <w:start w:val="1"/>
      <w:numFmt w:val="lowerLetter"/>
      <w:lvlText w:val="%5."/>
      <w:lvlJc w:val="left"/>
      <w:pPr>
        <w:ind w:left="3600" w:hanging="360"/>
      </w:pPr>
    </w:lvl>
    <w:lvl w:ilvl="5" w:tplc="00AAB490">
      <w:start w:val="1"/>
      <w:numFmt w:val="lowerRoman"/>
      <w:lvlText w:val="%6."/>
      <w:lvlJc w:val="right"/>
      <w:pPr>
        <w:ind w:left="4320" w:hanging="180"/>
      </w:pPr>
    </w:lvl>
    <w:lvl w:ilvl="6" w:tplc="A9F24192">
      <w:start w:val="1"/>
      <w:numFmt w:val="decimal"/>
      <w:lvlText w:val="%7."/>
      <w:lvlJc w:val="left"/>
      <w:pPr>
        <w:ind w:left="5040" w:hanging="360"/>
      </w:pPr>
    </w:lvl>
    <w:lvl w:ilvl="7" w:tplc="0B866D8A">
      <w:start w:val="1"/>
      <w:numFmt w:val="lowerLetter"/>
      <w:lvlText w:val="%8."/>
      <w:lvlJc w:val="left"/>
      <w:pPr>
        <w:ind w:left="5760" w:hanging="360"/>
      </w:pPr>
    </w:lvl>
    <w:lvl w:ilvl="8" w:tplc="EA9CFA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91526"/>
    <w:multiLevelType w:val="multilevel"/>
    <w:tmpl w:val="0E04E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5A0E6"/>
    <w:multiLevelType w:val="hybridMultilevel"/>
    <w:tmpl w:val="6980F1E6"/>
    <w:lvl w:ilvl="0" w:tplc="87BE176E">
      <w:start w:val="1"/>
      <w:numFmt w:val="decimal"/>
      <w:lvlText w:val="%1."/>
      <w:lvlJc w:val="left"/>
      <w:pPr>
        <w:ind w:left="720" w:hanging="360"/>
      </w:pPr>
    </w:lvl>
    <w:lvl w:ilvl="1" w:tplc="3C807C0E">
      <w:start w:val="1"/>
      <w:numFmt w:val="lowerLetter"/>
      <w:lvlText w:val="%2."/>
      <w:lvlJc w:val="left"/>
      <w:pPr>
        <w:ind w:left="1440" w:hanging="360"/>
      </w:pPr>
    </w:lvl>
    <w:lvl w:ilvl="2" w:tplc="BEAC72C0">
      <w:start w:val="1"/>
      <w:numFmt w:val="lowerRoman"/>
      <w:lvlText w:val="%3."/>
      <w:lvlJc w:val="right"/>
      <w:pPr>
        <w:ind w:left="2160" w:hanging="180"/>
      </w:pPr>
    </w:lvl>
    <w:lvl w:ilvl="3" w:tplc="96F822B6">
      <w:start w:val="1"/>
      <w:numFmt w:val="decimal"/>
      <w:lvlText w:val="%4."/>
      <w:lvlJc w:val="left"/>
      <w:pPr>
        <w:ind w:left="2880" w:hanging="360"/>
      </w:pPr>
    </w:lvl>
    <w:lvl w:ilvl="4" w:tplc="18803ABE">
      <w:start w:val="1"/>
      <w:numFmt w:val="lowerLetter"/>
      <w:lvlText w:val="%5."/>
      <w:lvlJc w:val="left"/>
      <w:pPr>
        <w:ind w:left="3600" w:hanging="360"/>
      </w:pPr>
    </w:lvl>
    <w:lvl w:ilvl="5" w:tplc="E4D66262">
      <w:start w:val="1"/>
      <w:numFmt w:val="lowerRoman"/>
      <w:lvlText w:val="%6."/>
      <w:lvlJc w:val="right"/>
      <w:pPr>
        <w:ind w:left="4320" w:hanging="180"/>
      </w:pPr>
    </w:lvl>
    <w:lvl w:ilvl="6" w:tplc="D61C9242">
      <w:start w:val="1"/>
      <w:numFmt w:val="decimal"/>
      <w:lvlText w:val="%7."/>
      <w:lvlJc w:val="left"/>
      <w:pPr>
        <w:ind w:left="5040" w:hanging="360"/>
      </w:pPr>
    </w:lvl>
    <w:lvl w:ilvl="7" w:tplc="6B122270">
      <w:start w:val="1"/>
      <w:numFmt w:val="lowerLetter"/>
      <w:lvlText w:val="%8."/>
      <w:lvlJc w:val="left"/>
      <w:pPr>
        <w:ind w:left="5760" w:hanging="360"/>
      </w:pPr>
    </w:lvl>
    <w:lvl w:ilvl="8" w:tplc="7B60904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12BB1"/>
    <w:multiLevelType w:val="hybridMultilevel"/>
    <w:tmpl w:val="FFFFFFFF"/>
    <w:lvl w:ilvl="0" w:tplc="3D28A8E4">
      <w:start w:val="1"/>
      <w:numFmt w:val="decimal"/>
      <w:lvlText w:val="%1."/>
      <w:lvlJc w:val="left"/>
      <w:pPr>
        <w:ind w:left="720" w:hanging="360"/>
      </w:pPr>
    </w:lvl>
    <w:lvl w:ilvl="1" w:tplc="A06033EC">
      <w:start w:val="1"/>
      <w:numFmt w:val="lowerLetter"/>
      <w:lvlText w:val="%2."/>
      <w:lvlJc w:val="left"/>
      <w:pPr>
        <w:ind w:left="1440" w:hanging="360"/>
      </w:pPr>
    </w:lvl>
    <w:lvl w:ilvl="2" w:tplc="5AC47BF6">
      <w:start w:val="1"/>
      <w:numFmt w:val="lowerRoman"/>
      <w:lvlText w:val="%3."/>
      <w:lvlJc w:val="right"/>
      <w:pPr>
        <w:ind w:left="2160" w:hanging="180"/>
      </w:pPr>
    </w:lvl>
    <w:lvl w:ilvl="3" w:tplc="FABEEBA2">
      <w:start w:val="1"/>
      <w:numFmt w:val="decimal"/>
      <w:lvlText w:val="%4."/>
      <w:lvlJc w:val="left"/>
      <w:pPr>
        <w:ind w:left="2880" w:hanging="360"/>
      </w:pPr>
    </w:lvl>
    <w:lvl w:ilvl="4" w:tplc="6204BE2E">
      <w:start w:val="1"/>
      <w:numFmt w:val="lowerLetter"/>
      <w:lvlText w:val="%5."/>
      <w:lvlJc w:val="left"/>
      <w:pPr>
        <w:ind w:left="3600" w:hanging="360"/>
      </w:pPr>
    </w:lvl>
    <w:lvl w:ilvl="5" w:tplc="777C3A74">
      <w:start w:val="1"/>
      <w:numFmt w:val="lowerRoman"/>
      <w:lvlText w:val="%6."/>
      <w:lvlJc w:val="right"/>
      <w:pPr>
        <w:ind w:left="4320" w:hanging="180"/>
      </w:pPr>
    </w:lvl>
    <w:lvl w:ilvl="6" w:tplc="ECEA68B4">
      <w:start w:val="1"/>
      <w:numFmt w:val="decimal"/>
      <w:lvlText w:val="%7."/>
      <w:lvlJc w:val="left"/>
      <w:pPr>
        <w:ind w:left="5040" w:hanging="360"/>
      </w:pPr>
    </w:lvl>
    <w:lvl w:ilvl="7" w:tplc="48B0E00E">
      <w:start w:val="1"/>
      <w:numFmt w:val="lowerLetter"/>
      <w:lvlText w:val="%8."/>
      <w:lvlJc w:val="left"/>
      <w:pPr>
        <w:ind w:left="5760" w:hanging="360"/>
      </w:pPr>
    </w:lvl>
    <w:lvl w:ilvl="8" w:tplc="2844178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91E86"/>
    <w:multiLevelType w:val="hybridMultilevel"/>
    <w:tmpl w:val="5C56A540"/>
    <w:lvl w:ilvl="0" w:tplc="160AD45C">
      <w:start w:val="1"/>
      <w:numFmt w:val="decimal"/>
      <w:lvlText w:val="%1."/>
      <w:lvlJc w:val="left"/>
      <w:pPr>
        <w:ind w:left="720" w:hanging="360"/>
      </w:pPr>
    </w:lvl>
    <w:lvl w:ilvl="1" w:tplc="84961410">
      <w:start w:val="1"/>
      <w:numFmt w:val="lowerLetter"/>
      <w:lvlText w:val="%2."/>
      <w:lvlJc w:val="left"/>
      <w:pPr>
        <w:ind w:left="1440" w:hanging="360"/>
      </w:pPr>
    </w:lvl>
    <w:lvl w:ilvl="2" w:tplc="1C56923E">
      <w:start w:val="1"/>
      <w:numFmt w:val="lowerRoman"/>
      <w:lvlText w:val="%3."/>
      <w:lvlJc w:val="right"/>
      <w:pPr>
        <w:ind w:left="2160" w:hanging="180"/>
      </w:pPr>
    </w:lvl>
    <w:lvl w:ilvl="3" w:tplc="D0722D9E">
      <w:start w:val="1"/>
      <w:numFmt w:val="decimal"/>
      <w:lvlText w:val="%4."/>
      <w:lvlJc w:val="left"/>
      <w:pPr>
        <w:ind w:left="2880" w:hanging="360"/>
      </w:pPr>
    </w:lvl>
    <w:lvl w:ilvl="4" w:tplc="9650F2F4">
      <w:start w:val="1"/>
      <w:numFmt w:val="lowerLetter"/>
      <w:lvlText w:val="%5."/>
      <w:lvlJc w:val="left"/>
      <w:pPr>
        <w:ind w:left="3600" w:hanging="360"/>
      </w:pPr>
    </w:lvl>
    <w:lvl w:ilvl="5" w:tplc="212E62C2">
      <w:start w:val="1"/>
      <w:numFmt w:val="lowerRoman"/>
      <w:lvlText w:val="%6."/>
      <w:lvlJc w:val="right"/>
      <w:pPr>
        <w:ind w:left="4320" w:hanging="180"/>
      </w:pPr>
    </w:lvl>
    <w:lvl w:ilvl="6" w:tplc="0B1445EA">
      <w:start w:val="1"/>
      <w:numFmt w:val="decimal"/>
      <w:lvlText w:val="%7."/>
      <w:lvlJc w:val="left"/>
      <w:pPr>
        <w:ind w:left="5040" w:hanging="360"/>
      </w:pPr>
    </w:lvl>
    <w:lvl w:ilvl="7" w:tplc="6DD89068">
      <w:start w:val="1"/>
      <w:numFmt w:val="lowerLetter"/>
      <w:lvlText w:val="%8."/>
      <w:lvlJc w:val="left"/>
      <w:pPr>
        <w:ind w:left="5760" w:hanging="360"/>
      </w:pPr>
    </w:lvl>
    <w:lvl w:ilvl="8" w:tplc="6C16F70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C25D4"/>
    <w:multiLevelType w:val="hybridMultilevel"/>
    <w:tmpl w:val="602047BA"/>
    <w:lvl w:ilvl="0" w:tplc="2AD4917C">
      <w:start w:val="1"/>
      <w:numFmt w:val="decimal"/>
      <w:lvlText w:val="%1."/>
      <w:lvlJc w:val="left"/>
      <w:pPr>
        <w:ind w:left="720" w:hanging="360"/>
      </w:pPr>
    </w:lvl>
    <w:lvl w:ilvl="1" w:tplc="C0702F0A">
      <w:start w:val="1"/>
      <w:numFmt w:val="lowerLetter"/>
      <w:lvlText w:val="%2."/>
      <w:lvlJc w:val="left"/>
      <w:pPr>
        <w:ind w:left="1440" w:hanging="360"/>
      </w:pPr>
    </w:lvl>
    <w:lvl w:ilvl="2" w:tplc="F5127104">
      <w:start w:val="1"/>
      <w:numFmt w:val="lowerRoman"/>
      <w:lvlText w:val="%3."/>
      <w:lvlJc w:val="right"/>
      <w:pPr>
        <w:ind w:left="2160" w:hanging="180"/>
      </w:pPr>
    </w:lvl>
    <w:lvl w:ilvl="3" w:tplc="496AF354">
      <w:start w:val="1"/>
      <w:numFmt w:val="decimal"/>
      <w:lvlText w:val="%4."/>
      <w:lvlJc w:val="left"/>
      <w:pPr>
        <w:ind w:left="2880" w:hanging="360"/>
      </w:pPr>
    </w:lvl>
    <w:lvl w:ilvl="4" w:tplc="6D0CF042">
      <w:start w:val="1"/>
      <w:numFmt w:val="lowerLetter"/>
      <w:lvlText w:val="%5."/>
      <w:lvlJc w:val="left"/>
      <w:pPr>
        <w:ind w:left="3600" w:hanging="360"/>
      </w:pPr>
    </w:lvl>
    <w:lvl w:ilvl="5" w:tplc="BC2A0E0C">
      <w:start w:val="1"/>
      <w:numFmt w:val="lowerRoman"/>
      <w:lvlText w:val="%6."/>
      <w:lvlJc w:val="right"/>
      <w:pPr>
        <w:ind w:left="4320" w:hanging="180"/>
      </w:pPr>
    </w:lvl>
    <w:lvl w:ilvl="6" w:tplc="579A07AA">
      <w:start w:val="1"/>
      <w:numFmt w:val="decimal"/>
      <w:lvlText w:val="%7."/>
      <w:lvlJc w:val="left"/>
      <w:pPr>
        <w:ind w:left="5040" w:hanging="360"/>
      </w:pPr>
    </w:lvl>
    <w:lvl w:ilvl="7" w:tplc="5E86CAF0">
      <w:start w:val="1"/>
      <w:numFmt w:val="lowerLetter"/>
      <w:lvlText w:val="%8."/>
      <w:lvlJc w:val="left"/>
      <w:pPr>
        <w:ind w:left="5760" w:hanging="360"/>
      </w:pPr>
    </w:lvl>
    <w:lvl w:ilvl="8" w:tplc="F25421F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269C8"/>
    <w:multiLevelType w:val="hybridMultilevel"/>
    <w:tmpl w:val="E15AE2AC"/>
    <w:lvl w:ilvl="0" w:tplc="20000011">
      <w:start w:val="1"/>
      <w:numFmt w:val="decimal"/>
      <w:lvlText w:val="%1)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347AE852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plc="DC7E5838">
      <w:start w:val="1"/>
      <w:numFmt w:val="lowerLetter"/>
      <w:lvlText w:val="%2."/>
      <w:lvlJc w:val="left"/>
      <w:pPr>
        <w:ind w:left="1440" w:hanging="360"/>
      </w:pPr>
    </w:lvl>
    <w:lvl w:ilvl="2" w:tplc="ECAC344E">
      <w:start w:val="1"/>
      <w:numFmt w:val="lowerRoman"/>
      <w:lvlText w:val="%3."/>
      <w:lvlJc w:val="right"/>
      <w:pPr>
        <w:ind w:left="2160" w:hanging="180"/>
      </w:pPr>
    </w:lvl>
    <w:lvl w:ilvl="3" w:tplc="E2325B94">
      <w:start w:val="1"/>
      <w:numFmt w:val="decimal"/>
      <w:lvlText w:val="%4."/>
      <w:lvlJc w:val="left"/>
      <w:pPr>
        <w:ind w:left="2880" w:hanging="360"/>
      </w:pPr>
    </w:lvl>
    <w:lvl w:ilvl="4" w:tplc="CD8E3B5A">
      <w:start w:val="1"/>
      <w:numFmt w:val="lowerLetter"/>
      <w:lvlText w:val="%5."/>
      <w:lvlJc w:val="left"/>
      <w:pPr>
        <w:ind w:left="3600" w:hanging="360"/>
      </w:pPr>
    </w:lvl>
    <w:lvl w:ilvl="5" w:tplc="589CED46">
      <w:start w:val="1"/>
      <w:numFmt w:val="lowerRoman"/>
      <w:lvlText w:val="%6."/>
      <w:lvlJc w:val="right"/>
      <w:pPr>
        <w:ind w:left="4320" w:hanging="180"/>
      </w:pPr>
    </w:lvl>
    <w:lvl w:ilvl="6" w:tplc="4B6830CE">
      <w:start w:val="1"/>
      <w:numFmt w:val="decimal"/>
      <w:lvlText w:val="%7."/>
      <w:lvlJc w:val="left"/>
      <w:pPr>
        <w:ind w:left="5040" w:hanging="360"/>
      </w:pPr>
    </w:lvl>
    <w:lvl w:ilvl="7" w:tplc="D9042A0C">
      <w:start w:val="1"/>
      <w:numFmt w:val="lowerLetter"/>
      <w:lvlText w:val="%8."/>
      <w:lvlJc w:val="left"/>
      <w:pPr>
        <w:ind w:left="5760" w:hanging="360"/>
      </w:pPr>
    </w:lvl>
    <w:lvl w:ilvl="8" w:tplc="96CA67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C7212"/>
    <w:multiLevelType w:val="hybridMultilevel"/>
    <w:tmpl w:val="FFFFFFFF"/>
    <w:lvl w:ilvl="0" w:tplc="0B12EB4E">
      <w:start w:val="1"/>
      <w:numFmt w:val="decimal"/>
      <w:lvlText w:val="%1."/>
      <w:lvlJc w:val="left"/>
      <w:pPr>
        <w:ind w:left="720" w:hanging="360"/>
      </w:pPr>
    </w:lvl>
    <w:lvl w:ilvl="1" w:tplc="915CF290">
      <w:start w:val="1"/>
      <w:numFmt w:val="lowerLetter"/>
      <w:lvlText w:val="%2."/>
      <w:lvlJc w:val="left"/>
      <w:pPr>
        <w:ind w:left="1440" w:hanging="360"/>
      </w:pPr>
    </w:lvl>
    <w:lvl w:ilvl="2" w:tplc="494422C2">
      <w:start w:val="1"/>
      <w:numFmt w:val="lowerRoman"/>
      <w:lvlText w:val="%3."/>
      <w:lvlJc w:val="right"/>
      <w:pPr>
        <w:ind w:left="2160" w:hanging="180"/>
      </w:pPr>
    </w:lvl>
    <w:lvl w:ilvl="3" w:tplc="D1A2D598">
      <w:start w:val="1"/>
      <w:numFmt w:val="decimal"/>
      <w:lvlText w:val="%4."/>
      <w:lvlJc w:val="left"/>
      <w:pPr>
        <w:ind w:left="2880" w:hanging="360"/>
      </w:pPr>
    </w:lvl>
    <w:lvl w:ilvl="4" w:tplc="DCA2C972">
      <w:start w:val="1"/>
      <w:numFmt w:val="lowerLetter"/>
      <w:lvlText w:val="%5."/>
      <w:lvlJc w:val="left"/>
      <w:pPr>
        <w:ind w:left="3600" w:hanging="360"/>
      </w:pPr>
    </w:lvl>
    <w:lvl w:ilvl="5" w:tplc="BDD2C1B8">
      <w:start w:val="1"/>
      <w:numFmt w:val="lowerRoman"/>
      <w:lvlText w:val="%6."/>
      <w:lvlJc w:val="right"/>
      <w:pPr>
        <w:ind w:left="4320" w:hanging="180"/>
      </w:pPr>
    </w:lvl>
    <w:lvl w:ilvl="6" w:tplc="4B3EF278">
      <w:start w:val="1"/>
      <w:numFmt w:val="decimal"/>
      <w:lvlText w:val="%7."/>
      <w:lvlJc w:val="left"/>
      <w:pPr>
        <w:ind w:left="5040" w:hanging="360"/>
      </w:pPr>
    </w:lvl>
    <w:lvl w:ilvl="7" w:tplc="8BFCD380">
      <w:start w:val="1"/>
      <w:numFmt w:val="lowerLetter"/>
      <w:lvlText w:val="%8."/>
      <w:lvlJc w:val="left"/>
      <w:pPr>
        <w:ind w:left="5760" w:hanging="360"/>
      </w:pPr>
    </w:lvl>
    <w:lvl w:ilvl="8" w:tplc="4BF0BE1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D758D"/>
    <w:multiLevelType w:val="hybridMultilevel"/>
    <w:tmpl w:val="FFFFFFFF"/>
    <w:lvl w:ilvl="0" w:tplc="FA4011C4">
      <w:start w:val="1"/>
      <w:numFmt w:val="decimal"/>
      <w:lvlText w:val="%1."/>
      <w:lvlJc w:val="left"/>
      <w:pPr>
        <w:ind w:left="720" w:hanging="360"/>
      </w:pPr>
    </w:lvl>
    <w:lvl w:ilvl="1" w:tplc="120A48CA">
      <w:start w:val="1"/>
      <w:numFmt w:val="lowerLetter"/>
      <w:lvlText w:val="%2."/>
      <w:lvlJc w:val="left"/>
      <w:pPr>
        <w:ind w:left="1440" w:hanging="360"/>
      </w:pPr>
    </w:lvl>
    <w:lvl w:ilvl="2" w:tplc="E898A590">
      <w:start w:val="1"/>
      <w:numFmt w:val="lowerRoman"/>
      <w:lvlText w:val="%3."/>
      <w:lvlJc w:val="right"/>
      <w:pPr>
        <w:ind w:left="2160" w:hanging="180"/>
      </w:pPr>
    </w:lvl>
    <w:lvl w:ilvl="3" w:tplc="0B727C78">
      <w:start w:val="1"/>
      <w:numFmt w:val="decimal"/>
      <w:lvlText w:val="%4."/>
      <w:lvlJc w:val="left"/>
      <w:pPr>
        <w:ind w:left="2880" w:hanging="360"/>
      </w:pPr>
    </w:lvl>
    <w:lvl w:ilvl="4" w:tplc="823495B6">
      <w:start w:val="1"/>
      <w:numFmt w:val="lowerLetter"/>
      <w:lvlText w:val="%5."/>
      <w:lvlJc w:val="left"/>
      <w:pPr>
        <w:ind w:left="3600" w:hanging="360"/>
      </w:pPr>
    </w:lvl>
    <w:lvl w:ilvl="5" w:tplc="1598C662">
      <w:start w:val="1"/>
      <w:numFmt w:val="lowerRoman"/>
      <w:lvlText w:val="%6."/>
      <w:lvlJc w:val="right"/>
      <w:pPr>
        <w:ind w:left="4320" w:hanging="180"/>
      </w:pPr>
    </w:lvl>
    <w:lvl w:ilvl="6" w:tplc="4C967BBC">
      <w:start w:val="1"/>
      <w:numFmt w:val="decimal"/>
      <w:lvlText w:val="%7."/>
      <w:lvlJc w:val="left"/>
      <w:pPr>
        <w:ind w:left="5040" w:hanging="360"/>
      </w:pPr>
    </w:lvl>
    <w:lvl w:ilvl="7" w:tplc="5C56B6EC">
      <w:start w:val="1"/>
      <w:numFmt w:val="lowerLetter"/>
      <w:lvlText w:val="%8."/>
      <w:lvlJc w:val="left"/>
      <w:pPr>
        <w:ind w:left="5760" w:hanging="360"/>
      </w:pPr>
    </w:lvl>
    <w:lvl w:ilvl="8" w:tplc="11C4E20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E209E"/>
    <w:multiLevelType w:val="hybridMultilevel"/>
    <w:tmpl w:val="FFFFFFFF"/>
    <w:lvl w:ilvl="0" w:tplc="E40A025E">
      <w:start w:val="1"/>
      <w:numFmt w:val="decimal"/>
      <w:lvlText w:val="%1."/>
      <w:lvlJc w:val="left"/>
      <w:pPr>
        <w:ind w:left="720" w:hanging="360"/>
      </w:pPr>
    </w:lvl>
    <w:lvl w:ilvl="1" w:tplc="2438DC1C">
      <w:start w:val="1"/>
      <w:numFmt w:val="lowerLetter"/>
      <w:lvlText w:val="%2."/>
      <w:lvlJc w:val="left"/>
      <w:pPr>
        <w:ind w:left="1440" w:hanging="360"/>
      </w:pPr>
    </w:lvl>
    <w:lvl w:ilvl="2" w:tplc="9AA8C8BA">
      <w:start w:val="1"/>
      <w:numFmt w:val="lowerRoman"/>
      <w:lvlText w:val="%3."/>
      <w:lvlJc w:val="right"/>
      <w:pPr>
        <w:ind w:left="2160" w:hanging="180"/>
      </w:pPr>
    </w:lvl>
    <w:lvl w:ilvl="3" w:tplc="FD9E33E2">
      <w:start w:val="1"/>
      <w:numFmt w:val="decimal"/>
      <w:lvlText w:val="%4."/>
      <w:lvlJc w:val="left"/>
      <w:pPr>
        <w:ind w:left="2880" w:hanging="360"/>
      </w:pPr>
    </w:lvl>
    <w:lvl w:ilvl="4" w:tplc="CC568E78">
      <w:start w:val="1"/>
      <w:numFmt w:val="lowerLetter"/>
      <w:lvlText w:val="%5."/>
      <w:lvlJc w:val="left"/>
      <w:pPr>
        <w:ind w:left="3600" w:hanging="360"/>
      </w:pPr>
    </w:lvl>
    <w:lvl w:ilvl="5" w:tplc="1A0A4CA0">
      <w:start w:val="1"/>
      <w:numFmt w:val="lowerRoman"/>
      <w:lvlText w:val="%6."/>
      <w:lvlJc w:val="right"/>
      <w:pPr>
        <w:ind w:left="4320" w:hanging="180"/>
      </w:pPr>
    </w:lvl>
    <w:lvl w:ilvl="6" w:tplc="0902FF1A">
      <w:start w:val="1"/>
      <w:numFmt w:val="decimal"/>
      <w:lvlText w:val="%7."/>
      <w:lvlJc w:val="left"/>
      <w:pPr>
        <w:ind w:left="5040" w:hanging="360"/>
      </w:pPr>
    </w:lvl>
    <w:lvl w:ilvl="7" w:tplc="4E7407D8">
      <w:start w:val="1"/>
      <w:numFmt w:val="lowerLetter"/>
      <w:lvlText w:val="%8."/>
      <w:lvlJc w:val="left"/>
      <w:pPr>
        <w:ind w:left="5760" w:hanging="360"/>
      </w:pPr>
    </w:lvl>
    <w:lvl w:ilvl="8" w:tplc="5588DD2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080CA"/>
    <w:multiLevelType w:val="hybridMultilevel"/>
    <w:tmpl w:val="FFFFFFFF"/>
    <w:lvl w:ilvl="0" w:tplc="422E7376">
      <w:start w:val="1"/>
      <w:numFmt w:val="decimal"/>
      <w:lvlText w:val="%1."/>
      <w:lvlJc w:val="left"/>
      <w:pPr>
        <w:ind w:left="720" w:hanging="360"/>
      </w:pPr>
    </w:lvl>
    <w:lvl w:ilvl="1" w:tplc="02D06688">
      <w:start w:val="1"/>
      <w:numFmt w:val="lowerLetter"/>
      <w:lvlText w:val="%2."/>
      <w:lvlJc w:val="left"/>
      <w:pPr>
        <w:ind w:left="1440" w:hanging="360"/>
      </w:pPr>
    </w:lvl>
    <w:lvl w:ilvl="2" w:tplc="FCEE00DC">
      <w:start w:val="1"/>
      <w:numFmt w:val="lowerRoman"/>
      <w:lvlText w:val="%3."/>
      <w:lvlJc w:val="right"/>
      <w:pPr>
        <w:ind w:left="2160" w:hanging="180"/>
      </w:pPr>
    </w:lvl>
    <w:lvl w:ilvl="3" w:tplc="58ECA80A">
      <w:start w:val="1"/>
      <w:numFmt w:val="decimal"/>
      <w:lvlText w:val="%4."/>
      <w:lvlJc w:val="left"/>
      <w:pPr>
        <w:ind w:left="2880" w:hanging="360"/>
      </w:pPr>
    </w:lvl>
    <w:lvl w:ilvl="4" w:tplc="FA309F8C">
      <w:start w:val="1"/>
      <w:numFmt w:val="lowerLetter"/>
      <w:lvlText w:val="%5."/>
      <w:lvlJc w:val="left"/>
      <w:pPr>
        <w:ind w:left="3600" w:hanging="360"/>
      </w:pPr>
    </w:lvl>
    <w:lvl w:ilvl="5" w:tplc="37647286">
      <w:start w:val="1"/>
      <w:numFmt w:val="lowerRoman"/>
      <w:lvlText w:val="%6."/>
      <w:lvlJc w:val="right"/>
      <w:pPr>
        <w:ind w:left="4320" w:hanging="180"/>
      </w:pPr>
    </w:lvl>
    <w:lvl w:ilvl="6" w:tplc="00F405C8">
      <w:start w:val="1"/>
      <w:numFmt w:val="decimal"/>
      <w:lvlText w:val="%7."/>
      <w:lvlJc w:val="left"/>
      <w:pPr>
        <w:ind w:left="5040" w:hanging="360"/>
      </w:pPr>
    </w:lvl>
    <w:lvl w:ilvl="7" w:tplc="25605D3E">
      <w:start w:val="1"/>
      <w:numFmt w:val="lowerLetter"/>
      <w:lvlText w:val="%8."/>
      <w:lvlJc w:val="left"/>
      <w:pPr>
        <w:ind w:left="5760" w:hanging="360"/>
      </w:pPr>
    </w:lvl>
    <w:lvl w:ilvl="8" w:tplc="78F8571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81423"/>
    <w:multiLevelType w:val="multilevel"/>
    <w:tmpl w:val="70165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E5357"/>
    <w:multiLevelType w:val="hybridMultilevel"/>
    <w:tmpl w:val="F7507D6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9416D"/>
    <w:multiLevelType w:val="hybridMultilevel"/>
    <w:tmpl w:val="512088F6"/>
    <w:lvl w:ilvl="0" w:tplc="C98EFC94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DDF22204">
      <w:start w:val="1"/>
      <w:numFmt w:val="lowerLetter"/>
      <w:lvlText w:val="%2."/>
      <w:lvlJc w:val="left"/>
      <w:pPr>
        <w:ind w:left="1440" w:hanging="360"/>
      </w:pPr>
    </w:lvl>
    <w:lvl w:ilvl="2" w:tplc="3BA826BC">
      <w:start w:val="1"/>
      <w:numFmt w:val="lowerRoman"/>
      <w:lvlText w:val="%3."/>
      <w:lvlJc w:val="right"/>
      <w:pPr>
        <w:ind w:left="2160" w:hanging="180"/>
      </w:pPr>
    </w:lvl>
    <w:lvl w:ilvl="3" w:tplc="832237CC">
      <w:start w:val="1"/>
      <w:numFmt w:val="decimal"/>
      <w:lvlText w:val="%4."/>
      <w:lvlJc w:val="left"/>
      <w:pPr>
        <w:ind w:left="2880" w:hanging="360"/>
      </w:pPr>
    </w:lvl>
    <w:lvl w:ilvl="4" w:tplc="FA727DC4">
      <w:start w:val="1"/>
      <w:numFmt w:val="lowerLetter"/>
      <w:lvlText w:val="%5."/>
      <w:lvlJc w:val="left"/>
      <w:pPr>
        <w:ind w:left="3600" w:hanging="360"/>
      </w:pPr>
    </w:lvl>
    <w:lvl w:ilvl="5" w:tplc="30FEF67E">
      <w:start w:val="1"/>
      <w:numFmt w:val="lowerRoman"/>
      <w:lvlText w:val="%6."/>
      <w:lvlJc w:val="right"/>
      <w:pPr>
        <w:ind w:left="4320" w:hanging="180"/>
      </w:pPr>
    </w:lvl>
    <w:lvl w:ilvl="6" w:tplc="E2428518">
      <w:start w:val="1"/>
      <w:numFmt w:val="decimal"/>
      <w:lvlText w:val="%7."/>
      <w:lvlJc w:val="left"/>
      <w:pPr>
        <w:ind w:left="5040" w:hanging="360"/>
      </w:pPr>
    </w:lvl>
    <w:lvl w:ilvl="7" w:tplc="84226B80">
      <w:start w:val="1"/>
      <w:numFmt w:val="lowerLetter"/>
      <w:lvlText w:val="%8."/>
      <w:lvlJc w:val="left"/>
      <w:pPr>
        <w:ind w:left="5760" w:hanging="360"/>
      </w:pPr>
    </w:lvl>
    <w:lvl w:ilvl="8" w:tplc="9C8E7EA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6FFCF"/>
    <w:multiLevelType w:val="hybridMultilevel"/>
    <w:tmpl w:val="A92EEEFA"/>
    <w:lvl w:ilvl="0" w:tplc="6D86304A">
      <w:start w:val="1"/>
      <w:numFmt w:val="decimal"/>
      <w:lvlText w:val="%1."/>
      <w:lvlJc w:val="left"/>
      <w:pPr>
        <w:ind w:left="720" w:hanging="360"/>
      </w:pPr>
    </w:lvl>
    <w:lvl w:ilvl="1" w:tplc="CF325CB6">
      <w:start w:val="1"/>
      <w:numFmt w:val="lowerLetter"/>
      <w:lvlText w:val="%2."/>
      <w:lvlJc w:val="left"/>
      <w:pPr>
        <w:ind w:left="1440" w:hanging="360"/>
      </w:pPr>
    </w:lvl>
    <w:lvl w:ilvl="2" w:tplc="4C003082">
      <w:start w:val="1"/>
      <w:numFmt w:val="lowerRoman"/>
      <w:lvlText w:val="%3."/>
      <w:lvlJc w:val="right"/>
      <w:pPr>
        <w:ind w:left="2160" w:hanging="180"/>
      </w:pPr>
    </w:lvl>
    <w:lvl w:ilvl="3" w:tplc="44000936">
      <w:start w:val="1"/>
      <w:numFmt w:val="decimal"/>
      <w:lvlText w:val="%4."/>
      <w:lvlJc w:val="left"/>
      <w:pPr>
        <w:ind w:left="2880" w:hanging="360"/>
      </w:pPr>
    </w:lvl>
    <w:lvl w:ilvl="4" w:tplc="98265F60">
      <w:start w:val="1"/>
      <w:numFmt w:val="lowerLetter"/>
      <w:lvlText w:val="%5."/>
      <w:lvlJc w:val="left"/>
      <w:pPr>
        <w:ind w:left="3600" w:hanging="360"/>
      </w:pPr>
    </w:lvl>
    <w:lvl w:ilvl="5" w:tplc="41D286E2">
      <w:start w:val="1"/>
      <w:numFmt w:val="lowerRoman"/>
      <w:lvlText w:val="%6."/>
      <w:lvlJc w:val="right"/>
      <w:pPr>
        <w:ind w:left="4320" w:hanging="180"/>
      </w:pPr>
    </w:lvl>
    <w:lvl w:ilvl="6" w:tplc="1C961FBE">
      <w:start w:val="1"/>
      <w:numFmt w:val="decimal"/>
      <w:lvlText w:val="%7."/>
      <w:lvlJc w:val="left"/>
      <w:pPr>
        <w:ind w:left="5040" w:hanging="360"/>
      </w:pPr>
    </w:lvl>
    <w:lvl w:ilvl="7" w:tplc="13B09DE0">
      <w:start w:val="1"/>
      <w:numFmt w:val="lowerLetter"/>
      <w:lvlText w:val="%8."/>
      <w:lvlJc w:val="left"/>
      <w:pPr>
        <w:ind w:left="5760" w:hanging="360"/>
      </w:pPr>
    </w:lvl>
    <w:lvl w:ilvl="8" w:tplc="26A60FD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02097"/>
    <w:multiLevelType w:val="hybridMultilevel"/>
    <w:tmpl w:val="9ECC9914"/>
    <w:lvl w:ilvl="0" w:tplc="FFFFFFFF">
      <w:start w:val="1"/>
      <w:numFmt w:val="decimal"/>
      <w:lvlText w:val="%1."/>
      <w:lvlJc w:val="left"/>
      <w:pPr>
        <w:ind w:left="718" w:hanging="360"/>
      </w:p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4" w15:restartNumberingAfterBreak="0">
    <w:nsid w:val="4D301432"/>
    <w:multiLevelType w:val="hybridMultilevel"/>
    <w:tmpl w:val="FFFFFFFF"/>
    <w:lvl w:ilvl="0" w:tplc="DADE07D0">
      <w:start w:val="1"/>
      <w:numFmt w:val="decimal"/>
      <w:lvlText w:val="%1."/>
      <w:lvlJc w:val="left"/>
      <w:pPr>
        <w:ind w:left="720" w:hanging="360"/>
      </w:pPr>
    </w:lvl>
    <w:lvl w:ilvl="1" w:tplc="F9B4FA48">
      <w:start w:val="1"/>
      <w:numFmt w:val="lowerLetter"/>
      <w:lvlText w:val="%2."/>
      <w:lvlJc w:val="left"/>
      <w:pPr>
        <w:ind w:left="1440" w:hanging="360"/>
      </w:pPr>
    </w:lvl>
    <w:lvl w:ilvl="2" w:tplc="45149326">
      <w:start w:val="1"/>
      <w:numFmt w:val="lowerRoman"/>
      <w:lvlText w:val="%3."/>
      <w:lvlJc w:val="right"/>
      <w:pPr>
        <w:ind w:left="2160" w:hanging="180"/>
      </w:pPr>
    </w:lvl>
    <w:lvl w:ilvl="3" w:tplc="96748348">
      <w:start w:val="1"/>
      <w:numFmt w:val="decimal"/>
      <w:lvlText w:val="%4."/>
      <w:lvlJc w:val="left"/>
      <w:pPr>
        <w:ind w:left="2880" w:hanging="360"/>
      </w:pPr>
    </w:lvl>
    <w:lvl w:ilvl="4" w:tplc="C6CE5586">
      <w:start w:val="1"/>
      <w:numFmt w:val="lowerLetter"/>
      <w:lvlText w:val="%5."/>
      <w:lvlJc w:val="left"/>
      <w:pPr>
        <w:ind w:left="3600" w:hanging="360"/>
      </w:pPr>
    </w:lvl>
    <w:lvl w:ilvl="5" w:tplc="8990DCA2">
      <w:start w:val="1"/>
      <w:numFmt w:val="lowerRoman"/>
      <w:lvlText w:val="%6."/>
      <w:lvlJc w:val="right"/>
      <w:pPr>
        <w:ind w:left="4320" w:hanging="180"/>
      </w:pPr>
    </w:lvl>
    <w:lvl w:ilvl="6" w:tplc="E7C06ED8">
      <w:start w:val="1"/>
      <w:numFmt w:val="decimal"/>
      <w:lvlText w:val="%7."/>
      <w:lvlJc w:val="left"/>
      <w:pPr>
        <w:ind w:left="5040" w:hanging="360"/>
      </w:pPr>
    </w:lvl>
    <w:lvl w:ilvl="7" w:tplc="D92CEB88">
      <w:start w:val="1"/>
      <w:numFmt w:val="lowerLetter"/>
      <w:lvlText w:val="%8."/>
      <w:lvlJc w:val="left"/>
      <w:pPr>
        <w:ind w:left="5760" w:hanging="360"/>
      </w:pPr>
    </w:lvl>
    <w:lvl w:ilvl="8" w:tplc="7C50918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D59D6"/>
    <w:multiLevelType w:val="multilevel"/>
    <w:tmpl w:val="6318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160CD3"/>
    <w:multiLevelType w:val="hybridMultilevel"/>
    <w:tmpl w:val="7A9E7E32"/>
    <w:lvl w:ilvl="0" w:tplc="BC6646F4">
      <w:start w:val="1"/>
      <w:numFmt w:val="decimal"/>
      <w:lvlText w:val="%1."/>
      <w:lvlJc w:val="left"/>
      <w:pPr>
        <w:ind w:left="720" w:hanging="360"/>
      </w:pPr>
    </w:lvl>
    <w:lvl w:ilvl="1" w:tplc="4A0AC898">
      <w:start w:val="1"/>
      <w:numFmt w:val="lowerLetter"/>
      <w:lvlText w:val="%2."/>
      <w:lvlJc w:val="left"/>
      <w:pPr>
        <w:ind w:left="1440" w:hanging="360"/>
      </w:pPr>
    </w:lvl>
    <w:lvl w:ilvl="2" w:tplc="016A9F24">
      <w:start w:val="1"/>
      <w:numFmt w:val="lowerRoman"/>
      <w:lvlText w:val="%3."/>
      <w:lvlJc w:val="right"/>
      <w:pPr>
        <w:ind w:left="2160" w:hanging="180"/>
      </w:pPr>
    </w:lvl>
    <w:lvl w:ilvl="3" w:tplc="B6126FB4">
      <w:start w:val="1"/>
      <w:numFmt w:val="decimal"/>
      <w:lvlText w:val="%4."/>
      <w:lvlJc w:val="left"/>
      <w:pPr>
        <w:ind w:left="2880" w:hanging="360"/>
      </w:pPr>
    </w:lvl>
    <w:lvl w:ilvl="4" w:tplc="D6A29D88">
      <w:start w:val="1"/>
      <w:numFmt w:val="lowerLetter"/>
      <w:lvlText w:val="%5."/>
      <w:lvlJc w:val="left"/>
      <w:pPr>
        <w:ind w:left="3600" w:hanging="360"/>
      </w:pPr>
    </w:lvl>
    <w:lvl w:ilvl="5" w:tplc="DDEE7FAC">
      <w:start w:val="1"/>
      <w:numFmt w:val="lowerRoman"/>
      <w:lvlText w:val="%6."/>
      <w:lvlJc w:val="right"/>
      <w:pPr>
        <w:ind w:left="4320" w:hanging="180"/>
      </w:pPr>
    </w:lvl>
    <w:lvl w:ilvl="6" w:tplc="64AC8B30">
      <w:start w:val="1"/>
      <w:numFmt w:val="decimal"/>
      <w:lvlText w:val="%7."/>
      <w:lvlJc w:val="left"/>
      <w:pPr>
        <w:ind w:left="5040" w:hanging="360"/>
      </w:pPr>
    </w:lvl>
    <w:lvl w:ilvl="7" w:tplc="254AEEB8">
      <w:start w:val="1"/>
      <w:numFmt w:val="lowerLetter"/>
      <w:lvlText w:val="%8."/>
      <w:lvlJc w:val="left"/>
      <w:pPr>
        <w:ind w:left="5760" w:hanging="360"/>
      </w:pPr>
    </w:lvl>
    <w:lvl w:ilvl="8" w:tplc="B78CF9E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24220"/>
    <w:multiLevelType w:val="hybridMultilevel"/>
    <w:tmpl w:val="FFFFFFFF"/>
    <w:lvl w:ilvl="0" w:tplc="F662B2B4">
      <w:start w:val="1"/>
      <w:numFmt w:val="decimal"/>
      <w:lvlText w:val="%1."/>
      <w:lvlJc w:val="left"/>
      <w:pPr>
        <w:ind w:left="720" w:hanging="360"/>
      </w:pPr>
    </w:lvl>
    <w:lvl w:ilvl="1" w:tplc="340E63DA">
      <w:start w:val="1"/>
      <w:numFmt w:val="lowerLetter"/>
      <w:lvlText w:val="%2."/>
      <w:lvlJc w:val="left"/>
      <w:pPr>
        <w:ind w:left="1440" w:hanging="360"/>
      </w:pPr>
    </w:lvl>
    <w:lvl w:ilvl="2" w:tplc="3A86740C">
      <w:start w:val="1"/>
      <w:numFmt w:val="lowerRoman"/>
      <w:lvlText w:val="%3."/>
      <w:lvlJc w:val="right"/>
      <w:pPr>
        <w:ind w:left="2160" w:hanging="180"/>
      </w:pPr>
    </w:lvl>
    <w:lvl w:ilvl="3" w:tplc="91E21250">
      <w:start w:val="1"/>
      <w:numFmt w:val="decimal"/>
      <w:lvlText w:val="%4."/>
      <w:lvlJc w:val="left"/>
      <w:pPr>
        <w:ind w:left="2880" w:hanging="360"/>
      </w:pPr>
    </w:lvl>
    <w:lvl w:ilvl="4" w:tplc="D8362CFA">
      <w:start w:val="1"/>
      <w:numFmt w:val="lowerLetter"/>
      <w:lvlText w:val="%5."/>
      <w:lvlJc w:val="left"/>
      <w:pPr>
        <w:ind w:left="3600" w:hanging="360"/>
      </w:pPr>
    </w:lvl>
    <w:lvl w:ilvl="5" w:tplc="DA56B672">
      <w:start w:val="1"/>
      <w:numFmt w:val="lowerRoman"/>
      <w:lvlText w:val="%6."/>
      <w:lvlJc w:val="right"/>
      <w:pPr>
        <w:ind w:left="4320" w:hanging="180"/>
      </w:pPr>
    </w:lvl>
    <w:lvl w:ilvl="6" w:tplc="A5982556">
      <w:start w:val="1"/>
      <w:numFmt w:val="decimal"/>
      <w:lvlText w:val="%7."/>
      <w:lvlJc w:val="left"/>
      <w:pPr>
        <w:ind w:left="5040" w:hanging="360"/>
      </w:pPr>
    </w:lvl>
    <w:lvl w:ilvl="7" w:tplc="AE7E97F2">
      <w:start w:val="1"/>
      <w:numFmt w:val="lowerLetter"/>
      <w:lvlText w:val="%8."/>
      <w:lvlJc w:val="left"/>
      <w:pPr>
        <w:ind w:left="5760" w:hanging="360"/>
      </w:pPr>
    </w:lvl>
    <w:lvl w:ilvl="8" w:tplc="C9542E6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0137D"/>
    <w:multiLevelType w:val="hybridMultilevel"/>
    <w:tmpl w:val="B810E7E6"/>
    <w:lvl w:ilvl="0" w:tplc="DEC23458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C8F34"/>
    <w:multiLevelType w:val="hybridMultilevel"/>
    <w:tmpl w:val="CDF026A6"/>
    <w:lvl w:ilvl="0" w:tplc="35B24E6E">
      <w:start w:val="1"/>
      <w:numFmt w:val="decimal"/>
      <w:lvlText w:val="%1."/>
      <w:lvlJc w:val="left"/>
      <w:pPr>
        <w:ind w:left="720" w:hanging="360"/>
      </w:pPr>
    </w:lvl>
    <w:lvl w:ilvl="1" w:tplc="3B9AD91C">
      <w:start w:val="1"/>
      <w:numFmt w:val="lowerLetter"/>
      <w:lvlText w:val="%2."/>
      <w:lvlJc w:val="left"/>
      <w:pPr>
        <w:ind w:left="1440" w:hanging="360"/>
      </w:pPr>
    </w:lvl>
    <w:lvl w:ilvl="2" w:tplc="9D322476">
      <w:start w:val="1"/>
      <w:numFmt w:val="lowerRoman"/>
      <w:lvlText w:val="%3."/>
      <w:lvlJc w:val="right"/>
      <w:pPr>
        <w:ind w:left="2160" w:hanging="180"/>
      </w:pPr>
    </w:lvl>
    <w:lvl w:ilvl="3" w:tplc="474E0BD8">
      <w:start w:val="1"/>
      <w:numFmt w:val="decimal"/>
      <w:lvlText w:val="%4."/>
      <w:lvlJc w:val="left"/>
      <w:pPr>
        <w:ind w:left="2880" w:hanging="360"/>
      </w:pPr>
    </w:lvl>
    <w:lvl w:ilvl="4" w:tplc="C55CDF26">
      <w:start w:val="1"/>
      <w:numFmt w:val="lowerLetter"/>
      <w:lvlText w:val="%5."/>
      <w:lvlJc w:val="left"/>
      <w:pPr>
        <w:ind w:left="3600" w:hanging="360"/>
      </w:pPr>
    </w:lvl>
    <w:lvl w:ilvl="5" w:tplc="5A365B2C">
      <w:start w:val="1"/>
      <w:numFmt w:val="lowerRoman"/>
      <w:lvlText w:val="%6."/>
      <w:lvlJc w:val="right"/>
      <w:pPr>
        <w:ind w:left="4320" w:hanging="180"/>
      </w:pPr>
    </w:lvl>
    <w:lvl w:ilvl="6" w:tplc="FDC04E7A">
      <w:start w:val="1"/>
      <w:numFmt w:val="decimal"/>
      <w:lvlText w:val="%7."/>
      <w:lvlJc w:val="left"/>
      <w:pPr>
        <w:ind w:left="5040" w:hanging="360"/>
      </w:pPr>
    </w:lvl>
    <w:lvl w:ilvl="7" w:tplc="F8E27F88">
      <w:start w:val="1"/>
      <w:numFmt w:val="lowerLetter"/>
      <w:lvlText w:val="%8."/>
      <w:lvlJc w:val="left"/>
      <w:pPr>
        <w:ind w:left="5760" w:hanging="360"/>
      </w:pPr>
    </w:lvl>
    <w:lvl w:ilvl="8" w:tplc="F56E353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1549F"/>
    <w:multiLevelType w:val="hybridMultilevel"/>
    <w:tmpl w:val="37CC1254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1" w15:restartNumberingAfterBreak="0">
    <w:nsid w:val="5A561AB2"/>
    <w:multiLevelType w:val="hybridMultilevel"/>
    <w:tmpl w:val="FFFFFFFF"/>
    <w:lvl w:ilvl="0" w:tplc="CF84739E">
      <w:start w:val="1"/>
      <w:numFmt w:val="decimal"/>
      <w:lvlText w:val="%1."/>
      <w:lvlJc w:val="left"/>
      <w:pPr>
        <w:ind w:left="720" w:hanging="360"/>
      </w:pPr>
    </w:lvl>
    <w:lvl w:ilvl="1" w:tplc="F1F04282">
      <w:start w:val="1"/>
      <w:numFmt w:val="lowerLetter"/>
      <w:lvlText w:val="%2."/>
      <w:lvlJc w:val="left"/>
      <w:pPr>
        <w:ind w:left="1440" w:hanging="360"/>
      </w:pPr>
    </w:lvl>
    <w:lvl w:ilvl="2" w:tplc="F2149798">
      <w:start w:val="1"/>
      <w:numFmt w:val="lowerRoman"/>
      <w:lvlText w:val="%3."/>
      <w:lvlJc w:val="right"/>
      <w:pPr>
        <w:ind w:left="2160" w:hanging="180"/>
      </w:pPr>
    </w:lvl>
    <w:lvl w:ilvl="3" w:tplc="1548EFE4">
      <w:start w:val="1"/>
      <w:numFmt w:val="decimal"/>
      <w:lvlText w:val="%4."/>
      <w:lvlJc w:val="left"/>
      <w:pPr>
        <w:ind w:left="2880" w:hanging="360"/>
      </w:pPr>
    </w:lvl>
    <w:lvl w:ilvl="4" w:tplc="C5E096C2">
      <w:start w:val="1"/>
      <w:numFmt w:val="lowerLetter"/>
      <w:lvlText w:val="%5."/>
      <w:lvlJc w:val="left"/>
      <w:pPr>
        <w:ind w:left="3600" w:hanging="360"/>
      </w:pPr>
    </w:lvl>
    <w:lvl w:ilvl="5" w:tplc="F7F28AC0">
      <w:start w:val="1"/>
      <w:numFmt w:val="lowerRoman"/>
      <w:lvlText w:val="%6."/>
      <w:lvlJc w:val="right"/>
      <w:pPr>
        <w:ind w:left="4320" w:hanging="180"/>
      </w:pPr>
    </w:lvl>
    <w:lvl w:ilvl="6" w:tplc="6A2A428E">
      <w:start w:val="1"/>
      <w:numFmt w:val="decimal"/>
      <w:lvlText w:val="%7."/>
      <w:lvlJc w:val="left"/>
      <w:pPr>
        <w:ind w:left="5040" w:hanging="360"/>
      </w:pPr>
    </w:lvl>
    <w:lvl w:ilvl="7" w:tplc="D15C4452">
      <w:start w:val="1"/>
      <w:numFmt w:val="lowerLetter"/>
      <w:lvlText w:val="%8."/>
      <w:lvlJc w:val="left"/>
      <w:pPr>
        <w:ind w:left="5760" w:hanging="360"/>
      </w:pPr>
    </w:lvl>
    <w:lvl w:ilvl="8" w:tplc="79F8AF6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8D65F"/>
    <w:multiLevelType w:val="hybridMultilevel"/>
    <w:tmpl w:val="FFFFFFFF"/>
    <w:lvl w:ilvl="0" w:tplc="EA56A1FC">
      <w:start w:val="1"/>
      <w:numFmt w:val="decimal"/>
      <w:lvlText w:val="%1."/>
      <w:lvlJc w:val="left"/>
      <w:pPr>
        <w:ind w:left="720" w:hanging="360"/>
      </w:pPr>
    </w:lvl>
    <w:lvl w:ilvl="1" w:tplc="E2080124">
      <w:start w:val="1"/>
      <w:numFmt w:val="lowerLetter"/>
      <w:lvlText w:val="%2."/>
      <w:lvlJc w:val="left"/>
      <w:pPr>
        <w:ind w:left="1440" w:hanging="360"/>
      </w:pPr>
    </w:lvl>
    <w:lvl w:ilvl="2" w:tplc="2F66BC72">
      <w:start w:val="1"/>
      <w:numFmt w:val="lowerRoman"/>
      <w:lvlText w:val="%3."/>
      <w:lvlJc w:val="right"/>
      <w:pPr>
        <w:ind w:left="2160" w:hanging="180"/>
      </w:pPr>
    </w:lvl>
    <w:lvl w:ilvl="3" w:tplc="D6ECC842">
      <w:start w:val="1"/>
      <w:numFmt w:val="decimal"/>
      <w:lvlText w:val="%4."/>
      <w:lvlJc w:val="left"/>
      <w:pPr>
        <w:ind w:left="2880" w:hanging="360"/>
      </w:pPr>
    </w:lvl>
    <w:lvl w:ilvl="4" w:tplc="2860717E">
      <w:start w:val="1"/>
      <w:numFmt w:val="lowerLetter"/>
      <w:lvlText w:val="%5."/>
      <w:lvlJc w:val="left"/>
      <w:pPr>
        <w:ind w:left="3600" w:hanging="360"/>
      </w:pPr>
    </w:lvl>
    <w:lvl w:ilvl="5" w:tplc="7AB603DC">
      <w:start w:val="1"/>
      <w:numFmt w:val="lowerRoman"/>
      <w:lvlText w:val="%6."/>
      <w:lvlJc w:val="right"/>
      <w:pPr>
        <w:ind w:left="4320" w:hanging="180"/>
      </w:pPr>
    </w:lvl>
    <w:lvl w:ilvl="6" w:tplc="5032EEA8">
      <w:start w:val="1"/>
      <w:numFmt w:val="decimal"/>
      <w:lvlText w:val="%7."/>
      <w:lvlJc w:val="left"/>
      <w:pPr>
        <w:ind w:left="5040" w:hanging="360"/>
      </w:pPr>
    </w:lvl>
    <w:lvl w:ilvl="7" w:tplc="4B206810">
      <w:start w:val="1"/>
      <w:numFmt w:val="lowerLetter"/>
      <w:lvlText w:val="%8."/>
      <w:lvlJc w:val="left"/>
      <w:pPr>
        <w:ind w:left="5760" w:hanging="360"/>
      </w:pPr>
    </w:lvl>
    <w:lvl w:ilvl="8" w:tplc="B8B4465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56D92"/>
    <w:multiLevelType w:val="multilevel"/>
    <w:tmpl w:val="AA2AC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09857"/>
    <w:multiLevelType w:val="hybridMultilevel"/>
    <w:tmpl w:val="E2C8CB8E"/>
    <w:lvl w:ilvl="0" w:tplc="8990F0DA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401847B4">
      <w:start w:val="1"/>
      <w:numFmt w:val="lowerLetter"/>
      <w:lvlText w:val="%2."/>
      <w:lvlJc w:val="left"/>
      <w:pPr>
        <w:ind w:left="1440" w:hanging="360"/>
      </w:pPr>
    </w:lvl>
    <w:lvl w:ilvl="2" w:tplc="4CEA290E">
      <w:start w:val="1"/>
      <w:numFmt w:val="lowerRoman"/>
      <w:lvlText w:val="%3."/>
      <w:lvlJc w:val="right"/>
      <w:pPr>
        <w:ind w:left="2160" w:hanging="180"/>
      </w:pPr>
    </w:lvl>
    <w:lvl w:ilvl="3" w:tplc="83E0A062">
      <w:start w:val="1"/>
      <w:numFmt w:val="decimal"/>
      <w:lvlText w:val="%4."/>
      <w:lvlJc w:val="left"/>
      <w:pPr>
        <w:ind w:left="2880" w:hanging="360"/>
      </w:pPr>
    </w:lvl>
    <w:lvl w:ilvl="4" w:tplc="50BA7680">
      <w:start w:val="1"/>
      <w:numFmt w:val="lowerLetter"/>
      <w:lvlText w:val="%5."/>
      <w:lvlJc w:val="left"/>
      <w:pPr>
        <w:ind w:left="3600" w:hanging="360"/>
      </w:pPr>
    </w:lvl>
    <w:lvl w:ilvl="5" w:tplc="80DACFC2">
      <w:start w:val="1"/>
      <w:numFmt w:val="lowerRoman"/>
      <w:lvlText w:val="%6."/>
      <w:lvlJc w:val="right"/>
      <w:pPr>
        <w:ind w:left="4320" w:hanging="180"/>
      </w:pPr>
    </w:lvl>
    <w:lvl w:ilvl="6" w:tplc="C068F2CE">
      <w:start w:val="1"/>
      <w:numFmt w:val="decimal"/>
      <w:lvlText w:val="%7."/>
      <w:lvlJc w:val="left"/>
      <w:pPr>
        <w:ind w:left="5040" w:hanging="360"/>
      </w:pPr>
    </w:lvl>
    <w:lvl w:ilvl="7" w:tplc="7438EB7E">
      <w:start w:val="1"/>
      <w:numFmt w:val="lowerLetter"/>
      <w:lvlText w:val="%8."/>
      <w:lvlJc w:val="left"/>
      <w:pPr>
        <w:ind w:left="5760" w:hanging="360"/>
      </w:pPr>
    </w:lvl>
    <w:lvl w:ilvl="8" w:tplc="C05E756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668FD"/>
    <w:multiLevelType w:val="hybridMultilevel"/>
    <w:tmpl w:val="8572D096"/>
    <w:lvl w:ilvl="0" w:tplc="FFFFFFFF">
      <w:start w:val="1"/>
      <w:numFmt w:val="decimal"/>
      <w:lvlText w:val="%1."/>
      <w:lvlJc w:val="left"/>
      <w:pPr>
        <w:ind w:left="718" w:hanging="360"/>
      </w:p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6" w15:restartNumberingAfterBreak="0">
    <w:nsid w:val="68EE01EA"/>
    <w:multiLevelType w:val="hybridMultilevel"/>
    <w:tmpl w:val="FFFFFFFF"/>
    <w:lvl w:ilvl="0" w:tplc="661A5B46">
      <w:start w:val="1"/>
      <w:numFmt w:val="decimal"/>
      <w:lvlText w:val="%1."/>
      <w:lvlJc w:val="left"/>
      <w:pPr>
        <w:ind w:left="720" w:hanging="360"/>
      </w:pPr>
    </w:lvl>
    <w:lvl w:ilvl="1" w:tplc="0D6EA21E">
      <w:start w:val="1"/>
      <w:numFmt w:val="lowerLetter"/>
      <w:lvlText w:val="%2."/>
      <w:lvlJc w:val="left"/>
      <w:pPr>
        <w:ind w:left="1440" w:hanging="360"/>
      </w:pPr>
    </w:lvl>
    <w:lvl w:ilvl="2" w:tplc="0C380654">
      <w:start w:val="1"/>
      <w:numFmt w:val="lowerRoman"/>
      <w:lvlText w:val="%3."/>
      <w:lvlJc w:val="right"/>
      <w:pPr>
        <w:ind w:left="2160" w:hanging="180"/>
      </w:pPr>
    </w:lvl>
    <w:lvl w:ilvl="3" w:tplc="04687522">
      <w:start w:val="1"/>
      <w:numFmt w:val="decimal"/>
      <w:lvlText w:val="%4."/>
      <w:lvlJc w:val="left"/>
      <w:pPr>
        <w:ind w:left="2880" w:hanging="360"/>
      </w:pPr>
    </w:lvl>
    <w:lvl w:ilvl="4" w:tplc="FED83AA8">
      <w:start w:val="1"/>
      <w:numFmt w:val="lowerLetter"/>
      <w:lvlText w:val="%5."/>
      <w:lvlJc w:val="left"/>
      <w:pPr>
        <w:ind w:left="3600" w:hanging="360"/>
      </w:pPr>
    </w:lvl>
    <w:lvl w:ilvl="5" w:tplc="A5C4DCD4">
      <w:start w:val="1"/>
      <w:numFmt w:val="lowerRoman"/>
      <w:lvlText w:val="%6."/>
      <w:lvlJc w:val="right"/>
      <w:pPr>
        <w:ind w:left="4320" w:hanging="180"/>
      </w:pPr>
    </w:lvl>
    <w:lvl w:ilvl="6" w:tplc="74B25F5C">
      <w:start w:val="1"/>
      <w:numFmt w:val="decimal"/>
      <w:lvlText w:val="%7."/>
      <w:lvlJc w:val="left"/>
      <w:pPr>
        <w:ind w:left="5040" w:hanging="360"/>
      </w:pPr>
    </w:lvl>
    <w:lvl w:ilvl="7" w:tplc="9FE80392">
      <w:start w:val="1"/>
      <w:numFmt w:val="lowerLetter"/>
      <w:lvlText w:val="%8."/>
      <w:lvlJc w:val="left"/>
      <w:pPr>
        <w:ind w:left="5760" w:hanging="360"/>
      </w:pPr>
    </w:lvl>
    <w:lvl w:ilvl="8" w:tplc="764A830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F3584"/>
    <w:multiLevelType w:val="hybridMultilevel"/>
    <w:tmpl w:val="FFFFFFFF"/>
    <w:lvl w:ilvl="0" w:tplc="ECB8058A">
      <w:start w:val="1"/>
      <w:numFmt w:val="decimal"/>
      <w:lvlText w:val="%1."/>
      <w:lvlJc w:val="left"/>
      <w:pPr>
        <w:ind w:left="720" w:hanging="360"/>
      </w:pPr>
    </w:lvl>
    <w:lvl w:ilvl="1" w:tplc="FAD0C692">
      <w:start w:val="1"/>
      <w:numFmt w:val="lowerLetter"/>
      <w:lvlText w:val="%2."/>
      <w:lvlJc w:val="left"/>
      <w:pPr>
        <w:ind w:left="1440" w:hanging="360"/>
      </w:pPr>
    </w:lvl>
    <w:lvl w:ilvl="2" w:tplc="45E0FF46">
      <w:start w:val="1"/>
      <w:numFmt w:val="lowerRoman"/>
      <w:lvlText w:val="%3."/>
      <w:lvlJc w:val="right"/>
      <w:pPr>
        <w:ind w:left="2160" w:hanging="180"/>
      </w:pPr>
    </w:lvl>
    <w:lvl w:ilvl="3" w:tplc="D48EFD34">
      <w:start w:val="1"/>
      <w:numFmt w:val="decimal"/>
      <w:lvlText w:val="%4."/>
      <w:lvlJc w:val="left"/>
      <w:pPr>
        <w:ind w:left="2880" w:hanging="360"/>
      </w:pPr>
    </w:lvl>
    <w:lvl w:ilvl="4" w:tplc="3ADC6ACE">
      <w:start w:val="1"/>
      <w:numFmt w:val="lowerLetter"/>
      <w:lvlText w:val="%5."/>
      <w:lvlJc w:val="left"/>
      <w:pPr>
        <w:ind w:left="3600" w:hanging="360"/>
      </w:pPr>
    </w:lvl>
    <w:lvl w:ilvl="5" w:tplc="F6AA79F4">
      <w:start w:val="1"/>
      <w:numFmt w:val="lowerRoman"/>
      <w:lvlText w:val="%6."/>
      <w:lvlJc w:val="right"/>
      <w:pPr>
        <w:ind w:left="4320" w:hanging="180"/>
      </w:pPr>
    </w:lvl>
    <w:lvl w:ilvl="6" w:tplc="F0548764">
      <w:start w:val="1"/>
      <w:numFmt w:val="decimal"/>
      <w:lvlText w:val="%7."/>
      <w:lvlJc w:val="left"/>
      <w:pPr>
        <w:ind w:left="5040" w:hanging="360"/>
      </w:pPr>
    </w:lvl>
    <w:lvl w:ilvl="7" w:tplc="68E4818E">
      <w:start w:val="1"/>
      <w:numFmt w:val="lowerLetter"/>
      <w:lvlText w:val="%8."/>
      <w:lvlJc w:val="left"/>
      <w:pPr>
        <w:ind w:left="5760" w:hanging="360"/>
      </w:pPr>
    </w:lvl>
    <w:lvl w:ilvl="8" w:tplc="C6A2E72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E5DB2"/>
    <w:multiLevelType w:val="hybridMultilevel"/>
    <w:tmpl w:val="92C296AE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9" w15:restartNumberingAfterBreak="0">
    <w:nsid w:val="6DCB4B16"/>
    <w:multiLevelType w:val="hybridMultilevel"/>
    <w:tmpl w:val="0FB034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6C6E8D"/>
    <w:multiLevelType w:val="hybridMultilevel"/>
    <w:tmpl w:val="FFFFFFFF"/>
    <w:lvl w:ilvl="0" w:tplc="241476A6">
      <w:start w:val="1"/>
      <w:numFmt w:val="decimal"/>
      <w:lvlText w:val="%1."/>
      <w:lvlJc w:val="left"/>
      <w:pPr>
        <w:ind w:left="720" w:hanging="360"/>
      </w:pPr>
    </w:lvl>
    <w:lvl w:ilvl="1" w:tplc="561CF684">
      <w:start w:val="1"/>
      <w:numFmt w:val="lowerLetter"/>
      <w:lvlText w:val="%2."/>
      <w:lvlJc w:val="left"/>
      <w:pPr>
        <w:ind w:left="1440" w:hanging="360"/>
      </w:pPr>
    </w:lvl>
    <w:lvl w:ilvl="2" w:tplc="D980A0A0">
      <w:start w:val="1"/>
      <w:numFmt w:val="lowerRoman"/>
      <w:lvlText w:val="%3."/>
      <w:lvlJc w:val="right"/>
      <w:pPr>
        <w:ind w:left="2160" w:hanging="180"/>
      </w:pPr>
    </w:lvl>
    <w:lvl w:ilvl="3" w:tplc="92765C20">
      <w:start w:val="1"/>
      <w:numFmt w:val="decimal"/>
      <w:lvlText w:val="%4."/>
      <w:lvlJc w:val="left"/>
      <w:pPr>
        <w:ind w:left="2880" w:hanging="360"/>
      </w:pPr>
    </w:lvl>
    <w:lvl w:ilvl="4" w:tplc="A10CCA64">
      <w:start w:val="1"/>
      <w:numFmt w:val="lowerLetter"/>
      <w:lvlText w:val="%5."/>
      <w:lvlJc w:val="left"/>
      <w:pPr>
        <w:ind w:left="3600" w:hanging="360"/>
      </w:pPr>
    </w:lvl>
    <w:lvl w:ilvl="5" w:tplc="E9E22FAE">
      <w:start w:val="1"/>
      <w:numFmt w:val="lowerRoman"/>
      <w:lvlText w:val="%6."/>
      <w:lvlJc w:val="right"/>
      <w:pPr>
        <w:ind w:left="4320" w:hanging="180"/>
      </w:pPr>
    </w:lvl>
    <w:lvl w:ilvl="6" w:tplc="A9DCCE78">
      <w:start w:val="1"/>
      <w:numFmt w:val="decimal"/>
      <w:lvlText w:val="%7."/>
      <w:lvlJc w:val="left"/>
      <w:pPr>
        <w:ind w:left="5040" w:hanging="360"/>
      </w:pPr>
    </w:lvl>
    <w:lvl w:ilvl="7" w:tplc="7E4CAA3C">
      <w:start w:val="1"/>
      <w:numFmt w:val="lowerLetter"/>
      <w:lvlText w:val="%8."/>
      <w:lvlJc w:val="left"/>
      <w:pPr>
        <w:ind w:left="5760" w:hanging="360"/>
      </w:pPr>
    </w:lvl>
    <w:lvl w:ilvl="8" w:tplc="3738CEE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C2FE0"/>
    <w:multiLevelType w:val="hybridMultilevel"/>
    <w:tmpl w:val="41002786"/>
    <w:lvl w:ilvl="0" w:tplc="81FAC228">
      <w:start w:val="1"/>
      <w:numFmt w:val="decimal"/>
      <w:lvlText w:val="%1."/>
      <w:lvlJc w:val="left"/>
      <w:pPr>
        <w:ind w:left="720" w:hanging="360"/>
      </w:pPr>
    </w:lvl>
    <w:lvl w:ilvl="1" w:tplc="0A3E295C">
      <w:start w:val="1"/>
      <w:numFmt w:val="lowerLetter"/>
      <w:lvlText w:val="%2."/>
      <w:lvlJc w:val="left"/>
      <w:pPr>
        <w:ind w:left="1440" w:hanging="360"/>
      </w:pPr>
    </w:lvl>
    <w:lvl w:ilvl="2" w:tplc="FCB41C38">
      <w:start w:val="1"/>
      <w:numFmt w:val="lowerRoman"/>
      <w:lvlText w:val="%3."/>
      <w:lvlJc w:val="right"/>
      <w:pPr>
        <w:ind w:left="2160" w:hanging="180"/>
      </w:pPr>
    </w:lvl>
    <w:lvl w:ilvl="3" w:tplc="1B529460">
      <w:start w:val="1"/>
      <w:numFmt w:val="decimal"/>
      <w:lvlText w:val="%4."/>
      <w:lvlJc w:val="left"/>
      <w:pPr>
        <w:ind w:left="2880" w:hanging="360"/>
      </w:pPr>
    </w:lvl>
    <w:lvl w:ilvl="4" w:tplc="B0543828">
      <w:start w:val="1"/>
      <w:numFmt w:val="lowerLetter"/>
      <w:lvlText w:val="%5."/>
      <w:lvlJc w:val="left"/>
      <w:pPr>
        <w:ind w:left="3600" w:hanging="360"/>
      </w:pPr>
    </w:lvl>
    <w:lvl w:ilvl="5" w:tplc="E7E6E6F6">
      <w:start w:val="1"/>
      <w:numFmt w:val="lowerRoman"/>
      <w:lvlText w:val="%6."/>
      <w:lvlJc w:val="right"/>
      <w:pPr>
        <w:ind w:left="4320" w:hanging="180"/>
      </w:pPr>
    </w:lvl>
    <w:lvl w:ilvl="6" w:tplc="166219EC">
      <w:start w:val="1"/>
      <w:numFmt w:val="decimal"/>
      <w:lvlText w:val="%7."/>
      <w:lvlJc w:val="left"/>
      <w:pPr>
        <w:ind w:left="5040" w:hanging="360"/>
      </w:pPr>
    </w:lvl>
    <w:lvl w:ilvl="7" w:tplc="C57CD3E2">
      <w:start w:val="1"/>
      <w:numFmt w:val="lowerLetter"/>
      <w:lvlText w:val="%8."/>
      <w:lvlJc w:val="left"/>
      <w:pPr>
        <w:ind w:left="5760" w:hanging="360"/>
      </w:pPr>
    </w:lvl>
    <w:lvl w:ilvl="8" w:tplc="206E76F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D2708"/>
    <w:multiLevelType w:val="hybridMultilevel"/>
    <w:tmpl w:val="4C6C2D40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3" w15:restartNumberingAfterBreak="0">
    <w:nsid w:val="7CC934AE"/>
    <w:multiLevelType w:val="hybridMultilevel"/>
    <w:tmpl w:val="3D927332"/>
    <w:lvl w:ilvl="0" w:tplc="D232604C">
      <w:start w:val="1"/>
      <w:numFmt w:val="decimal"/>
      <w:lvlText w:val="%1."/>
      <w:lvlJc w:val="left"/>
      <w:pPr>
        <w:ind w:left="720" w:hanging="360"/>
      </w:pPr>
    </w:lvl>
    <w:lvl w:ilvl="1" w:tplc="BD6C5EEA">
      <w:start w:val="1"/>
      <w:numFmt w:val="lowerLetter"/>
      <w:lvlText w:val="%2."/>
      <w:lvlJc w:val="left"/>
      <w:pPr>
        <w:ind w:left="1440" w:hanging="360"/>
      </w:pPr>
    </w:lvl>
    <w:lvl w:ilvl="2" w:tplc="B7CE044C">
      <w:start w:val="1"/>
      <w:numFmt w:val="lowerRoman"/>
      <w:lvlText w:val="%3."/>
      <w:lvlJc w:val="right"/>
      <w:pPr>
        <w:ind w:left="2160" w:hanging="180"/>
      </w:pPr>
    </w:lvl>
    <w:lvl w:ilvl="3" w:tplc="51267168">
      <w:start w:val="1"/>
      <w:numFmt w:val="decimal"/>
      <w:lvlText w:val="%4."/>
      <w:lvlJc w:val="left"/>
      <w:pPr>
        <w:ind w:left="2880" w:hanging="360"/>
      </w:pPr>
    </w:lvl>
    <w:lvl w:ilvl="4" w:tplc="29D402B6">
      <w:start w:val="1"/>
      <w:numFmt w:val="lowerLetter"/>
      <w:lvlText w:val="%5."/>
      <w:lvlJc w:val="left"/>
      <w:pPr>
        <w:ind w:left="3600" w:hanging="360"/>
      </w:pPr>
    </w:lvl>
    <w:lvl w:ilvl="5" w:tplc="39D6327C">
      <w:start w:val="1"/>
      <w:numFmt w:val="lowerRoman"/>
      <w:lvlText w:val="%6."/>
      <w:lvlJc w:val="right"/>
      <w:pPr>
        <w:ind w:left="4320" w:hanging="180"/>
      </w:pPr>
    </w:lvl>
    <w:lvl w:ilvl="6" w:tplc="09E4B014">
      <w:start w:val="1"/>
      <w:numFmt w:val="decimal"/>
      <w:lvlText w:val="%7."/>
      <w:lvlJc w:val="left"/>
      <w:pPr>
        <w:ind w:left="5040" w:hanging="360"/>
      </w:pPr>
    </w:lvl>
    <w:lvl w:ilvl="7" w:tplc="6CAA559C">
      <w:start w:val="1"/>
      <w:numFmt w:val="lowerLetter"/>
      <w:lvlText w:val="%8."/>
      <w:lvlJc w:val="left"/>
      <w:pPr>
        <w:ind w:left="5760" w:hanging="360"/>
      </w:pPr>
    </w:lvl>
    <w:lvl w:ilvl="8" w:tplc="CD2CCCE2">
      <w:start w:val="1"/>
      <w:numFmt w:val="lowerRoman"/>
      <w:lvlText w:val="%9."/>
      <w:lvlJc w:val="right"/>
      <w:pPr>
        <w:ind w:left="6480" w:hanging="180"/>
      </w:p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1" w16cid:durableId="1942293294">
    <w:abstractNumId w:val="24"/>
  </w:num>
  <w:num w:numId="2" w16cid:durableId="642277841">
    <w:abstractNumId w:val="40"/>
  </w:num>
  <w:num w:numId="3" w16cid:durableId="1189563470">
    <w:abstractNumId w:val="14"/>
  </w:num>
  <w:num w:numId="4" w16cid:durableId="1861041941">
    <w:abstractNumId w:val="32"/>
  </w:num>
  <w:num w:numId="5" w16cid:durableId="563031092">
    <w:abstractNumId w:val="10"/>
  </w:num>
  <w:num w:numId="6" w16cid:durableId="537157346">
    <w:abstractNumId w:val="36"/>
  </w:num>
  <w:num w:numId="7" w16cid:durableId="1365059869">
    <w:abstractNumId w:val="7"/>
  </w:num>
  <w:num w:numId="8" w16cid:durableId="26608326">
    <w:abstractNumId w:val="15"/>
  </w:num>
  <w:num w:numId="9" w16cid:durableId="271717054">
    <w:abstractNumId w:val="16"/>
  </w:num>
  <w:num w:numId="10" w16cid:durableId="540092325">
    <w:abstractNumId w:val="27"/>
  </w:num>
  <w:num w:numId="11" w16cid:durableId="1861241253">
    <w:abstractNumId w:val="5"/>
  </w:num>
  <w:num w:numId="12" w16cid:durableId="545260930">
    <w:abstractNumId w:val="9"/>
  </w:num>
  <w:num w:numId="13" w16cid:durableId="1585802649">
    <w:abstractNumId w:val="29"/>
  </w:num>
  <w:num w:numId="14" w16cid:durableId="1849250972">
    <w:abstractNumId w:val="11"/>
  </w:num>
  <w:num w:numId="15" w16cid:durableId="409931382">
    <w:abstractNumId w:val="21"/>
  </w:num>
  <w:num w:numId="16" w16cid:durableId="805582268">
    <w:abstractNumId w:val="22"/>
  </w:num>
  <w:num w:numId="17" w16cid:durableId="2036540932">
    <w:abstractNumId w:val="3"/>
  </w:num>
  <w:num w:numId="18" w16cid:durableId="2145537523">
    <w:abstractNumId w:val="43"/>
  </w:num>
  <w:num w:numId="19" w16cid:durableId="969671587">
    <w:abstractNumId w:val="26"/>
  </w:num>
  <w:num w:numId="20" w16cid:durableId="1136680367">
    <w:abstractNumId w:val="12"/>
  </w:num>
  <w:num w:numId="21" w16cid:durableId="921718184">
    <w:abstractNumId w:val="41"/>
  </w:num>
  <w:num w:numId="22" w16cid:durableId="383801223">
    <w:abstractNumId w:val="17"/>
  </w:num>
  <w:num w:numId="23" w16cid:durableId="572815130">
    <w:abstractNumId w:val="0"/>
  </w:num>
  <w:num w:numId="24" w16cid:durableId="767696602">
    <w:abstractNumId w:val="37"/>
  </w:num>
  <w:num w:numId="25" w16cid:durableId="1799757984">
    <w:abstractNumId w:val="31"/>
  </w:num>
  <w:num w:numId="26" w16cid:durableId="652103192">
    <w:abstractNumId w:val="34"/>
  </w:num>
  <w:num w:numId="27" w16cid:durableId="289091669">
    <w:abstractNumId w:val="18"/>
  </w:num>
  <w:num w:numId="28" w16cid:durableId="2105833839">
    <w:abstractNumId w:val="30"/>
  </w:num>
  <w:num w:numId="29" w16cid:durableId="1584797786">
    <w:abstractNumId w:val="6"/>
  </w:num>
  <w:num w:numId="30" w16cid:durableId="1230262397">
    <w:abstractNumId w:val="42"/>
  </w:num>
  <w:num w:numId="31" w16cid:durableId="939413364">
    <w:abstractNumId w:val="38"/>
  </w:num>
  <w:num w:numId="32" w16cid:durableId="605164104">
    <w:abstractNumId w:val="4"/>
  </w:num>
  <w:num w:numId="33" w16cid:durableId="1905528589">
    <w:abstractNumId w:val="2"/>
  </w:num>
  <w:num w:numId="34" w16cid:durableId="1589533793">
    <w:abstractNumId w:val="28"/>
  </w:num>
  <w:num w:numId="35" w16cid:durableId="1570580919">
    <w:abstractNumId w:val="39"/>
  </w:num>
  <w:num w:numId="36" w16cid:durableId="12848287">
    <w:abstractNumId w:val="1"/>
  </w:num>
  <w:num w:numId="37" w16cid:durableId="1790736406">
    <w:abstractNumId w:val="13"/>
  </w:num>
  <w:num w:numId="38" w16cid:durableId="568074644">
    <w:abstractNumId w:val="19"/>
  </w:num>
  <w:num w:numId="39" w16cid:durableId="897471079">
    <w:abstractNumId w:val="33"/>
  </w:num>
  <w:num w:numId="40" w16cid:durableId="1774132332">
    <w:abstractNumId w:val="23"/>
  </w:num>
  <w:num w:numId="41" w16cid:durableId="675234708">
    <w:abstractNumId w:val="20"/>
  </w:num>
  <w:num w:numId="42" w16cid:durableId="1058363380">
    <w:abstractNumId w:val="25"/>
  </w:num>
  <w:num w:numId="43" w16cid:durableId="1855151455">
    <w:abstractNumId w:val="8"/>
  </w:num>
  <w:num w:numId="44" w16cid:durableId="125856814">
    <w:abstractNumId w:val="35"/>
  </w:num>
  <w:numIdMacAtCleanup w:val="4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sha Mohammed Abdallah">
    <w15:presenceInfo w15:providerId="AD" w15:userId="S::eshamohammed@swahilipothub.co.ke::2c2e9cf8-9009-496d-b198-7ec8f48d9faa"/>
  </w15:person>
  <w15:person w15:author="James Ndung'u">
    <w15:presenceInfo w15:providerId="AD" w15:userId="S::james@swahilipothub.co.ke::9858ae54-a96d-48a0-af65-adcad032cd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SwNDOzsLA0tjQxMDBT0lEKTi0uzszPAykwrAUALxB/rSwAAAA="/>
  </w:docVars>
  <w:rsids>
    <w:rsidRoot w:val="00203B99"/>
    <w:rsid w:val="00000875"/>
    <w:rsid w:val="000009C4"/>
    <w:rsid w:val="0004114F"/>
    <w:rsid w:val="00067212"/>
    <w:rsid w:val="00086AC9"/>
    <w:rsid w:val="00097777"/>
    <w:rsid w:val="000D7612"/>
    <w:rsid w:val="000F79D5"/>
    <w:rsid w:val="001057CC"/>
    <w:rsid w:val="00113B0C"/>
    <w:rsid w:val="00113F50"/>
    <w:rsid w:val="001339FE"/>
    <w:rsid w:val="00136550"/>
    <w:rsid w:val="00146A0D"/>
    <w:rsid w:val="00154909"/>
    <w:rsid w:val="0016120F"/>
    <w:rsid w:val="001704FF"/>
    <w:rsid w:val="00170ADA"/>
    <w:rsid w:val="00195DB0"/>
    <w:rsid w:val="0019EDA0"/>
    <w:rsid w:val="001F4F3F"/>
    <w:rsid w:val="00203B99"/>
    <w:rsid w:val="00256BEF"/>
    <w:rsid w:val="0026611E"/>
    <w:rsid w:val="00267894"/>
    <w:rsid w:val="00271B4F"/>
    <w:rsid w:val="002800BE"/>
    <w:rsid w:val="002A2604"/>
    <w:rsid w:val="002A68DC"/>
    <w:rsid w:val="002A707A"/>
    <w:rsid w:val="002B185A"/>
    <w:rsid w:val="0032308F"/>
    <w:rsid w:val="0033421B"/>
    <w:rsid w:val="00356961"/>
    <w:rsid w:val="0037588E"/>
    <w:rsid w:val="00381241"/>
    <w:rsid w:val="0038414F"/>
    <w:rsid w:val="003B3E22"/>
    <w:rsid w:val="003B42E1"/>
    <w:rsid w:val="003C5C4A"/>
    <w:rsid w:val="003D5C62"/>
    <w:rsid w:val="003E3938"/>
    <w:rsid w:val="003F200E"/>
    <w:rsid w:val="003F3963"/>
    <w:rsid w:val="004050E3"/>
    <w:rsid w:val="004065A3"/>
    <w:rsid w:val="00416E4C"/>
    <w:rsid w:val="0042598B"/>
    <w:rsid w:val="0044624C"/>
    <w:rsid w:val="00447CD9"/>
    <w:rsid w:val="00474F73"/>
    <w:rsid w:val="00485448"/>
    <w:rsid w:val="00487217"/>
    <w:rsid w:val="00491859"/>
    <w:rsid w:val="004F1C66"/>
    <w:rsid w:val="0054C9D1"/>
    <w:rsid w:val="00553673"/>
    <w:rsid w:val="0057286A"/>
    <w:rsid w:val="00577EC8"/>
    <w:rsid w:val="005852B4"/>
    <w:rsid w:val="005940AF"/>
    <w:rsid w:val="00596860"/>
    <w:rsid w:val="005B0F9F"/>
    <w:rsid w:val="005C4D08"/>
    <w:rsid w:val="005D92C3"/>
    <w:rsid w:val="005DDD4A"/>
    <w:rsid w:val="005E1642"/>
    <w:rsid w:val="005E69C1"/>
    <w:rsid w:val="005E69F4"/>
    <w:rsid w:val="005F79E1"/>
    <w:rsid w:val="006270EF"/>
    <w:rsid w:val="0064238F"/>
    <w:rsid w:val="0064500E"/>
    <w:rsid w:val="00652622"/>
    <w:rsid w:val="0067752D"/>
    <w:rsid w:val="00677ABF"/>
    <w:rsid w:val="0069736C"/>
    <w:rsid w:val="006E2F6E"/>
    <w:rsid w:val="006F33DE"/>
    <w:rsid w:val="006F6659"/>
    <w:rsid w:val="00706C9C"/>
    <w:rsid w:val="00724865"/>
    <w:rsid w:val="007517B2"/>
    <w:rsid w:val="00760E46"/>
    <w:rsid w:val="00764C57"/>
    <w:rsid w:val="00787308"/>
    <w:rsid w:val="00791FFE"/>
    <w:rsid w:val="007A64D3"/>
    <w:rsid w:val="0081596A"/>
    <w:rsid w:val="00831959"/>
    <w:rsid w:val="00841293"/>
    <w:rsid w:val="00854662"/>
    <w:rsid w:val="00863948"/>
    <w:rsid w:val="00877D5C"/>
    <w:rsid w:val="00897C4F"/>
    <w:rsid w:val="008C2CFD"/>
    <w:rsid w:val="008C3A22"/>
    <w:rsid w:val="008C7119"/>
    <w:rsid w:val="008D6FC9"/>
    <w:rsid w:val="008F7BA6"/>
    <w:rsid w:val="00904F9E"/>
    <w:rsid w:val="0091193F"/>
    <w:rsid w:val="00917760"/>
    <w:rsid w:val="00919D21"/>
    <w:rsid w:val="00927A15"/>
    <w:rsid w:val="0094353E"/>
    <w:rsid w:val="00945D1B"/>
    <w:rsid w:val="00983D5E"/>
    <w:rsid w:val="00A00891"/>
    <w:rsid w:val="00A0A340"/>
    <w:rsid w:val="00A13A17"/>
    <w:rsid w:val="00A21E08"/>
    <w:rsid w:val="00A26465"/>
    <w:rsid w:val="00A50EBB"/>
    <w:rsid w:val="00A5C039"/>
    <w:rsid w:val="00A61C15"/>
    <w:rsid w:val="00A77AF7"/>
    <w:rsid w:val="00A8D53B"/>
    <w:rsid w:val="00A919C9"/>
    <w:rsid w:val="00AC7139"/>
    <w:rsid w:val="00AF32D4"/>
    <w:rsid w:val="00B3B716"/>
    <w:rsid w:val="00B535B7"/>
    <w:rsid w:val="00B54E5C"/>
    <w:rsid w:val="00B61369"/>
    <w:rsid w:val="00B71803"/>
    <w:rsid w:val="00B74CBE"/>
    <w:rsid w:val="00B858CD"/>
    <w:rsid w:val="00B902FE"/>
    <w:rsid w:val="00BA0851"/>
    <w:rsid w:val="00C030FF"/>
    <w:rsid w:val="00C0489E"/>
    <w:rsid w:val="00C36D94"/>
    <w:rsid w:val="00C439DF"/>
    <w:rsid w:val="00C57E51"/>
    <w:rsid w:val="00C87938"/>
    <w:rsid w:val="00C91A2D"/>
    <w:rsid w:val="00C979FB"/>
    <w:rsid w:val="00CA7379"/>
    <w:rsid w:val="00CB3AAD"/>
    <w:rsid w:val="00CB6ECF"/>
    <w:rsid w:val="00CF503B"/>
    <w:rsid w:val="00D2228B"/>
    <w:rsid w:val="00D249A6"/>
    <w:rsid w:val="00D31D26"/>
    <w:rsid w:val="00D32DC9"/>
    <w:rsid w:val="00D4482D"/>
    <w:rsid w:val="00DB1B0C"/>
    <w:rsid w:val="00DB3D08"/>
    <w:rsid w:val="00E01E1A"/>
    <w:rsid w:val="00E04B26"/>
    <w:rsid w:val="00E102C8"/>
    <w:rsid w:val="00E103C3"/>
    <w:rsid w:val="00E330A4"/>
    <w:rsid w:val="00E372AA"/>
    <w:rsid w:val="00E72475"/>
    <w:rsid w:val="00E87983"/>
    <w:rsid w:val="00EB3F0F"/>
    <w:rsid w:val="00EC362E"/>
    <w:rsid w:val="00ED2B7B"/>
    <w:rsid w:val="00ED5329"/>
    <w:rsid w:val="00ED757C"/>
    <w:rsid w:val="00EE427E"/>
    <w:rsid w:val="00F12826"/>
    <w:rsid w:val="00F13A0C"/>
    <w:rsid w:val="00F26003"/>
    <w:rsid w:val="00F504C0"/>
    <w:rsid w:val="00F51195"/>
    <w:rsid w:val="00FB0727"/>
    <w:rsid w:val="00FB125A"/>
    <w:rsid w:val="00FC1FE4"/>
    <w:rsid w:val="00FC541F"/>
    <w:rsid w:val="00FC6246"/>
    <w:rsid w:val="00FE4ECB"/>
    <w:rsid w:val="0107C273"/>
    <w:rsid w:val="0108FD43"/>
    <w:rsid w:val="010D08F9"/>
    <w:rsid w:val="01116703"/>
    <w:rsid w:val="01295ECB"/>
    <w:rsid w:val="0154584B"/>
    <w:rsid w:val="01545E14"/>
    <w:rsid w:val="01564156"/>
    <w:rsid w:val="01657B2B"/>
    <w:rsid w:val="01691A29"/>
    <w:rsid w:val="01697E87"/>
    <w:rsid w:val="016F38E3"/>
    <w:rsid w:val="017254C8"/>
    <w:rsid w:val="0181F65F"/>
    <w:rsid w:val="0186FAED"/>
    <w:rsid w:val="0189B026"/>
    <w:rsid w:val="018CBE44"/>
    <w:rsid w:val="01937739"/>
    <w:rsid w:val="01977EBF"/>
    <w:rsid w:val="01A4B80A"/>
    <w:rsid w:val="01A52963"/>
    <w:rsid w:val="01A8DCF2"/>
    <w:rsid w:val="01BC006A"/>
    <w:rsid w:val="01BD674B"/>
    <w:rsid w:val="01C5D9C9"/>
    <w:rsid w:val="01DBB5B5"/>
    <w:rsid w:val="01E20AA0"/>
    <w:rsid w:val="01E5967F"/>
    <w:rsid w:val="01EE1B52"/>
    <w:rsid w:val="0215988E"/>
    <w:rsid w:val="0216F455"/>
    <w:rsid w:val="02435701"/>
    <w:rsid w:val="0272657D"/>
    <w:rsid w:val="02803C56"/>
    <w:rsid w:val="028E325E"/>
    <w:rsid w:val="028F3C61"/>
    <w:rsid w:val="02911F6A"/>
    <w:rsid w:val="02A13E96"/>
    <w:rsid w:val="02C200DE"/>
    <w:rsid w:val="02C5E181"/>
    <w:rsid w:val="02CD4DB7"/>
    <w:rsid w:val="02D23DF9"/>
    <w:rsid w:val="02D49D7C"/>
    <w:rsid w:val="02E78A23"/>
    <w:rsid w:val="02F731A3"/>
    <w:rsid w:val="02F75054"/>
    <w:rsid w:val="02FB43A5"/>
    <w:rsid w:val="02FD1BE6"/>
    <w:rsid w:val="030F6E0D"/>
    <w:rsid w:val="0336434A"/>
    <w:rsid w:val="033CE994"/>
    <w:rsid w:val="03466879"/>
    <w:rsid w:val="034E9763"/>
    <w:rsid w:val="0358F5B2"/>
    <w:rsid w:val="035D2B51"/>
    <w:rsid w:val="03611ABB"/>
    <w:rsid w:val="0368B550"/>
    <w:rsid w:val="03759EF1"/>
    <w:rsid w:val="037CCBF6"/>
    <w:rsid w:val="03824C29"/>
    <w:rsid w:val="0386A353"/>
    <w:rsid w:val="03953659"/>
    <w:rsid w:val="03A4200F"/>
    <w:rsid w:val="03A4CEA3"/>
    <w:rsid w:val="03BC5D82"/>
    <w:rsid w:val="03CCFB64"/>
    <w:rsid w:val="03D37309"/>
    <w:rsid w:val="03DCCE04"/>
    <w:rsid w:val="03DEA698"/>
    <w:rsid w:val="03F4F33F"/>
    <w:rsid w:val="03F7D79E"/>
    <w:rsid w:val="04017DFC"/>
    <w:rsid w:val="04053E7D"/>
    <w:rsid w:val="04077155"/>
    <w:rsid w:val="042335FB"/>
    <w:rsid w:val="043CF55B"/>
    <w:rsid w:val="04402618"/>
    <w:rsid w:val="0452792D"/>
    <w:rsid w:val="045EB4FE"/>
    <w:rsid w:val="046541A6"/>
    <w:rsid w:val="046A12C7"/>
    <w:rsid w:val="046A9E49"/>
    <w:rsid w:val="047FCA68"/>
    <w:rsid w:val="0484336D"/>
    <w:rsid w:val="048CD391"/>
    <w:rsid w:val="048D05C8"/>
    <w:rsid w:val="048EECA2"/>
    <w:rsid w:val="049F6866"/>
    <w:rsid w:val="04A6CEEC"/>
    <w:rsid w:val="04B0976F"/>
    <w:rsid w:val="04C17036"/>
    <w:rsid w:val="04C3A9D2"/>
    <w:rsid w:val="04C96554"/>
    <w:rsid w:val="04CD79F4"/>
    <w:rsid w:val="04CFF11A"/>
    <w:rsid w:val="04D11A42"/>
    <w:rsid w:val="04D1E2D0"/>
    <w:rsid w:val="04D6CD85"/>
    <w:rsid w:val="04DA330A"/>
    <w:rsid w:val="04DBA33A"/>
    <w:rsid w:val="04E52C94"/>
    <w:rsid w:val="04E60058"/>
    <w:rsid w:val="04E93391"/>
    <w:rsid w:val="05017F0A"/>
    <w:rsid w:val="0502EAC3"/>
    <w:rsid w:val="0503B8C7"/>
    <w:rsid w:val="0526503B"/>
    <w:rsid w:val="052D0ADC"/>
    <w:rsid w:val="052E0A89"/>
    <w:rsid w:val="052F7F74"/>
    <w:rsid w:val="053831F4"/>
    <w:rsid w:val="05442A1C"/>
    <w:rsid w:val="054EB39E"/>
    <w:rsid w:val="054F96FA"/>
    <w:rsid w:val="0569465D"/>
    <w:rsid w:val="057C1B1F"/>
    <w:rsid w:val="0580D7F2"/>
    <w:rsid w:val="058E5C78"/>
    <w:rsid w:val="0591A50D"/>
    <w:rsid w:val="05A0F8DF"/>
    <w:rsid w:val="05ACE639"/>
    <w:rsid w:val="05B397A4"/>
    <w:rsid w:val="05CC4FB1"/>
    <w:rsid w:val="05D5A1B3"/>
    <w:rsid w:val="05D7274D"/>
    <w:rsid w:val="05DFEDC8"/>
    <w:rsid w:val="05E51F46"/>
    <w:rsid w:val="05E5A64F"/>
    <w:rsid w:val="05F999A8"/>
    <w:rsid w:val="0603F2A3"/>
    <w:rsid w:val="06118362"/>
    <w:rsid w:val="06147423"/>
    <w:rsid w:val="061BCB71"/>
    <w:rsid w:val="06319AD4"/>
    <w:rsid w:val="0632836B"/>
    <w:rsid w:val="063F953C"/>
    <w:rsid w:val="06444826"/>
    <w:rsid w:val="06697A0B"/>
    <w:rsid w:val="067FFD18"/>
    <w:rsid w:val="0683E9F9"/>
    <w:rsid w:val="069BB116"/>
    <w:rsid w:val="06A12AFA"/>
    <w:rsid w:val="06A7498D"/>
    <w:rsid w:val="06AA3134"/>
    <w:rsid w:val="06AF33AB"/>
    <w:rsid w:val="06B02426"/>
    <w:rsid w:val="06B27C69"/>
    <w:rsid w:val="06D431CF"/>
    <w:rsid w:val="06DED8DD"/>
    <w:rsid w:val="06E31C69"/>
    <w:rsid w:val="06E5437E"/>
    <w:rsid w:val="06FF6619"/>
    <w:rsid w:val="070EAD5B"/>
    <w:rsid w:val="07110222"/>
    <w:rsid w:val="0719C3E6"/>
    <w:rsid w:val="071F2F37"/>
    <w:rsid w:val="07410338"/>
    <w:rsid w:val="0748BD02"/>
    <w:rsid w:val="075CB1C4"/>
    <w:rsid w:val="076AE6F5"/>
    <w:rsid w:val="077065B3"/>
    <w:rsid w:val="07798D73"/>
    <w:rsid w:val="078A37B0"/>
    <w:rsid w:val="0795977C"/>
    <w:rsid w:val="07A0F57A"/>
    <w:rsid w:val="07A7476A"/>
    <w:rsid w:val="07AFF563"/>
    <w:rsid w:val="07C01A32"/>
    <w:rsid w:val="07CE41FA"/>
    <w:rsid w:val="07D2C711"/>
    <w:rsid w:val="07D93FEC"/>
    <w:rsid w:val="07F84B8D"/>
    <w:rsid w:val="07F8F4DE"/>
    <w:rsid w:val="08048093"/>
    <w:rsid w:val="0808E5FA"/>
    <w:rsid w:val="080C51CC"/>
    <w:rsid w:val="0810A268"/>
    <w:rsid w:val="082E9995"/>
    <w:rsid w:val="083136B1"/>
    <w:rsid w:val="083897DE"/>
    <w:rsid w:val="0840030E"/>
    <w:rsid w:val="0846F7E4"/>
    <w:rsid w:val="084B6402"/>
    <w:rsid w:val="085D9A87"/>
    <w:rsid w:val="085F7A4C"/>
    <w:rsid w:val="086722C1"/>
    <w:rsid w:val="08700173"/>
    <w:rsid w:val="08947389"/>
    <w:rsid w:val="08A64D7D"/>
    <w:rsid w:val="08A7181B"/>
    <w:rsid w:val="08C6E39D"/>
    <w:rsid w:val="08C85818"/>
    <w:rsid w:val="08D4E4D7"/>
    <w:rsid w:val="08D6B624"/>
    <w:rsid w:val="08ECE5AB"/>
    <w:rsid w:val="08FDC279"/>
    <w:rsid w:val="09157F4D"/>
    <w:rsid w:val="0917AC42"/>
    <w:rsid w:val="09251FA7"/>
    <w:rsid w:val="0926E030"/>
    <w:rsid w:val="092CA4FC"/>
    <w:rsid w:val="092D1AD7"/>
    <w:rsid w:val="0932435A"/>
    <w:rsid w:val="0932CA53"/>
    <w:rsid w:val="093C43C3"/>
    <w:rsid w:val="094A5C53"/>
    <w:rsid w:val="0963A3D3"/>
    <w:rsid w:val="09700F09"/>
    <w:rsid w:val="09772AEA"/>
    <w:rsid w:val="097D87EB"/>
    <w:rsid w:val="098BDD16"/>
    <w:rsid w:val="099A6201"/>
    <w:rsid w:val="09A1FF68"/>
    <w:rsid w:val="09A6BCB3"/>
    <w:rsid w:val="09A8E991"/>
    <w:rsid w:val="09ABA169"/>
    <w:rsid w:val="09B54355"/>
    <w:rsid w:val="09B6ECE8"/>
    <w:rsid w:val="09CECC20"/>
    <w:rsid w:val="09FA05EA"/>
    <w:rsid w:val="0A10C9BD"/>
    <w:rsid w:val="0A22D45F"/>
    <w:rsid w:val="0A27A674"/>
    <w:rsid w:val="0A28913D"/>
    <w:rsid w:val="0A3388E9"/>
    <w:rsid w:val="0A3D5F9E"/>
    <w:rsid w:val="0A4004E4"/>
    <w:rsid w:val="0A416568"/>
    <w:rsid w:val="0A4EE416"/>
    <w:rsid w:val="0A4F6C3B"/>
    <w:rsid w:val="0A55F321"/>
    <w:rsid w:val="0A592376"/>
    <w:rsid w:val="0A5E2AF3"/>
    <w:rsid w:val="0A60E0B0"/>
    <w:rsid w:val="0A8C0ADC"/>
    <w:rsid w:val="0A9875BA"/>
    <w:rsid w:val="0AB611C4"/>
    <w:rsid w:val="0AB832E0"/>
    <w:rsid w:val="0AD2B32C"/>
    <w:rsid w:val="0AD79A0C"/>
    <w:rsid w:val="0AD8446E"/>
    <w:rsid w:val="0AF47243"/>
    <w:rsid w:val="0B15CA53"/>
    <w:rsid w:val="0B1F7373"/>
    <w:rsid w:val="0B240FBF"/>
    <w:rsid w:val="0B242BE9"/>
    <w:rsid w:val="0B39A764"/>
    <w:rsid w:val="0B4FB1CE"/>
    <w:rsid w:val="0B54D960"/>
    <w:rsid w:val="0B6129B3"/>
    <w:rsid w:val="0B657C81"/>
    <w:rsid w:val="0B69D1E6"/>
    <w:rsid w:val="0B6E0636"/>
    <w:rsid w:val="0B7304AF"/>
    <w:rsid w:val="0B74D113"/>
    <w:rsid w:val="0B76539C"/>
    <w:rsid w:val="0B879B4A"/>
    <w:rsid w:val="0B8DDFEE"/>
    <w:rsid w:val="0B9B0D3F"/>
    <w:rsid w:val="0BB2A8EE"/>
    <w:rsid w:val="0BC42059"/>
    <w:rsid w:val="0BD619B7"/>
    <w:rsid w:val="0BDE5A59"/>
    <w:rsid w:val="0BF1A5C7"/>
    <w:rsid w:val="0BF3DBBD"/>
    <w:rsid w:val="0C090C3B"/>
    <w:rsid w:val="0C2532A6"/>
    <w:rsid w:val="0C336B93"/>
    <w:rsid w:val="0C367F6D"/>
    <w:rsid w:val="0C47E00A"/>
    <w:rsid w:val="0C5DA690"/>
    <w:rsid w:val="0C6B4275"/>
    <w:rsid w:val="0C6C7C46"/>
    <w:rsid w:val="0C795266"/>
    <w:rsid w:val="0C7E9110"/>
    <w:rsid w:val="0C82601C"/>
    <w:rsid w:val="0C84AC93"/>
    <w:rsid w:val="0C8B6823"/>
    <w:rsid w:val="0C95535D"/>
    <w:rsid w:val="0CA1AD97"/>
    <w:rsid w:val="0CA3330B"/>
    <w:rsid w:val="0CA7DB6B"/>
    <w:rsid w:val="0CBF0A56"/>
    <w:rsid w:val="0CCC94A3"/>
    <w:rsid w:val="0CDAE773"/>
    <w:rsid w:val="0CEEB5C4"/>
    <w:rsid w:val="0CF9C21B"/>
    <w:rsid w:val="0D05F2C3"/>
    <w:rsid w:val="0D0879D7"/>
    <w:rsid w:val="0D0A718D"/>
    <w:rsid w:val="0D0BE93E"/>
    <w:rsid w:val="0D1289BB"/>
    <w:rsid w:val="0D136674"/>
    <w:rsid w:val="0D1F8686"/>
    <w:rsid w:val="0D27A47B"/>
    <w:rsid w:val="0D2D0BAD"/>
    <w:rsid w:val="0D50BDE2"/>
    <w:rsid w:val="0D511161"/>
    <w:rsid w:val="0D5257FD"/>
    <w:rsid w:val="0D6725BB"/>
    <w:rsid w:val="0D6E8BC5"/>
    <w:rsid w:val="0D8ACEF5"/>
    <w:rsid w:val="0D9062AA"/>
    <w:rsid w:val="0D91C724"/>
    <w:rsid w:val="0D953142"/>
    <w:rsid w:val="0DA0DAA8"/>
    <w:rsid w:val="0DA4E583"/>
    <w:rsid w:val="0DA52CBD"/>
    <w:rsid w:val="0DB35DC3"/>
    <w:rsid w:val="0DC30B42"/>
    <w:rsid w:val="0DCADBE8"/>
    <w:rsid w:val="0DCE4CFD"/>
    <w:rsid w:val="0DE3BE57"/>
    <w:rsid w:val="0DE3C632"/>
    <w:rsid w:val="0DF0609A"/>
    <w:rsid w:val="0E03784A"/>
    <w:rsid w:val="0E1B7D36"/>
    <w:rsid w:val="0E3031F1"/>
    <w:rsid w:val="0E357176"/>
    <w:rsid w:val="0E42F010"/>
    <w:rsid w:val="0E466ABC"/>
    <w:rsid w:val="0E5CE533"/>
    <w:rsid w:val="0E620078"/>
    <w:rsid w:val="0E64A2BE"/>
    <w:rsid w:val="0E78C307"/>
    <w:rsid w:val="0E792681"/>
    <w:rsid w:val="0E7B180E"/>
    <w:rsid w:val="0EA797CE"/>
    <w:rsid w:val="0EB7B07A"/>
    <w:rsid w:val="0EC430D2"/>
    <w:rsid w:val="0ED6EFD2"/>
    <w:rsid w:val="0EE050BB"/>
    <w:rsid w:val="0EE525F1"/>
    <w:rsid w:val="0EF7656F"/>
    <w:rsid w:val="0EFB109E"/>
    <w:rsid w:val="0F043E43"/>
    <w:rsid w:val="0F277E0C"/>
    <w:rsid w:val="0F2ED4FA"/>
    <w:rsid w:val="0F380EC6"/>
    <w:rsid w:val="0F53D947"/>
    <w:rsid w:val="0F587FED"/>
    <w:rsid w:val="0F61FCA1"/>
    <w:rsid w:val="0F6FFABD"/>
    <w:rsid w:val="0F7556DB"/>
    <w:rsid w:val="0F77106A"/>
    <w:rsid w:val="0F81EC1E"/>
    <w:rsid w:val="0F84FD35"/>
    <w:rsid w:val="0F90E0CD"/>
    <w:rsid w:val="0F9657B4"/>
    <w:rsid w:val="0F992A64"/>
    <w:rsid w:val="0F9EBFDF"/>
    <w:rsid w:val="0FAF2662"/>
    <w:rsid w:val="0FB00EB4"/>
    <w:rsid w:val="0FBB007E"/>
    <w:rsid w:val="0FE7EFF4"/>
    <w:rsid w:val="0FF782B8"/>
    <w:rsid w:val="0FFE587F"/>
    <w:rsid w:val="101DF742"/>
    <w:rsid w:val="10247834"/>
    <w:rsid w:val="1027FCB7"/>
    <w:rsid w:val="102BAFC8"/>
    <w:rsid w:val="1034C287"/>
    <w:rsid w:val="103C756B"/>
    <w:rsid w:val="105969F6"/>
    <w:rsid w:val="1059829D"/>
    <w:rsid w:val="1068671B"/>
    <w:rsid w:val="107B911C"/>
    <w:rsid w:val="107F6DF2"/>
    <w:rsid w:val="108E3CF9"/>
    <w:rsid w:val="108E7495"/>
    <w:rsid w:val="109F6A0E"/>
    <w:rsid w:val="10B15679"/>
    <w:rsid w:val="10C6A66D"/>
    <w:rsid w:val="10D5DDFA"/>
    <w:rsid w:val="10D8F44B"/>
    <w:rsid w:val="10D96458"/>
    <w:rsid w:val="10DC9862"/>
    <w:rsid w:val="10E62A7E"/>
    <w:rsid w:val="10F42476"/>
    <w:rsid w:val="10F5D6BA"/>
    <w:rsid w:val="10FFA031"/>
    <w:rsid w:val="1106105C"/>
    <w:rsid w:val="110A28E9"/>
    <w:rsid w:val="1112A65E"/>
    <w:rsid w:val="113E9202"/>
    <w:rsid w:val="1150E3FC"/>
    <w:rsid w:val="1153E4B6"/>
    <w:rsid w:val="1162DE56"/>
    <w:rsid w:val="1163EF5F"/>
    <w:rsid w:val="1166D023"/>
    <w:rsid w:val="1169665E"/>
    <w:rsid w:val="118000FD"/>
    <w:rsid w:val="1189F30C"/>
    <w:rsid w:val="11A6EC07"/>
    <w:rsid w:val="11A730C0"/>
    <w:rsid w:val="11CA5DAA"/>
    <w:rsid w:val="11CF1BD4"/>
    <w:rsid w:val="11CF9880"/>
    <w:rsid w:val="11CFD173"/>
    <w:rsid w:val="11EA622A"/>
    <w:rsid w:val="11F6261D"/>
    <w:rsid w:val="11F90C85"/>
    <w:rsid w:val="11FB5D9F"/>
    <w:rsid w:val="120CB3D1"/>
    <w:rsid w:val="1210CBF9"/>
    <w:rsid w:val="121B95E0"/>
    <w:rsid w:val="12315EBE"/>
    <w:rsid w:val="123369C3"/>
    <w:rsid w:val="1238D203"/>
    <w:rsid w:val="12421F81"/>
    <w:rsid w:val="1244F7ED"/>
    <w:rsid w:val="124B958B"/>
    <w:rsid w:val="1253FFE1"/>
    <w:rsid w:val="12555B7A"/>
    <w:rsid w:val="12582DBB"/>
    <w:rsid w:val="125F728A"/>
    <w:rsid w:val="12728ED7"/>
    <w:rsid w:val="127E9CBA"/>
    <w:rsid w:val="1282DF87"/>
    <w:rsid w:val="12831C22"/>
    <w:rsid w:val="12876F80"/>
    <w:rsid w:val="12889A4A"/>
    <w:rsid w:val="129D1679"/>
    <w:rsid w:val="12AB9BC0"/>
    <w:rsid w:val="12AEEE60"/>
    <w:rsid w:val="12BA7A71"/>
    <w:rsid w:val="12BB3902"/>
    <w:rsid w:val="12C2606E"/>
    <w:rsid w:val="12C27896"/>
    <w:rsid w:val="12C89D55"/>
    <w:rsid w:val="12CDC9F4"/>
    <w:rsid w:val="12D2259E"/>
    <w:rsid w:val="12DE2CF9"/>
    <w:rsid w:val="12EEF1BA"/>
    <w:rsid w:val="130A8A9B"/>
    <w:rsid w:val="130C48E9"/>
    <w:rsid w:val="130CD2A2"/>
    <w:rsid w:val="1312A420"/>
    <w:rsid w:val="1322922F"/>
    <w:rsid w:val="132E4434"/>
    <w:rsid w:val="1334E09E"/>
    <w:rsid w:val="1336C9A5"/>
    <w:rsid w:val="133D8CBD"/>
    <w:rsid w:val="133DF2BD"/>
    <w:rsid w:val="134269DA"/>
    <w:rsid w:val="1346C213"/>
    <w:rsid w:val="134BC9D4"/>
    <w:rsid w:val="134D8D66"/>
    <w:rsid w:val="1357008A"/>
    <w:rsid w:val="135F78FD"/>
    <w:rsid w:val="139E7213"/>
    <w:rsid w:val="13A5AF61"/>
    <w:rsid w:val="13A804EC"/>
    <w:rsid w:val="13AF1670"/>
    <w:rsid w:val="13B8E84B"/>
    <w:rsid w:val="13BA7E72"/>
    <w:rsid w:val="13C3C3EA"/>
    <w:rsid w:val="14023679"/>
    <w:rsid w:val="140A3FF4"/>
    <w:rsid w:val="141277A2"/>
    <w:rsid w:val="141AC77E"/>
    <w:rsid w:val="14246886"/>
    <w:rsid w:val="142C1168"/>
    <w:rsid w:val="1430AC33"/>
    <w:rsid w:val="1440C51C"/>
    <w:rsid w:val="1446B539"/>
    <w:rsid w:val="144D6A0D"/>
    <w:rsid w:val="145642F4"/>
    <w:rsid w:val="1474C718"/>
    <w:rsid w:val="148BA275"/>
    <w:rsid w:val="14973D69"/>
    <w:rsid w:val="149ADCB1"/>
    <w:rsid w:val="149D79D6"/>
    <w:rsid w:val="14AA6AE9"/>
    <w:rsid w:val="14AA967E"/>
    <w:rsid w:val="14AAD154"/>
    <w:rsid w:val="14B2AD8E"/>
    <w:rsid w:val="14BA77F9"/>
    <w:rsid w:val="14BC41CD"/>
    <w:rsid w:val="14CAE981"/>
    <w:rsid w:val="14CFA05C"/>
    <w:rsid w:val="14D9428B"/>
    <w:rsid w:val="14DB77F3"/>
    <w:rsid w:val="14EE4FC7"/>
    <w:rsid w:val="14F6A031"/>
    <w:rsid w:val="150688C5"/>
    <w:rsid w:val="15073241"/>
    <w:rsid w:val="152534B8"/>
    <w:rsid w:val="15320919"/>
    <w:rsid w:val="153F3392"/>
    <w:rsid w:val="154F9140"/>
    <w:rsid w:val="15655100"/>
    <w:rsid w:val="156A7D5D"/>
    <w:rsid w:val="157EFA41"/>
    <w:rsid w:val="15A8EBE6"/>
    <w:rsid w:val="15AB7E01"/>
    <w:rsid w:val="15BC90B5"/>
    <w:rsid w:val="15DF2FD5"/>
    <w:rsid w:val="15E521DF"/>
    <w:rsid w:val="161288C9"/>
    <w:rsid w:val="16285A9C"/>
    <w:rsid w:val="162F91FE"/>
    <w:rsid w:val="163D44D2"/>
    <w:rsid w:val="16537D31"/>
    <w:rsid w:val="1665BB0D"/>
    <w:rsid w:val="166703D2"/>
    <w:rsid w:val="16702A52"/>
    <w:rsid w:val="1678A447"/>
    <w:rsid w:val="1685CC2B"/>
    <w:rsid w:val="1687BB92"/>
    <w:rsid w:val="169148ED"/>
    <w:rsid w:val="16A95BEA"/>
    <w:rsid w:val="16C419E9"/>
    <w:rsid w:val="16C6A74A"/>
    <w:rsid w:val="16C932AA"/>
    <w:rsid w:val="16D17D0F"/>
    <w:rsid w:val="16D2C47D"/>
    <w:rsid w:val="16DC6EBB"/>
    <w:rsid w:val="16E3937A"/>
    <w:rsid w:val="16F1F125"/>
    <w:rsid w:val="17076A02"/>
    <w:rsid w:val="170AA096"/>
    <w:rsid w:val="170B4F3A"/>
    <w:rsid w:val="1714B35A"/>
    <w:rsid w:val="172BD12C"/>
    <w:rsid w:val="1732D223"/>
    <w:rsid w:val="1735A50E"/>
    <w:rsid w:val="173738F3"/>
    <w:rsid w:val="173870AB"/>
    <w:rsid w:val="174B29C2"/>
    <w:rsid w:val="174BDBA0"/>
    <w:rsid w:val="1763AA0A"/>
    <w:rsid w:val="17657C36"/>
    <w:rsid w:val="178CA8D3"/>
    <w:rsid w:val="17952B21"/>
    <w:rsid w:val="17979E8A"/>
    <w:rsid w:val="179C7AF7"/>
    <w:rsid w:val="17BD24B5"/>
    <w:rsid w:val="17BFDE75"/>
    <w:rsid w:val="17C03FA6"/>
    <w:rsid w:val="17C2A694"/>
    <w:rsid w:val="17D14754"/>
    <w:rsid w:val="17D3BCCF"/>
    <w:rsid w:val="17E97F7B"/>
    <w:rsid w:val="17EBC849"/>
    <w:rsid w:val="17EC889C"/>
    <w:rsid w:val="17EF6B9C"/>
    <w:rsid w:val="17F7DD2E"/>
    <w:rsid w:val="1805F70A"/>
    <w:rsid w:val="181DF915"/>
    <w:rsid w:val="181E31B2"/>
    <w:rsid w:val="181F065B"/>
    <w:rsid w:val="1822D016"/>
    <w:rsid w:val="18363B0E"/>
    <w:rsid w:val="18374546"/>
    <w:rsid w:val="18439457"/>
    <w:rsid w:val="184518DF"/>
    <w:rsid w:val="1865FD73"/>
    <w:rsid w:val="186DD70F"/>
    <w:rsid w:val="18711F5E"/>
    <w:rsid w:val="1875D441"/>
    <w:rsid w:val="1875DD66"/>
    <w:rsid w:val="18768C3E"/>
    <w:rsid w:val="1887CA7A"/>
    <w:rsid w:val="189AB439"/>
    <w:rsid w:val="18ADED21"/>
    <w:rsid w:val="18C28FCF"/>
    <w:rsid w:val="18C98F5A"/>
    <w:rsid w:val="18DF34DB"/>
    <w:rsid w:val="18E4E619"/>
    <w:rsid w:val="1902651C"/>
    <w:rsid w:val="1911372A"/>
    <w:rsid w:val="191B239A"/>
    <w:rsid w:val="191EE00B"/>
    <w:rsid w:val="19211297"/>
    <w:rsid w:val="19391FA4"/>
    <w:rsid w:val="193A02DF"/>
    <w:rsid w:val="1940E90C"/>
    <w:rsid w:val="1962DBE0"/>
    <w:rsid w:val="19749168"/>
    <w:rsid w:val="197FA2F3"/>
    <w:rsid w:val="1989944B"/>
    <w:rsid w:val="198B0555"/>
    <w:rsid w:val="198E3F74"/>
    <w:rsid w:val="199C50F8"/>
    <w:rsid w:val="19A06451"/>
    <w:rsid w:val="19AE9481"/>
    <w:rsid w:val="19BCDED5"/>
    <w:rsid w:val="19C3A2D3"/>
    <w:rsid w:val="19C48B68"/>
    <w:rsid w:val="19E9686A"/>
    <w:rsid w:val="19EC14AB"/>
    <w:rsid w:val="1A02195C"/>
    <w:rsid w:val="1A1B60CC"/>
    <w:rsid w:val="1A1C661D"/>
    <w:rsid w:val="1A24E029"/>
    <w:rsid w:val="1A28427B"/>
    <w:rsid w:val="1A30B3A0"/>
    <w:rsid w:val="1A4E61E9"/>
    <w:rsid w:val="1A576C04"/>
    <w:rsid w:val="1A5CFFD2"/>
    <w:rsid w:val="1A6F715A"/>
    <w:rsid w:val="1A7445EB"/>
    <w:rsid w:val="1A7B85D9"/>
    <w:rsid w:val="1A876087"/>
    <w:rsid w:val="1A96B169"/>
    <w:rsid w:val="1A97462B"/>
    <w:rsid w:val="1AA36264"/>
    <w:rsid w:val="1AA3FFBF"/>
    <w:rsid w:val="1AA8C65F"/>
    <w:rsid w:val="1AABF48E"/>
    <w:rsid w:val="1AB0FE29"/>
    <w:rsid w:val="1AB2D042"/>
    <w:rsid w:val="1AC739EC"/>
    <w:rsid w:val="1AD19CF4"/>
    <w:rsid w:val="1AD8BE0A"/>
    <w:rsid w:val="1AE5AC64"/>
    <w:rsid w:val="1AF21314"/>
    <w:rsid w:val="1AFAF04C"/>
    <w:rsid w:val="1B027176"/>
    <w:rsid w:val="1B07C6BC"/>
    <w:rsid w:val="1B0E9404"/>
    <w:rsid w:val="1B13D5F5"/>
    <w:rsid w:val="1B1D39AF"/>
    <w:rsid w:val="1B23C617"/>
    <w:rsid w:val="1B2E10F8"/>
    <w:rsid w:val="1B322E1A"/>
    <w:rsid w:val="1B32B87C"/>
    <w:rsid w:val="1B4A631B"/>
    <w:rsid w:val="1B68F3C5"/>
    <w:rsid w:val="1B71E399"/>
    <w:rsid w:val="1B8E1686"/>
    <w:rsid w:val="1B940040"/>
    <w:rsid w:val="1B95BB4C"/>
    <w:rsid w:val="1B99D68D"/>
    <w:rsid w:val="1BA117F5"/>
    <w:rsid w:val="1BA4C234"/>
    <w:rsid w:val="1BABE893"/>
    <w:rsid w:val="1BB7FBBA"/>
    <w:rsid w:val="1BBAA0E1"/>
    <w:rsid w:val="1BBCA949"/>
    <w:rsid w:val="1BBE57CC"/>
    <w:rsid w:val="1BC1115E"/>
    <w:rsid w:val="1BDCE0AD"/>
    <w:rsid w:val="1BF9E4D2"/>
    <w:rsid w:val="1BFCFDFB"/>
    <w:rsid w:val="1BFFB724"/>
    <w:rsid w:val="1C030FF2"/>
    <w:rsid w:val="1C0B0D9E"/>
    <w:rsid w:val="1C1706D2"/>
    <w:rsid w:val="1C186075"/>
    <w:rsid w:val="1C2559DB"/>
    <w:rsid w:val="1C42A04F"/>
    <w:rsid w:val="1C4EB6F1"/>
    <w:rsid w:val="1C55C31B"/>
    <w:rsid w:val="1C56491B"/>
    <w:rsid w:val="1C573EA7"/>
    <w:rsid w:val="1C5C9966"/>
    <w:rsid w:val="1C85E0F7"/>
    <w:rsid w:val="1C993264"/>
    <w:rsid w:val="1CA73197"/>
    <w:rsid w:val="1CB00471"/>
    <w:rsid w:val="1CF01EFF"/>
    <w:rsid w:val="1CF06C37"/>
    <w:rsid w:val="1CF7D9E1"/>
    <w:rsid w:val="1D19C2E6"/>
    <w:rsid w:val="1D3B367A"/>
    <w:rsid w:val="1D62D974"/>
    <w:rsid w:val="1D67A38C"/>
    <w:rsid w:val="1D6BCB16"/>
    <w:rsid w:val="1D707890"/>
    <w:rsid w:val="1D74650D"/>
    <w:rsid w:val="1D756E88"/>
    <w:rsid w:val="1D7B28C9"/>
    <w:rsid w:val="1D9706D0"/>
    <w:rsid w:val="1D9A7433"/>
    <w:rsid w:val="1DA010EA"/>
    <w:rsid w:val="1DADB8C0"/>
    <w:rsid w:val="1DB101D4"/>
    <w:rsid w:val="1DC16AEF"/>
    <w:rsid w:val="1DD5FC56"/>
    <w:rsid w:val="1DDA7CB4"/>
    <w:rsid w:val="1DF39B5E"/>
    <w:rsid w:val="1DFB85A2"/>
    <w:rsid w:val="1DFE38EE"/>
    <w:rsid w:val="1E0902AB"/>
    <w:rsid w:val="1E09249B"/>
    <w:rsid w:val="1E0E1D38"/>
    <w:rsid w:val="1E1CAA02"/>
    <w:rsid w:val="1E23378F"/>
    <w:rsid w:val="1E2B2F64"/>
    <w:rsid w:val="1E34B98C"/>
    <w:rsid w:val="1E3796CC"/>
    <w:rsid w:val="1E448319"/>
    <w:rsid w:val="1E5B9BE5"/>
    <w:rsid w:val="1E5BCCAA"/>
    <w:rsid w:val="1E5D20C3"/>
    <w:rsid w:val="1E6B5B94"/>
    <w:rsid w:val="1E7BE9FD"/>
    <w:rsid w:val="1E7FF217"/>
    <w:rsid w:val="1E8E8849"/>
    <w:rsid w:val="1EA4050A"/>
    <w:rsid w:val="1EACD605"/>
    <w:rsid w:val="1EC2C15E"/>
    <w:rsid w:val="1EC592D5"/>
    <w:rsid w:val="1EF18838"/>
    <w:rsid w:val="1EF5645D"/>
    <w:rsid w:val="1F0672D8"/>
    <w:rsid w:val="1F12AF23"/>
    <w:rsid w:val="1F244F80"/>
    <w:rsid w:val="1F34A612"/>
    <w:rsid w:val="1F35C739"/>
    <w:rsid w:val="1F419314"/>
    <w:rsid w:val="1F4F57DA"/>
    <w:rsid w:val="1F56EE66"/>
    <w:rsid w:val="1F618329"/>
    <w:rsid w:val="1F686643"/>
    <w:rsid w:val="1F75A218"/>
    <w:rsid w:val="1F798A78"/>
    <w:rsid w:val="1F8E35A1"/>
    <w:rsid w:val="1F9125DF"/>
    <w:rsid w:val="1FB0D3F5"/>
    <w:rsid w:val="1FB2C2D3"/>
    <w:rsid w:val="1FBBE015"/>
    <w:rsid w:val="1FC67D85"/>
    <w:rsid w:val="1FCDD80C"/>
    <w:rsid w:val="1FCEBE79"/>
    <w:rsid w:val="1FD99B9B"/>
    <w:rsid w:val="1FDD08D9"/>
    <w:rsid w:val="1FE91402"/>
    <w:rsid w:val="1FEE321B"/>
    <w:rsid w:val="2006B1DA"/>
    <w:rsid w:val="200A8135"/>
    <w:rsid w:val="20229694"/>
    <w:rsid w:val="20238D8A"/>
    <w:rsid w:val="202B01DA"/>
    <w:rsid w:val="2068F370"/>
    <w:rsid w:val="20694DC1"/>
    <w:rsid w:val="20996617"/>
    <w:rsid w:val="209A6025"/>
    <w:rsid w:val="209BBBAB"/>
    <w:rsid w:val="20A1F591"/>
    <w:rsid w:val="20B28C2B"/>
    <w:rsid w:val="20BB15D0"/>
    <w:rsid w:val="20C3B0DE"/>
    <w:rsid w:val="20CF8434"/>
    <w:rsid w:val="20DAD1F4"/>
    <w:rsid w:val="20E24621"/>
    <w:rsid w:val="20F392BD"/>
    <w:rsid w:val="20FC7EAB"/>
    <w:rsid w:val="20FDBE49"/>
    <w:rsid w:val="20FEE5B4"/>
    <w:rsid w:val="210C9792"/>
    <w:rsid w:val="210E96AD"/>
    <w:rsid w:val="21132A2D"/>
    <w:rsid w:val="2128C87A"/>
    <w:rsid w:val="21290938"/>
    <w:rsid w:val="213F647A"/>
    <w:rsid w:val="2153A5BF"/>
    <w:rsid w:val="215A965B"/>
    <w:rsid w:val="2162DE56"/>
    <w:rsid w:val="217A2D7A"/>
    <w:rsid w:val="217D7903"/>
    <w:rsid w:val="218D539E"/>
    <w:rsid w:val="219E5C80"/>
    <w:rsid w:val="21A8FC09"/>
    <w:rsid w:val="21AB2EFD"/>
    <w:rsid w:val="21BA4937"/>
    <w:rsid w:val="21BFB25C"/>
    <w:rsid w:val="21CBF57D"/>
    <w:rsid w:val="21CC529E"/>
    <w:rsid w:val="21E020C1"/>
    <w:rsid w:val="21E08EED"/>
    <w:rsid w:val="21EB7BC8"/>
    <w:rsid w:val="21EC7C1A"/>
    <w:rsid w:val="21F3DB40"/>
    <w:rsid w:val="21F6F16A"/>
    <w:rsid w:val="21FA3806"/>
    <w:rsid w:val="22052D6B"/>
    <w:rsid w:val="22060EC5"/>
    <w:rsid w:val="2206EEB6"/>
    <w:rsid w:val="22130DFB"/>
    <w:rsid w:val="221881A1"/>
    <w:rsid w:val="22272B82"/>
    <w:rsid w:val="222969C6"/>
    <w:rsid w:val="223E522A"/>
    <w:rsid w:val="224311C2"/>
    <w:rsid w:val="22485F06"/>
    <w:rsid w:val="224B072C"/>
    <w:rsid w:val="22519356"/>
    <w:rsid w:val="226C1C18"/>
    <w:rsid w:val="22793A32"/>
    <w:rsid w:val="227B69E3"/>
    <w:rsid w:val="228C85DF"/>
    <w:rsid w:val="22A5F811"/>
    <w:rsid w:val="22A9E8F8"/>
    <w:rsid w:val="22B6C8B1"/>
    <w:rsid w:val="22D7943B"/>
    <w:rsid w:val="22E9F62A"/>
    <w:rsid w:val="22EB6EEC"/>
    <w:rsid w:val="22F4E2B7"/>
    <w:rsid w:val="22F67308"/>
    <w:rsid w:val="22FC21ED"/>
    <w:rsid w:val="231DCA7E"/>
    <w:rsid w:val="2324063E"/>
    <w:rsid w:val="232C02B3"/>
    <w:rsid w:val="232FE791"/>
    <w:rsid w:val="2344D90B"/>
    <w:rsid w:val="234A4BEF"/>
    <w:rsid w:val="235012F6"/>
    <w:rsid w:val="2367C7B9"/>
    <w:rsid w:val="2376AB1B"/>
    <w:rsid w:val="23816F7F"/>
    <w:rsid w:val="23834906"/>
    <w:rsid w:val="23964D8A"/>
    <w:rsid w:val="23A292C1"/>
    <w:rsid w:val="23AEBA01"/>
    <w:rsid w:val="23BE0B1E"/>
    <w:rsid w:val="23C42A32"/>
    <w:rsid w:val="23C87B35"/>
    <w:rsid w:val="23CDFBE0"/>
    <w:rsid w:val="23DDE2ED"/>
    <w:rsid w:val="23E6BF3B"/>
    <w:rsid w:val="23F37E0C"/>
    <w:rsid w:val="23F45CB6"/>
    <w:rsid w:val="24058ED1"/>
    <w:rsid w:val="241C1DBB"/>
    <w:rsid w:val="242816E6"/>
    <w:rsid w:val="2430945B"/>
    <w:rsid w:val="243BB2E8"/>
    <w:rsid w:val="245F4C2D"/>
    <w:rsid w:val="2463FDD1"/>
    <w:rsid w:val="24866552"/>
    <w:rsid w:val="249126DF"/>
    <w:rsid w:val="24918303"/>
    <w:rsid w:val="2498A9C2"/>
    <w:rsid w:val="249DCEA2"/>
    <w:rsid w:val="24B1F606"/>
    <w:rsid w:val="24B448C1"/>
    <w:rsid w:val="24BCDA22"/>
    <w:rsid w:val="24DDB85F"/>
    <w:rsid w:val="24E1AD9C"/>
    <w:rsid w:val="24EF1317"/>
    <w:rsid w:val="24F6526B"/>
    <w:rsid w:val="2504F7D4"/>
    <w:rsid w:val="250649FA"/>
    <w:rsid w:val="250F0B21"/>
    <w:rsid w:val="251B7773"/>
    <w:rsid w:val="2522898D"/>
    <w:rsid w:val="252360C7"/>
    <w:rsid w:val="25310370"/>
    <w:rsid w:val="253E19CA"/>
    <w:rsid w:val="253ED9C2"/>
    <w:rsid w:val="25433581"/>
    <w:rsid w:val="25601481"/>
    <w:rsid w:val="25633396"/>
    <w:rsid w:val="2579728A"/>
    <w:rsid w:val="257E033E"/>
    <w:rsid w:val="258F10AD"/>
    <w:rsid w:val="25A2396D"/>
    <w:rsid w:val="25A4B7BB"/>
    <w:rsid w:val="25AFCE36"/>
    <w:rsid w:val="25CD8B64"/>
    <w:rsid w:val="25D196E5"/>
    <w:rsid w:val="25D6FB61"/>
    <w:rsid w:val="25EC50CA"/>
    <w:rsid w:val="26100308"/>
    <w:rsid w:val="26279718"/>
    <w:rsid w:val="263098DF"/>
    <w:rsid w:val="263F607E"/>
    <w:rsid w:val="26419D74"/>
    <w:rsid w:val="26864840"/>
    <w:rsid w:val="268EAAC8"/>
    <w:rsid w:val="268F6C74"/>
    <w:rsid w:val="26A50848"/>
    <w:rsid w:val="26A9F9EC"/>
    <w:rsid w:val="26AADF08"/>
    <w:rsid w:val="26CF8941"/>
    <w:rsid w:val="26CFB5D5"/>
    <w:rsid w:val="26D552B7"/>
    <w:rsid w:val="26D57D42"/>
    <w:rsid w:val="26F0B463"/>
    <w:rsid w:val="26F5AED8"/>
    <w:rsid w:val="26FB2FB2"/>
    <w:rsid w:val="26FDD226"/>
    <w:rsid w:val="26FF2F24"/>
    <w:rsid w:val="27094AC5"/>
    <w:rsid w:val="270EADF8"/>
    <w:rsid w:val="2719E3A5"/>
    <w:rsid w:val="2722F0FE"/>
    <w:rsid w:val="27343ABF"/>
    <w:rsid w:val="2761D300"/>
    <w:rsid w:val="27691579"/>
    <w:rsid w:val="2779173B"/>
    <w:rsid w:val="277B49BB"/>
    <w:rsid w:val="277C8CB1"/>
    <w:rsid w:val="277DE50A"/>
    <w:rsid w:val="27808B5E"/>
    <w:rsid w:val="2783917C"/>
    <w:rsid w:val="278FCE7F"/>
    <w:rsid w:val="2799E5AB"/>
    <w:rsid w:val="27A82315"/>
    <w:rsid w:val="27AC2FAF"/>
    <w:rsid w:val="27B6D480"/>
    <w:rsid w:val="27CF91C8"/>
    <w:rsid w:val="27D4AA74"/>
    <w:rsid w:val="27D53559"/>
    <w:rsid w:val="281AB4DC"/>
    <w:rsid w:val="28308F3A"/>
    <w:rsid w:val="28331526"/>
    <w:rsid w:val="284CC097"/>
    <w:rsid w:val="28638DC0"/>
    <w:rsid w:val="28680C0C"/>
    <w:rsid w:val="2878CC25"/>
    <w:rsid w:val="28870A23"/>
    <w:rsid w:val="28902552"/>
    <w:rsid w:val="289AA598"/>
    <w:rsid w:val="289FF38B"/>
    <w:rsid w:val="28A92505"/>
    <w:rsid w:val="28BC2C59"/>
    <w:rsid w:val="28BC7DD7"/>
    <w:rsid w:val="28C6F29D"/>
    <w:rsid w:val="28E59C07"/>
    <w:rsid w:val="28F10F83"/>
    <w:rsid w:val="2901A3B8"/>
    <w:rsid w:val="290DCDF4"/>
    <w:rsid w:val="291CA2C8"/>
    <w:rsid w:val="29242B64"/>
    <w:rsid w:val="2928DA08"/>
    <w:rsid w:val="292DEA6C"/>
    <w:rsid w:val="29449BDF"/>
    <w:rsid w:val="294BA211"/>
    <w:rsid w:val="29812DA7"/>
    <w:rsid w:val="2982C471"/>
    <w:rsid w:val="299A1F40"/>
    <w:rsid w:val="299FE547"/>
    <w:rsid w:val="29A8215D"/>
    <w:rsid w:val="29AD7C7E"/>
    <w:rsid w:val="29B3F2DA"/>
    <w:rsid w:val="29BAD367"/>
    <w:rsid w:val="29BCA563"/>
    <w:rsid w:val="29CF6E15"/>
    <w:rsid w:val="29D20512"/>
    <w:rsid w:val="29E23716"/>
    <w:rsid w:val="29F0A395"/>
    <w:rsid w:val="29FB9B0A"/>
    <w:rsid w:val="29FF4D45"/>
    <w:rsid w:val="2A0BDA15"/>
    <w:rsid w:val="2A22A60E"/>
    <w:rsid w:val="2A290D0A"/>
    <w:rsid w:val="2A2B135B"/>
    <w:rsid w:val="2A32FB06"/>
    <w:rsid w:val="2A39F20B"/>
    <w:rsid w:val="2A55A210"/>
    <w:rsid w:val="2A5C1186"/>
    <w:rsid w:val="2A5EB09F"/>
    <w:rsid w:val="2A66D939"/>
    <w:rsid w:val="2A7449E6"/>
    <w:rsid w:val="2A800677"/>
    <w:rsid w:val="2A8ACABD"/>
    <w:rsid w:val="2A9299B4"/>
    <w:rsid w:val="2AAE4AF2"/>
    <w:rsid w:val="2AB412AD"/>
    <w:rsid w:val="2AC5016B"/>
    <w:rsid w:val="2ACB0962"/>
    <w:rsid w:val="2ACBB4C1"/>
    <w:rsid w:val="2AD9593B"/>
    <w:rsid w:val="2AE09270"/>
    <w:rsid w:val="2AE45F07"/>
    <w:rsid w:val="2AF3F2F6"/>
    <w:rsid w:val="2B0D385C"/>
    <w:rsid w:val="2B130973"/>
    <w:rsid w:val="2B26775D"/>
    <w:rsid w:val="2B26CA5A"/>
    <w:rsid w:val="2B2B1029"/>
    <w:rsid w:val="2B45B72A"/>
    <w:rsid w:val="2B4D8626"/>
    <w:rsid w:val="2B6F896E"/>
    <w:rsid w:val="2B738C64"/>
    <w:rsid w:val="2B74F0F5"/>
    <w:rsid w:val="2B761888"/>
    <w:rsid w:val="2B8543FC"/>
    <w:rsid w:val="2B9A354C"/>
    <w:rsid w:val="2B9BFF55"/>
    <w:rsid w:val="2BB09817"/>
    <w:rsid w:val="2BB7EDCB"/>
    <w:rsid w:val="2BBAF93F"/>
    <w:rsid w:val="2BD03DF7"/>
    <w:rsid w:val="2BD4B3D7"/>
    <w:rsid w:val="2BDB6EDC"/>
    <w:rsid w:val="2BE23788"/>
    <w:rsid w:val="2BF187F0"/>
    <w:rsid w:val="2BF45FA8"/>
    <w:rsid w:val="2BF60E4C"/>
    <w:rsid w:val="2BFB95E9"/>
    <w:rsid w:val="2BFD35AE"/>
    <w:rsid w:val="2C281D7A"/>
    <w:rsid w:val="2C285C8C"/>
    <w:rsid w:val="2C28FDEE"/>
    <w:rsid w:val="2C36CCE4"/>
    <w:rsid w:val="2C40F8A5"/>
    <w:rsid w:val="2C4A9C20"/>
    <w:rsid w:val="2C4EF263"/>
    <w:rsid w:val="2C65AE68"/>
    <w:rsid w:val="2C93F86A"/>
    <w:rsid w:val="2C94C4DC"/>
    <w:rsid w:val="2CA2E34B"/>
    <w:rsid w:val="2CB331A7"/>
    <w:rsid w:val="2CBE178D"/>
    <w:rsid w:val="2CC02D3E"/>
    <w:rsid w:val="2CC39D9F"/>
    <w:rsid w:val="2CC4B5C9"/>
    <w:rsid w:val="2CCD78AB"/>
    <w:rsid w:val="2CCF550C"/>
    <w:rsid w:val="2CD4573B"/>
    <w:rsid w:val="2CDAE8DC"/>
    <w:rsid w:val="2CDE8CB7"/>
    <w:rsid w:val="2CE0B90B"/>
    <w:rsid w:val="2CE59949"/>
    <w:rsid w:val="2CF0B850"/>
    <w:rsid w:val="2CF8C195"/>
    <w:rsid w:val="2CFAE8EC"/>
    <w:rsid w:val="2CFB78E0"/>
    <w:rsid w:val="2D041762"/>
    <w:rsid w:val="2D055D4A"/>
    <w:rsid w:val="2D0DB3C0"/>
    <w:rsid w:val="2D25FCD1"/>
    <w:rsid w:val="2D28BC91"/>
    <w:rsid w:val="2D2D5C68"/>
    <w:rsid w:val="2D3BE392"/>
    <w:rsid w:val="2D567EDF"/>
    <w:rsid w:val="2D5FA498"/>
    <w:rsid w:val="2D80D925"/>
    <w:rsid w:val="2D867A4E"/>
    <w:rsid w:val="2D9A508F"/>
    <w:rsid w:val="2DA2AC12"/>
    <w:rsid w:val="2DA34BFD"/>
    <w:rsid w:val="2DA456C1"/>
    <w:rsid w:val="2DC1DCAC"/>
    <w:rsid w:val="2DD09D5F"/>
    <w:rsid w:val="2DDAF9E8"/>
    <w:rsid w:val="2DF06B82"/>
    <w:rsid w:val="2DF61306"/>
    <w:rsid w:val="2E32E986"/>
    <w:rsid w:val="2E3C9667"/>
    <w:rsid w:val="2E3FA8DC"/>
    <w:rsid w:val="2E4C0E45"/>
    <w:rsid w:val="2E532399"/>
    <w:rsid w:val="2E5545D3"/>
    <w:rsid w:val="2E5F0892"/>
    <w:rsid w:val="2E5FDE8D"/>
    <w:rsid w:val="2E6D1A2D"/>
    <w:rsid w:val="2E7D9D8D"/>
    <w:rsid w:val="2E9734E5"/>
    <w:rsid w:val="2EA7A2AD"/>
    <w:rsid w:val="2EBC6A8D"/>
    <w:rsid w:val="2EBD597B"/>
    <w:rsid w:val="2EC33B05"/>
    <w:rsid w:val="2EC5127E"/>
    <w:rsid w:val="2ED62600"/>
    <w:rsid w:val="2EF02DA5"/>
    <w:rsid w:val="2F030BAE"/>
    <w:rsid w:val="2F0A6187"/>
    <w:rsid w:val="2F0C35A0"/>
    <w:rsid w:val="2F15CF71"/>
    <w:rsid w:val="2F181235"/>
    <w:rsid w:val="2F23C891"/>
    <w:rsid w:val="2F264439"/>
    <w:rsid w:val="2F275B9E"/>
    <w:rsid w:val="2F2DFE78"/>
    <w:rsid w:val="2F503972"/>
    <w:rsid w:val="2F51ECF9"/>
    <w:rsid w:val="2F5A9E69"/>
    <w:rsid w:val="2F606ACD"/>
    <w:rsid w:val="2F7F223B"/>
    <w:rsid w:val="2F82FB76"/>
    <w:rsid w:val="2F855315"/>
    <w:rsid w:val="2F868E67"/>
    <w:rsid w:val="2F8C8F1F"/>
    <w:rsid w:val="2F9D841A"/>
    <w:rsid w:val="2F9E8B21"/>
    <w:rsid w:val="2FA5818D"/>
    <w:rsid w:val="2FA7E5F7"/>
    <w:rsid w:val="2FB07861"/>
    <w:rsid w:val="2FB963A1"/>
    <w:rsid w:val="2FC8C1E7"/>
    <w:rsid w:val="2FD005B9"/>
    <w:rsid w:val="2FD3CD84"/>
    <w:rsid w:val="2FF7896F"/>
    <w:rsid w:val="300FC70F"/>
    <w:rsid w:val="30149092"/>
    <w:rsid w:val="301DE049"/>
    <w:rsid w:val="302C91EE"/>
    <w:rsid w:val="302EE080"/>
    <w:rsid w:val="30333A6F"/>
    <w:rsid w:val="303B42D7"/>
    <w:rsid w:val="303D33F0"/>
    <w:rsid w:val="3045B8C0"/>
    <w:rsid w:val="3052EADA"/>
    <w:rsid w:val="3057701F"/>
    <w:rsid w:val="3064B7C4"/>
    <w:rsid w:val="3079589A"/>
    <w:rsid w:val="308A6E25"/>
    <w:rsid w:val="30901035"/>
    <w:rsid w:val="3094E5BA"/>
    <w:rsid w:val="309D44D0"/>
    <w:rsid w:val="309EDE12"/>
    <w:rsid w:val="30BC11D7"/>
    <w:rsid w:val="30C03326"/>
    <w:rsid w:val="30C3BDD3"/>
    <w:rsid w:val="30C92451"/>
    <w:rsid w:val="30D2ABB4"/>
    <w:rsid w:val="30D63D48"/>
    <w:rsid w:val="30E2F056"/>
    <w:rsid w:val="30E50C43"/>
    <w:rsid w:val="30EC852E"/>
    <w:rsid w:val="30FAF254"/>
    <w:rsid w:val="30FB71DA"/>
    <w:rsid w:val="31020FCF"/>
    <w:rsid w:val="3102CC04"/>
    <w:rsid w:val="311233F9"/>
    <w:rsid w:val="31150BF2"/>
    <w:rsid w:val="311C8595"/>
    <w:rsid w:val="31315F1E"/>
    <w:rsid w:val="313913DC"/>
    <w:rsid w:val="31404EFF"/>
    <w:rsid w:val="31658B11"/>
    <w:rsid w:val="31679F1B"/>
    <w:rsid w:val="317097EB"/>
    <w:rsid w:val="318205BF"/>
    <w:rsid w:val="318211ED"/>
    <w:rsid w:val="3188C58B"/>
    <w:rsid w:val="3198FFC4"/>
    <w:rsid w:val="31A0487D"/>
    <w:rsid w:val="31C9F5F9"/>
    <w:rsid w:val="31D1AB47"/>
    <w:rsid w:val="31D94F8B"/>
    <w:rsid w:val="31ED02E7"/>
    <w:rsid w:val="31F0E008"/>
    <w:rsid w:val="31F29B5D"/>
    <w:rsid w:val="320CC72B"/>
    <w:rsid w:val="321F65AC"/>
    <w:rsid w:val="3222055A"/>
    <w:rsid w:val="3224671A"/>
    <w:rsid w:val="323266F8"/>
    <w:rsid w:val="32386429"/>
    <w:rsid w:val="324228D8"/>
    <w:rsid w:val="3251802F"/>
    <w:rsid w:val="3257F3D1"/>
    <w:rsid w:val="325EE103"/>
    <w:rsid w:val="32681735"/>
    <w:rsid w:val="326BB91B"/>
    <w:rsid w:val="3274CFB3"/>
    <w:rsid w:val="327FD2A1"/>
    <w:rsid w:val="329B12A4"/>
    <w:rsid w:val="32BDF1CE"/>
    <w:rsid w:val="32C43458"/>
    <w:rsid w:val="32C4D33B"/>
    <w:rsid w:val="32E2078A"/>
    <w:rsid w:val="3323D5BA"/>
    <w:rsid w:val="3325DBAE"/>
    <w:rsid w:val="332777C7"/>
    <w:rsid w:val="332CDB6B"/>
    <w:rsid w:val="33394A0C"/>
    <w:rsid w:val="333EBA5E"/>
    <w:rsid w:val="334C76E2"/>
    <w:rsid w:val="3354055A"/>
    <w:rsid w:val="335CF6AC"/>
    <w:rsid w:val="33612454"/>
    <w:rsid w:val="336D290E"/>
    <w:rsid w:val="3373AD7F"/>
    <w:rsid w:val="33810E61"/>
    <w:rsid w:val="338B51EC"/>
    <w:rsid w:val="338C3BFD"/>
    <w:rsid w:val="339FB961"/>
    <w:rsid w:val="33ADA605"/>
    <w:rsid w:val="33AE7B3E"/>
    <w:rsid w:val="33B706A2"/>
    <w:rsid w:val="33BDF224"/>
    <w:rsid w:val="33CC37A3"/>
    <w:rsid w:val="33CC9528"/>
    <w:rsid w:val="33DB677A"/>
    <w:rsid w:val="33DF963F"/>
    <w:rsid w:val="33ED3985"/>
    <w:rsid w:val="33EF6F4E"/>
    <w:rsid w:val="33F05ACA"/>
    <w:rsid w:val="34099C2E"/>
    <w:rsid w:val="34132EF1"/>
    <w:rsid w:val="3424C947"/>
    <w:rsid w:val="3431BBE3"/>
    <w:rsid w:val="3451A6B9"/>
    <w:rsid w:val="346E571E"/>
    <w:rsid w:val="3479DAA6"/>
    <w:rsid w:val="348024A2"/>
    <w:rsid w:val="3487E69E"/>
    <w:rsid w:val="3491FFFF"/>
    <w:rsid w:val="34963BDE"/>
    <w:rsid w:val="34B5AB9A"/>
    <w:rsid w:val="34BE169D"/>
    <w:rsid w:val="34BEBA55"/>
    <w:rsid w:val="34D98DD4"/>
    <w:rsid w:val="350255BD"/>
    <w:rsid w:val="3506C47B"/>
    <w:rsid w:val="3507A6F6"/>
    <w:rsid w:val="351DD3DB"/>
    <w:rsid w:val="353F3F10"/>
    <w:rsid w:val="35493282"/>
    <w:rsid w:val="3559A398"/>
    <w:rsid w:val="356BD539"/>
    <w:rsid w:val="35708610"/>
    <w:rsid w:val="359104C1"/>
    <w:rsid w:val="3594C5FD"/>
    <w:rsid w:val="359B816F"/>
    <w:rsid w:val="35A03748"/>
    <w:rsid w:val="35B3DFD6"/>
    <w:rsid w:val="35B719DD"/>
    <w:rsid w:val="35BFAF87"/>
    <w:rsid w:val="35D484BA"/>
    <w:rsid w:val="35E86E16"/>
    <w:rsid w:val="35ECB830"/>
    <w:rsid w:val="35FE4495"/>
    <w:rsid w:val="36036B34"/>
    <w:rsid w:val="361BC396"/>
    <w:rsid w:val="36282C80"/>
    <w:rsid w:val="364798EF"/>
    <w:rsid w:val="365FA1FA"/>
    <w:rsid w:val="3667D76F"/>
    <w:rsid w:val="366CDB58"/>
    <w:rsid w:val="367ED4BD"/>
    <w:rsid w:val="3680A973"/>
    <w:rsid w:val="36A384A4"/>
    <w:rsid w:val="36A4588E"/>
    <w:rsid w:val="36A46F83"/>
    <w:rsid w:val="36A6B6B1"/>
    <w:rsid w:val="36A6C039"/>
    <w:rsid w:val="36C4D5EF"/>
    <w:rsid w:val="36C75014"/>
    <w:rsid w:val="36DC4C0B"/>
    <w:rsid w:val="36ECF45B"/>
    <w:rsid w:val="36ED8F76"/>
    <w:rsid w:val="3708AACA"/>
    <w:rsid w:val="37199188"/>
    <w:rsid w:val="3724A06F"/>
    <w:rsid w:val="373DBCC3"/>
    <w:rsid w:val="37430992"/>
    <w:rsid w:val="3743ECCF"/>
    <w:rsid w:val="37531F45"/>
    <w:rsid w:val="375990E2"/>
    <w:rsid w:val="376137E1"/>
    <w:rsid w:val="376D5AFF"/>
    <w:rsid w:val="377E1CC3"/>
    <w:rsid w:val="377F4424"/>
    <w:rsid w:val="378998F4"/>
    <w:rsid w:val="378A4D01"/>
    <w:rsid w:val="378C7744"/>
    <w:rsid w:val="37902D92"/>
    <w:rsid w:val="3794A883"/>
    <w:rsid w:val="3796F658"/>
    <w:rsid w:val="37D8E506"/>
    <w:rsid w:val="37F13C3D"/>
    <w:rsid w:val="37F726BA"/>
    <w:rsid w:val="37FF3B42"/>
    <w:rsid w:val="3810506A"/>
    <w:rsid w:val="38109946"/>
    <w:rsid w:val="381F9795"/>
    <w:rsid w:val="38232C29"/>
    <w:rsid w:val="382C4B91"/>
    <w:rsid w:val="3830F7A1"/>
    <w:rsid w:val="383CA206"/>
    <w:rsid w:val="38450427"/>
    <w:rsid w:val="3848BFEF"/>
    <w:rsid w:val="384E3535"/>
    <w:rsid w:val="38673570"/>
    <w:rsid w:val="38683A22"/>
    <w:rsid w:val="3868F1B7"/>
    <w:rsid w:val="386E20D8"/>
    <w:rsid w:val="38798A06"/>
    <w:rsid w:val="388D4DB9"/>
    <w:rsid w:val="389F6BB1"/>
    <w:rsid w:val="38A352A6"/>
    <w:rsid w:val="38AC5FB2"/>
    <w:rsid w:val="38AF6D7D"/>
    <w:rsid w:val="38B03CFF"/>
    <w:rsid w:val="38B0C9C7"/>
    <w:rsid w:val="38B33022"/>
    <w:rsid w:val="38B3B346"/>
    <w:rsid w:val="38B84FF2"/>
    <w:rsid w:val="38C9100B"/>
    <w:rsid w:val="38D2EA29"/>
    <w:rsid w:val="38D33890"/>
    <w:rsid w:val="38E4C65D"/>
    <w:rsid w:val="38ED7E14"/>
    <w:rsid w:val="38FE6195"/>
    <w:rsid w:val="39187360"/>
    <w:rsid w:val="392C2128"/>
    <w:rsid w:val="39329EB9"/>
    <w:rsid w:val="39351C7A"/>
    <w:rsid w:val="39357F34"/>
    <w:rsid w:val="394B28FA"/>
    <w:rsid w:val="394EF23E"/>
    <w:rsid w:val="3951A13E"/>
    <w:rsid w:val="3956ED8C"/>
    <w:rsid w:val="395D08CA"/>
    <w:rsid w:val="3960F44A"/>
    <w:rsid w:val="396656C1"/>
    <w:rsid w:val="3989A8F2"/>
    <w:rsid w:val="3996571B"/>
    <w:rsid w:val="39A49C3A"/>
    <w:rsid w:val="39B7DACD"/>
    <w:rsid w:val="39BBD750"/>
    <w:rsid w:val="39D4CDE5"/>
    <w:rsid w:val="39D9DD35"/>
    <w:rsid w:val="3A07245F"/>
    <w:rsid w:val="3A12948B"/>
    <w:rsid w:val="3A14A073"/>
    <w:rsid w:val="3A156D6B"/>
    <w:rsid w:val="3A15D9E9"/>
    <w:rsid w:val="3A254C47"/>
    <w:rsid w:val="3A355858"/>
    <w:rsid w:val="3A4BDCA2"/>
    <w:rsid w:val="3A531655"/>
    <w:rsid w:val="3A54AD09"/>
    <w:rsid w:val="3A5E7C7B"/>
    <w:rsid w:val="3A7D91AF"/>
    <w:rsid w:val="3A8736D3"/>
    <w:rsid w:val="3AB4FCE5"/>
    <w:rsid w:val="3AB5ADFA"/>
    <w:rsid w:val="3AC95C1A"/>
    <w:rsid w:val="3ACAE117"/>
    <w:rsid w:val="3ACDF74D"/>
    <w:rsid w:val="3ACF371A"/>
    <w:rsid w:val="3AD11FA9"/>
    <w:rsid w:val="3AD93EB7"/>
    <w:rsid w:val="3ADE984B"/>
    <w:rsid w:val="3AE21F26"/>
    <w:rsid w:val="3AF3FEF4"/>
    <w:rsid w:val="3AFA08F2"/>
    <w:rsid w:val="3B0225C3"/>
    <w:rsid w:val="3B040D2D"/>
    <w:rsid w:val="3B1252DD"/>
    <w:rsid w:val="3B1BAF9D"/>
    <w:rsid w:val="3B1EBA56"/>
    <w:rsid w:val="3B2F0956"/>
    <w:rsid w:val="3B3769F4"/>
    <w:rsid w:val="3B4BCD27"/>
    <w:rsid w:val="3B58FAD2"/>
    <w:rsid w:val="3B5EA394"/>
    <w:rsid w:val="3B68D3A5"/>
    <w:rsid w:val="3B6FC70A"/>
    <w:rsid w:val="3B7695CD"/>
    <w:rsid w:val="3B7BA469"/>
    <w:rsid w:val="3B7F2217"/>
    <w:rsid w:val="3B846CE1"/>
    <w:rsid w:val="3B8B5A5E"/>
    <w:rsid w:val="3B9D2E46"/>
    <w:rsid w:val="3B9F32C6"/>
    <w:rsid w:val="3BA05BD7"/>
    <w:rsid w:val="3BA95E67"/>
    <w:rsid w:val="3BAE2145"/>
    <w:rsid w:val="3BAF5919"/>
    <w:rsid w:val="3BAF59E3"/>
    <w:rsid w:val="3BCFCE73"/>
    <w:rsid w:val="3BD94D39"/>
    <w:rsid w:val="3BE764A8"/>
    <w:rsid w:val="3BE840A5"/>
    <w:rsid w:val="3BF455A5"/>
    <w:rsid w:val="3BFB3103"/>
    <w:rsid w:val="3C00E553"/>
    <w:rsid w:val="3C0E94C0"/>
    <w:rsid w:val="3C120388"/>
    <w:rsid w:val="3C3B4139"/>
    <w:rsid w:val="3C5A1E77"/>
    <w:rsid w:val="3C5C6224"/>
    <w:rsid w:val="3C5FAF25"/>
    <w:rsid w:val="3C686B0E"/>
    <w:rsid w:val="3C6B02B0"/>
    <w:rsid w:val="3C6C8C51"/>
    <w:rsid w:val="3C851B37"/>
    <w:rsid w:val="3CA212DA"/>
    <w:rsid w:val="3CA3DD04"/>
    <w:rsid w:val="3CD4F6D8"/>
    <w:rsid w:val="3CEDEB4E"/>
    <w:rsid w:val="3CF50FDC"/>
    <w:rsid w:val="3CF9795F"/>
    <w:rsid w:val="3D077DF9"/>
    <w:rsid w:val="3D22131E"/>
    <w:rsid w:val="3D24069C"/>
    <w:rsid w:val="3D34DEDE"/>
    <w:rsid w:val="3D3BFBCF"/>
    <w:rsid w:val="3D3F8120"/>
    <w:rsid w:val="3D589828"/>
    <w:rsid w:val="3D595E5B"/>
    <w:rsid w:val="3D5FAF02"/>
    <w:rsid w:val="3D6D57B3"/>
    <w:rsid w:val="3D7D11A8"/>
    <w:rsid w:val="3D7D5084"/>
    <w:rsid w:val="3D84D4DD"/>
    <w:rsid w:val="3D995245"/>
    <w:rsid w:val="3D9B899B"/>
    <w:rsid w:val="3DB6332E"/>
    <w:rsid w:val="3DBD8336"/>
    <w:rsid w:val="3DBE3E70"/>
    <w:rsid w:val="3DC7FAE6"/>
    <w:rsid w:val="3DD45987"/>
    <w:rsid w:val="3DD9108C"/>
    <w:rsid w:val="3DE7F2C3"/>
    <w:rsid w:val="3DEB526F"/>
    <w:rsid w:val="3DEFADCD"/>
    <w:rsid w:val="3DFA7570"/>
    <w:rsid w:val="3DFFEF2F"/>
    <w:rsid w:val="3E034103"/>
    <w:rsid w:val="3E0B94FF"/>
    <w:rsid w:val="3E0BD22D"/>
    <w:rsid w:val="3E145AA6"/>
    <w:rsid w:val="3E1CA83A"/>
    <w:rsid w:val="3E318E42"/>
    <w:rsid w:val="3E40D164"/>
    <w:rsid w:val="3E43FC25"/>
    <w:rsid w:val="3E687821"/>
    <w:rsid w:val="3E72DB49"/>
    <w:rsid w:val="3E73F1F2"/>
    <w:rsid w:val="3E76E14B"/>
    <w:rsid w:val="3E7FB115"/>
    <w:rsid w:val="3E81A379"/>
    <w:rsid w:val="3E853E8A"/>
    <w:rsid w:val="3E881E06"/>
    <w:rsid w:val="3E8873F8"/>
    <w:rsid w:val="3E887C0B"/>
    <w:rsid w:val="3E9F3F1B"/>
    <w:rsid w:val="3EA25BB3"/>
    <w:rsid w:val="3EC9D234"/>
    <w:rsid w:val="3ED6FCC2"/>
    <w:rsid w:val="3F096A86"/>
    <w:rsid w:val="3F110F1B"/>
    <w:rsid w:val="3F136089"/>
    <w:rsid w:val="3F1DB313"/>
    <w:rsid w:val="3F2409F4"/>
    <w:rsid w:val="3F2C04B9"/>
    <w:rsid w:val="3F3DB382"/>
    <w:rsid w:val="3F4B4C8E"/>
    <w:rsid w:val="3F588F18"/>
    <w:rsid w:val="3F71C8A4"/>
    <w:rsid w:val="3F7BF4B1"/>
    <w:rsid w:val="3F8D07E0"/>
    <w:rsid w:val="3FA6BCDA"/>
    <w:rsid w:val="3FA6D355"/>
    <w:rsid w:val="3FAD28FC"/>
    <w:rsid w:val="3FB059C5"/>
    <w:rsid w:val="3FDA26B6"/>
    <w:rsid w:val="3FE792CD"/>
    <w:rsid w:val="3FEB7E90"/>
    <w:rsid w:val="3FF42DB4"/>
    <w:rsid w:val="3FF679AD"/>
    <w:rsid w:val="3FFACC7B"/>
    <w:rsid w:val="40117061"/>
    <w:rsid w:val="401444B9"/>
    <w:rsid w:val="40157421"/>
    <w:rsid w:val="401B6673"/>
    <w:rsid w:val="4020115F"/>
    <w:rsid w:val="4022CC11"/>
    <w:rsid w:val="40237343"/>
    <w:rsid w:val="402A6DC4"/>
    <w:rsid w:val="40350C70"/>
    <w:rsid w:val="403C3C02"/>
    <w:rsid w:val="4049221E"/>
    <w:rsid w:val="4052DBEB"/>
    <w:rsid w:val="40555BAD"/>
    <w:rsid w:val="40588D32"/>
    <w:rsid w:val="406316E0"/>
    <w:rsid w:val="40645415"/>
    <w:rsid w:val="4066D689"/>
    <w:rsid w:val="407166CB"/>
    <w:rsid w:val="407A6BCC"/>
    <w:rsid w:val="40CEA0A2"/>
    <w:rsid w:val="40E4EBA3"/>
    <w:rsid w:val="40E923FF"/>
    <w:rsid w:val="40F08567"/>
    <w:rsid w:val="40FE9325"/>
    <w:rsid w:val="41017648"/>
    <w:rsid w:val="410F3545"/>
    <w:rsid w:val="412B986B"/>
    <w:rsid w:val="412EF1BD"/>
    <w:rsid w:val="413740F7"/>
    <w:rsid w:val="4142B07A"/>
    <w:rsid w:val="415C7605"/>
    <w:rsid w:val="41618D14"/>
    <w:rsid w:val="41674032"/>
    <w:rsid w:val="416AF165"/>
    <w:rsid w:val="416F95FA"/>
    <w:rsid w:val="4179E4A1"/>
    <w:rsid w:val="418D3B4B"/>
    <w:rsid w:val="419E6901"/>
    <w:rsid w:val="41D54818"/>
    <w:rsid w:val="41E55B62"/>
    <w:rsid w:val="41E6C5CE"/>
    <w:rsid w:val="420B8AF3"/>
    <w:rsid w:val="4213B6E7"/>
    <w:rsid w:val="4233BFD2"/>
    <w:rsid w:val="42539706"/>
    <w:rsid w:val="425EF2D3"/>
    <w:rsid w:val="427DC780"/>
    <w:rsid w:val="4283C61C"/>
    <w:rsid w:val="4287F96D"/>
    <w:rsid w:val="42B4BB51"/>
    <w:rsid w:val="42CEAA84"/>
    <w:rsid w:val="42CEFEC9"/>
    <w:rsid w:val="42DACCEF"/>
    <w:rsid w:val="42EC30BC"/>
    <w:rsid w:val="42ECF988"/>
    <w:rsid w:val="42EDF7F7"/>
    <w:rsid w:val="42F90458"/>
    <w:rsid w:val="42FF9B4F"/>
    <w:rsid w:val="43116605"/>
    <w:rsid w:val="431B663D"/>
    <w:rsid w:val="43228ED5"/>
    <w:rsid w:val="43251136"/>
    <w:rsid w:val="433F4AE1"/>
    <w:rsid w:val="434D4A8F"/>
    <w:rsid w:val="437D152D"/>
    <w:rsid w:val="439D005A"/>
    <w:rsid w:val="43A691B8"/>
    <w:rsid w:val="43B1B0A4"/>
    <w:rsid w:val="43B8211E"/>
    <w:rsid w:val="43B82392"/>
    <w:rsid w:val="43BE3490"/>
    <w:rsid w:val="43CCA75E"/>
    <w:rsid w:val="43D1102E"/>
    <w:rsid w:val="43DF1FA7"/>
    <w:rsid w:val="43E8C57B"/>
    <w:rsid w:val="43E8CEE8"/>
    <w:rsid w:val="43FCE09A"/>
    <w:rsid w:val="44139173"/>
    <w:rsid w:val="441812A4"/>
    <w:rsid w:val="441E9224"/>
    <w:rsid w:val="44254934"/>
    <w:rsid w:val="44279AB1"/>
    <w:rsid w:val="442A2C5B"/>
    <w:rsid w:val="442CB9E0"/>
    <w:rsid w:val="442D05A2"/>
    <w:rsid w:val="442F6FB7"/>
    <w:rsid w:val="443112F6"/>
    <w:rsid w:val="444EDFF9"/>
    <w:rsid w:val="44513D3A"/>
    <w:rsid w:val="4451518D"/>
    <w:rsid w:val="4463FAFD"/>
    <w:rsid w:val="4464DB9B"/>
    <w:rsid w:val="4471E870"/>
    <w:rsid w:val="44926AC2"/>
    <w:rsid w:val="4494393F"/>
    <w:rsid w:val="449C11CD"/>
    <w:rsid w:val="44A368F8"/>
    <w:rsid w:val="44A81143"/>
    <w:rsid w:val="44B557A5"/>
    <w:rsid w:val="44C2A711"/>
    <w:rsid w:val="44DBA32D"/>
    <w:rsid w:val="45183E62"/>
    <w:rsid w:val="45243378"/>
    <w:rsid w:val="452685FD"/>
    <w:rsid w:val="45407FD7"/>
    <w:rsid w:val="45687607"/>
    <w:rsid w:val="456ED33C"/>
    <w:rsid w:val="45734147"/>
    <w:rsid w:val="457DDA05"/>
    <w:rsid w:val="457EFBB2"/>
    <w:rsid w:val="4580A800"/>
    <w:rsid w:val="4589EB44"/>
    <w:rsid w:val="458C4A87"/>
    <w:rsid w:val="4592C877"/>
    <w:rsid w:val="4592C89E"/>
    <w:rsid w:val="45AC57D8"/>
    <w:rsid w:val="45C954A3"/>
    <w:rsid w:val="45CDE9A3"/>
    <w:rsid w:val="45CFD2B1"/>
    <w:rsid w:val="45DDB460"/>
    <w:rsid w:val="45E1726A"/>
    <w:rsid w:val="45F7B890"/>
    <w:rsid w:val="45FDAA2D"/>
    <w:rsid w:val="46009A80"/>
    <w:rsid w:val="46041AF9"/>
    <w:rsid w:val="460FBF65"/>
    <w:rsid w:val="4614CE9B"/>
    <w:rsid w:val="4616C40A"/>
    <w:rsid w:val="4623D075"/>
    <w:rsid w:val="463C412F"/>
    <w:rsid w:val="4686796D"/>
    <w:rsid w:val="468BF511"/>
    <w:rsid w:val="46A3DA5B"/>
    <w:rsid w:val="46A7E7B1"/>
    <w:rsid w:val="46AF0400"/>
    <w:rsid w:val="46AFAFAD"/>
    <w:rsid w:val="46B35EA6"/>
    <w:rsid w:val="46CBDE7E"/>
    <w:rsid w:val="46D83D51"/>
    <w:rsid w:val="46E28559"/>
    <w:rsid w:val="46E46C43"/>
    <w:rsid w:val="46F0ADBA"/>
    <w:rsid w:val="46FE117C"/>
    <w:rsid w:val="4704A43D"/>
    <w:rsid w:val="470C334A"/>
    <w:rsid w:val="470FEB17"/>
    <w:rsid w:val="471235FE"/>
    <w:rsid w:val="47133B04"/>
    <w:rsid w:val="4718ED1E"/>
    <w:rsid w:val="4726EF40"/>
    <w:rsid w:val="4741F28B"/>
    <w:rsid w:val="474343BC"/>
    <w:rsid w:val="475895D5"/>
    <w:rsid w:val="47B7EFC7"/>
    <w:rsid w:val="47C5D2C2"/>
    <w:rsid w:val="47CC3337"/>
    <w:rsid w:val="47CF3C3C"/>
    <w:rsid w:val="47D2181D"/>
    <w:rsid w:val="47E43687"/>
    <w:rsid w:val="47E50B93"/>
    <w:rsid w:val="47EBE6B5"/>
    <w:rsid w:val="4805CA82"/>
    <w:rsid w:val="480BBDEE"/>
    <w:rsid w:val="480DC64B"/>
    <w:rsid w:val="48274F49"/>
    <w:rsid w:val="482FB893"/>
    <w:rsid w:val="48545F6D"/>
    <w:rsid w:val="485C079A"/>
    <w:rsid w:val="48615239"/>
    <w:rsid w:val="48678434"/>
    <w:rsid w:val="487056F7"/>
    <w:rsid w:val="4877425D"/>
    <w:rsid w:val="4888C584"/>
    <w:rsid w:val="488C9914"/>
    <w:rsid w:val="488ED15A"/>
    <w:rsid w:val="48955525"/>
    <w:rsid w:val="48975569"/>
    <w:rsid w:val="48987D7B"/>
    <w:rsid w:val="489B2EA0"/>
    <w:rsid w:val="48A94981"/>
    <w:rsid w:val="48AC7A92"/>
    <w:rsid w:val="48AF4BF4"/>
    <w:rsid w:val="48B0BF37"/>
    <w:rsid w:val="48BE1BDD"/>
    <w:rsid w:val="48BED818"/>
    <w:rsid w:val="48C5AC5E"/>
    <w:rsid w:val="48CD204B"/>
    <w:rsid w:val="4924D139"/>
    <w:rsid w:val="49273F26"/>
    <w:rsid w:val="495219DB"/>
    <w:rsid w:val="4955DE28"/>
    <w:rsid w:val="49608B41"/>
    <w:rsid w:val="4977A67E"/>
    <w:rsid w:val="497BA1F7"/>
    <w:rsid w:val="4993FDD4"/>
    <w:rsid w:val="49A90BF4"/>
    <w:rsid w:val="49AFBC39"/>
    <w:rsid w:val="49B3BED3"/>
    <w:rsid w:val="49B499CC"/>
    <w:rsid w:val="49BE071C"/>
    <w:rsid w:val="49E5FE43"/>
    <w:rsid w:val="49FBABAE"/>
    <w:rsid w:val="4A02FE5A"/>
    <w:rsid w:val="4A17B3B5"/>
    <w:rsid w:val="4A18287C"/>
    <w:rsid w:val="4A23FA7E"/>
    <w:rsid w:val="4A387D3B"/>
    <w:rsid w:val="4A3DBF4E"/>
    <w:rsid w:val="4A3F296B"/>
    <w:rsid w:val="4A3F7D4A"/>
    <w:rsid w:val="4A438F7F"/>
    <w:rsid w:val="4A43D2CF"/>
    <w:rsid w:val="4A66649A"/>
    <w:rsid w:val="4A709F4C"/>
    <w:rsid w:val="4A72803B"/>
    <w:rsid w:val="4A7374C4"/>
    <w:rsid w:val="4A788C4B"/>
    <w:rsid w:val="4A8A65E4"/>
    <w:rsid w:val="4A8B2C69"/>
    <w:rsid w:val="4AAB664D"/>
    <w:rsid w:val="4AACE264"/>
    <w:rsid w:val="4AB89DD8"/>
    <w:rsid w:val="4AD50B64"/>
    <w:rsid w:val="4AD8B934"/>
    <w:rsid w:val="4ADA5657"/>
    <w:rsid w:val="4ADB70CC"/>
    <w:rsid w:val="4AE497D8"/>
    <w:rsid w:val="4AEB7E4A"/>
    <w:rsid w:val="4B02FC3A"/>
    <w:rsid w:val="4B036768"/>
    <w:rsid w:val="4B037698"/>
    <w:rsid w:val="4B106039"/>
    <w:rsid w:val="4B1371BA"/>
    <w:rsid w:val="4B362D90"/>
    <w:rsid w:val="4B3EBA25"/>
    <w:rsid w:val="4B653809"/>
    <w:rsid w:val="4B872895"/>
    <w:rsid w:val="4B8DB75C"/>
    <w:rsid w:val="4B92FFF2"/>
    <w:rsid w:val="4B9A36B1"/>
    <w:rsid w:val="4B9E34B0"/>
    <w:rsid w:val="4BA624C5"/>
    <w:rsid w:val="4BA99071"/>
    <w:rsid w:val="4BAA6E77"/>
    <w:rsid w:val="4BB94FC9"/>
    <w:rsid w:val="4BBB2EDC"/>
    <w:rsid w:val="4BC9F908"/>
    <w:rsid w:val="4BF161E7"/>
    <w:rsid w:val="4BFEA09B"/>
    <w:rsid w:val="4C29548F"/>
    <w:rsid w:val="4C41D379"/>
    <w:rsid w:val="4C885323"/>
    <w:rsid w:val="4C8C12A4"/>
    <w:rsid w:val="4C97A188"/>
    <w:rsid w:val="4CA4BB9A"/>
    <w:rsid w:val="4CB0066A"/>
    <w:rsid w:val="4CBF70E2"/>
    <w:rsid w:val="4CBF7AF7"/>
    <w:rsid w:val="4CCB0791"/>
    <w:rsid w:val="4CD94E1A"/>
    <w:rsid w:val="4CDF2EA4"/>
    <w:rsid w:val="4CE75FBA"/>
    <w:rsid w:val="4CEDB507"/>
    <w:rsid w:val="4CEE8334"/>
    <w:rsid w:val="4CF01BAD"/>
    <w:rsid w:val="4CF9C0BB"/>
    <w:rsid w:val="4CFBBEFD"/>
    <w:rsid w:val="4D0163D0"/>
    <w:rsid w:val="4D198544"/>
    <w:rsid w:val="4D2FBEFC"/>
    <w:rsid w:val="4D339757"/>
    <w:rsid w:val="4D406CAA"/>
    <w:rsid w:val="4D587619"/>
    <w:rsid w:val="4D5C9413"/>
    <w:rsid w:val="4D7EB40D"/>
    <w:rsid w:val="4D9C1B4B"/>
    <w:rsid w:val="4D9FB9DC"/>
    <w:rsid w:val="4DA7AE55"/>
    <w:rsid w:val="4DA8F515"/>
    <w:rsid w:val="4DAA31B9"/>
    <w:rsid w:val="4DAAD967"/>
    <w:rsid w:val="4DABCE16"/>
    <w:rsid w:val="4DB1B18B"/>
    <w:rsid w:val="4DB744AF"/>
    <w:rsid w:val="4DBF1CF4"/>
    <w:rsid w:val="4DEAAF6A"/>
    <w:rsid w:val="4DFEF44B"/>
    <w:rsid w:val="4E0620C8"/>
    <w:rsid w:val="4E113009"/>
    <w:rsid w:val="4E1E226E"/>
    <w:rsid w:val="4E2B071C"/>
    <w:rsid w:val="4E30213C"/>
    <w:rsid w:val="4E40A297"/>
    <w:rsid w:val="4E435142"/>
    <w:rsid w:val="4E541DB7"/>
    <w:rsid w:val="4E6CBF3B"/>
    <w:rsid w:val="4E7B3743"/>
    <w:rsid w:val="4E7DA882"/>
    <w:rsid w:val="4E94A98B"/>
    <w:rsid w:val="4E94BD7E"/>
    <w:rsid w:val="4E979BF5"/>
    <w:rsid w:val="4E9DF38D"/>
    <w:rsid w:val="4EA4AC97"/>
    <w:rsid w:val="4EBB007E"/>
    <w:rsid w:val="4EBDD8B9"/>
    <w:rsid w:val="4EC145AC"/>
    <w:rsid w:val="4EC27279"/>
    <w:rsid w:val="4ED0A224"/>
    <w:rsid w:val="4ED6D3FB"/>
    <w:rsid w:val="4ED9C012"/>
    <w:rsid w:val="4EDDD907"/>
    <w:rsid w:val="4EE2B2B6"/>
    <w:rsid w:val="4EF3F693"/>
    <w:rsid w:val="4EFD6D30"/>
    <w:rsid w:val="4EFF0645"/>
    <w:rsid w:val="4F1FBFAF"/>
    <w:rsid w:val="4F2245AF"/>
    <w:rsid w:val="4F23BDDF"/>
    <w:rsid w:val="4F3B7075"/>
    <w:rsid w:val="4F42978A"/>
    <w:rsid w:val="4F48FB40"/>
    <w:rsid w:val="4F567995"/>
    <w:rsid w:val="4F59BDD9"/>
    <w:rsid w:val="4F633DA0"/>
    <w:rsid w:val="4F67906D"/>
    <w:rsid w:val="4F789F93"/>
    <w:rsid w:val="4F7B1AFB"/>
    <w:rsid w:val="4F8179AD"/>
    <w:rsid w:val="4F8C8A08"/>
    <w:rsid w:val="4F9BA58B"/>
    <w:rsid w:val="4F9FD097"/>
    <w:rsid w:val="4FACC9A1"/>
    <w:rsid w:val="4FB28FB2"/>
    <w:rsid w:val="4FB96B02"/>
    <w:rsid w:val="4FBEAC33"/>
    <w:rsid w:val="4FC0D85D"/>
    <w:rsid w:val="4FCC3A8A"/>
    <w:rsid w:val="4FCC8EDB"/>
    <w:rsid w:val="4FE6AF33"/>
    <w:rsid w:val="4FF34C90"/>
    <w:rsid w:val="50124C3E"/>
    <w:rsid w:val="5013565A"/>
    <w:rsid w:val="501D95B6"/>
    <w:rsid w:val="501EBE02"/>
    <w:rsid w:val="504D6874"/>
    <w:rsid w:val="50603606"/>
    <w:rsid w:val="5081C698"/>
    <w:rsid w:val="5083F971"/>
    <w:rsid w:val="508D54B2"/>
    <w:rsid w:val="5098B212"/>
    <w:rsid w:val="509C9F45"/>
    <w:rsid w:val="50A2000D"/>
    <w:rsid w:val="50A9143A"/>
    <w:rsid w:val="50BBBE3C"/>
    <w:rsid w:val="50BDCF34"/>
    <w:rsid w:val="50BE1479"/>
    <w:rsid w:val="50BF3F43"/>
    <w:rsid w:val="50C5EF92"/>
    <w:rsid w:val="50C63BDC"/>
    <w:rsid w:val="50E697AF"/>
    <w:rsid w:val="51020494"/>
    <w:rsid w:val="510326D7"/>
    <w:rsid w:val="5106C94E"/>
    <w:rsid w:val="5112E9CA"/>
    <w:rsid w:val="5137F07D"/>
    <w:rsid w:val="5144A035"/>
    <w:rsid w:val="516A5564"/>
    <w:rsid w:val="516E1278"/>
    <w:rsid w:val="5174B42D"/>
    <w:rsid w:val="5179BE42"/>
    <w:rsid w:val="517F1FE3"/>
    <w:rsid w:val="518DC9B1"/>
    <w:rsid w:val="51996AFB"/>
    <w:rsid w:val="51A45917"/>
    <w:rsid w:val="51A7E151"/>
    <w:rsid w:val="51A82564"/>
    <w:rsid w:val="51ABB2BA"/>
    <w:rsid w:val="51CD454F"/>
    <w:rsid w:val="51D59941"/>
    <w:rsid w:val="51F2C0F4"/>
    <w:rsid w:val="51F722E1"/>
    <w:rsid w:val="51F8AE0C"/>
    <w:rsid w:val="5201AC9D"/>
    <w:rsid w:val="5208D2C0"/>
    <w:rsid w:val="5215123C"/>
    <w:rsid w:val="521C0B82"/>
    <w:rsid w:val="52221296"/>
    <w:rsid w:val="5222D75F"/>
    <w:rsid w:val="52279AD0"/>
    <w:rsid w:val="52319CCE"/>
    <w:rsid w:val="523D65A8"/>
    <w:rsid w:val="52475FF0"/>
    <w:rsid w:val="5279C0A3"/>
    <w:rsid w:val="527ECDE9"/>
    <w:rsid w:val="528CE248"/>
    <w:rsid w:val="52B1264A"/>
    <w:rsid w:val="52BA32FA"/>
    <w:rsid w:val="52D6D935"/>
    <w:rsid w:val="52DA42BB"/>
    <w:rsid w:val="52E3FBC3"/>
    <w:rsid w:val="52E9E0CE"/>
    <w:rsid w:val="52ED9AE9"/>
    <w:rsid w:val="52F9A1E2"/>
    <w:rsid w:val="52FCFDFE"/>
    <w:rsid w:val="53164F27"/>
    <w:rsid w:val="5318E941"/>
    <w:rsid w:val="53248E16"/>
    <w:rsid w:val="53331881"/>
    <w:rsid w:val="5336BF01"/>
    <w:rsid w:val="5350DB4D"/>
    <w:rsid w:val="5353ACCD"/>
    <w:rsid w:val="536244B1"/>
    <w:rsid w:val="53659DC1"/>
    <w:rsid w:val="536F8948"/>
    <w:rsid w:val="5371BDF2"/>
    <w:rsid w:val="53802A4F"/>
    <w:rsid w:val="53807AF3"/>
    <w:rsid w:val="53872FF0"/>
    <w:rsid w:val="53936810"/>
    <w:rsid w:val="53A679CB"/>
    <w:rsid w:val="53C4EE04"/>
    <w:rsid w:val="53C7E260"/>
    <w:rsid w:val="53C83069"/>
    <w:rsid w:val="53D12B3E"/>
    <w:rsid w:val="53DF6713"/>
    <w:rsid w:val="54040D25"/>
    <w:rsid w:val="542D102C"/>
    <w:rsid w:val="54326472"/>
    <w:rsid w:val="545F9F97"/>
    <w:rsid w:val="54655733"/>
    <w:rsid w:val="5468A556"/>
    <w:rsid w:val="547D95D4"/>
    <w:rsid w:val="547E411E"/>
    <w:rsid w:val="5490256E"/>
    <w:rsid w:val="54995EC7"/>
    <w:rsid w:val="549BB331"/>
    <w:rsid w:val="54A4DCEF"/>
    <w:rsid w:val="54A649DF"/>
    <w:rsid w:val="54C7B885"/>
    <w:rsid w:val="54CA9646"/>
    <w:rsid w:val="54CD0BA4"/>
    <w:rsid w:val="54CE3342"/>
    <w:rsid w:val="54DAD499"/>
    <w:rsid w:val="54EF019A"/>
    <w:rsid w:val="550AC976"/>
    <w:rsid w:val="552CE825"/>
    <w:rsid w:val="553ACA7E"/>
    <w:rsid w:val="553D24E5"/>
    <w:rsid w:val="553D8848"/>
    <w:rsid w:val="55641BFB"/>
    <w:rsid w:val="5569AA56"/>
    <w:rsid w:val="5574BE1B"/>
    <w:rsid w:val="557BE9C7"/>
    <w:rsid w:val="557BEE6B"/>
    <w:rsid w:val="558546F6"/>
    <w:rsid w:val="55920998"/>
    <w:rsid w:val="559C410E"/>
    <w:rsid w:val="55A468B1"/>
    <w:rsid w:val="55B28B11"/>
    <w:rsid w:val="55B8FAA3"/>
    <w:rsid w:val="55BBB802"/>
    <w:rsid w:val="55C11C81"/>
    <w:rsid w:val="55D13414"/>
    <w:rsid w:val="55D7A91F"/>
    <w:rsid w:val="55D952EA"/>
    <w:rsid w:val="55DD84DA"/>
    <w:rsid w:val="55E1ACE7"/>
    <w:rsid w:val="55EE416F"/>
    <w:rsid w:val="55F4FFC1"/>
    <w:rsid w:val="5622933A"/>
    <w:rsid w:val="5624297C"/>
    <w:rsid w:val="562EBBBE"/>
    <w:rsid w:val="56473F52"/>
    <w:rsid w:val="5653AE19"/>
    <w:rsid w:val="5659F7FF"/>
    <w:rsid w:val="565A6EA1"/>
    <w:rsid w:val="565FCF47"/>
    <w:rsid w:val="566E358A"/>
    <w:rsid w:val="567AEF9F"/>
    <w:rsid w:val="568970F5"/>
    <w:rsid w:val="568D6A2D"/>
    <w:rsid w:val="5695A5AF"/>
    <w:rsid w:val="569B32AD"/>
    <w:rsid w:val="569CF76A"/>
    <w:rsid w:val="569FF645"/>
    <w:rsid w:val="56A3EF5B"/>
    <w:rsid w:val="56AD5929"/>
    <w:rsid w:val="56C1EDA6"/>
    <w:rsid w:val="56C837CE"/>
    <w:rsid w:val="56D3B245"/>
    <w:rsid w:val="56E13F3C"/>
    <w:rsid w:val="56F1BA17"/>
    <w:rsid w:val="56F21D8A"/>
    <w:rsid w:val="56FAC3D9"/>
    <w:rsid w:val="56FB8345"/>
    <w:rsid w:val="56FDEBC4"/>
    <w:rsid w:val="570059B5"/>
    <w:rsid w:val="57104E9F"/>
    <w:rsid w:val="571D0407"/>
    <w:rsid w:val="571EC6DB"/>
    <w:rsid w:val="5723A306"/>
    <w:rsid w:val="572996DF"/>
    <w:rsid w:val="57313974"/>
    <w:rsid w:val="5744E7A5"/>
    <w:rsid w:val="5749975A"/>
    <w:rsid w:val="5752981C"/>
    <w:rsid w:val="5763EBA3"/>
    <w:rsid w:val="576D3379"/>
    <w:rsid w:val="5774F692"/>
    <w:rsid w:val="577C1879"/>
    <w:rsid w:val="57892677"/>
    <w:rsid w:val="57898B1A"/>
    <w:rsid w:val="578AD7DC"/>
    <w:rsid w:val="578E7BF1"/>
    <w:rsid w:val="578F64D0"/>
    <w:rsid w:val="579BA1A6"/>
    <w:rsid w:val="579E14D3"/>
    <w:rsid w:val="579FFBA5"/>
    <w:rsid w:val="57A753E0"/>
    <w:rsid w:val="57B8775B"/>
    <w:rsid w:val="57BE11DF"/>
    <w:rsid w:val="57C0EDB8"/>
    <w:rsid w:val="57CD326F"/>
    <w:rsid w:val="57CE01F3"/>
    <w:rsid w:val="57D214B4"/>
    <w:rsid w:val="57E80F4A"/>
    <w:rsid w:val="58040D73"/>
    <w:rsid w:val="58063CEC"/>
    <w:rsid w:val="580AEC45"/>
    <w:rsid w:val="580DE425"/>
    <w:rsid w:val="58221242"/>
    <w:rsid w:val="585D34EA"/>
    <w:rsid w:val="585EAE13"/>
    <w:rsid w:val="5864A689"/>
    <w:rsid w:val="58654110"/>
    <w:rsid w:val="586B86B9"/>
    <w:rsid w:val="586BB515"/>
    <w:rsid w:val="586CB529"/>
    <w:rsid w:val="586E7855"/>
    <w:rsid w:val="587CFF95"/>
    <w:rsid w:val="588931B3"/>
    <w:rsid w:val="5899A4D2"/>
    <w:rsid w:val="589A143E"/>
    <w:rsid w:val="58A4813C"/>
    <w:rsid w:val="58AB14D8"/>
    <w:rsid w:val="58AD8EA5"/>
    <w:rsid w:val="58AE034D"/>
    <w:rsid w:val="58B6F877"/>
    <w:rsid w:val="58B72162"/>
    <w:rsid w:val="58C16108"/>
    <w:rsid w:val="58ED59EB"/>
    <w:rsid w:val="58EE6AB5"/>
    <w:rsid w:val="58EF06B0"/>
    <w:rsid w:val="5908ABBC"/>
    <w:rsid w:val="590AF755"/>
    <w:rsid w:val="5919AE9B"/>
    <w:rsid w:val="591D7D75"/>
    <w:rsid w:val="5955183D"/>
    <w:rsid w:val="59880031"/>
    <w:rsid w:val="599E59BE"/>
    <w:rsid w:val="59B47B1C"/>
    <w:rsid w:val="59BC6F9B"/>
    <w:rsid w:val="59BE1C62"/>
    <w:rsid w:val="59BEB665"/>
    <w:rsid w:val="59C276B9"/>
    <w:rsid w:val="59CC658F"/>
    <w:rsid w:val="59CFB82A"/>
    <w:rsid w:val="59E1F364"/>
    <w:rsid w:val="59E69525"/>
    <w:rsid w:val="59F3A5D3"/>
    <w:rsid w:val="59FDB864"/>
    <w:rsid w:val="5A07F104"/>
    <w:rsid w:val="5A212547"/>
    <w:rsid w:val="5A24ED2C"/>
    <w:rsid w:val="5A27F12D"/>
    <w:rsid w:val="5A308BCB"/>
    <w:rsid w:val="5A30F564"/>
    <w:rsid w:val="5A3523A1"/>
    <w:rsid w:val="5A3D96BD"/>
    <w:rsid w:val="5A424323"/>
    <w:rsid w:val="5A519DC1"/>
    <w:rsid w:val="5A5E2934"/>
    <w:rsid w:val="5A6C989F"/>
    <w:rsid w:val="5A7837CC"/>
    <w:rsid w:val="5A856AE8"/>
    <w:rsid w:val="5A922003"/>
    <w:rsid w:val="5A9D05B1"/>
    <w:rsid w:val="5A9F978F"/>
    <w:rsid w:val="5AA7F05C"/>
    <w:rsid w:val="5AABE113"/>
    <w:rsid w:val="5AB0A3B2"/>
    <w:rsid w:val="5AB1E9E3"/>
    <w:rsid w:val="5AC49D66"/>
    <w:rsid w:val="5AD46D40"/>
    <w:rsid w:val="5AD95D4A"/>
    <w:rsid w:val="5ADB6B7F"/>
    <w:rsid w:val="5ADF976E"/>
    <w:rsid w:val="5AE7B048"/>
    <w:rsid w:val="5AE84C90"/>
    <w:rsid w:val="5AF641D9"/>
    <w:rsid w:val="5B0D8CAD"/>
    <w:rsid w:val="5B1231BF"/>
    <w:rsid w:val="5B17E7D9"/>
    <w:rsid w:val="5B255594"/>
    <w:rsid w:val="5B272B0C"/>
    <w:rsid w:val="5B2C85FC"/>
    <w:rsid w:val="5B301E64"/>
    <w:rsid w:val="5B535B6E"/>
    <w:rsid w:val="5B9346E5"/>
    <w:rsid w:val="5B94B0E3"/>
    <w:rsid w:val="5BA12467"/>
    <w:rsid w:val="5BC21AAB"/>
    <w:rsid w:val="5BD91656"/>
    <w:rsid w:val="5BE83C27"/>
    <w:rsid w:val="5BF9D4C9"/>
    <w:rsid w:val="5C11A1B1"/>
    <w:rsid w:val="5C1B5413"/>
    <w:rsid w:val="5C33546C"/>
    <w:rsid w:val="5C3FA37D"/>
    <w:rsid w:val="5C496746"/>
    <w:rsid w:val="5C4FAE0C"/>
    <w:rsid w:val="5C548150"/>
    <w:rsid w:val="5C5DFBDD"/>
    <w:rsid w:val="5C8D9F84"/>
    <w:rsid w:val="5CAA710B"/>
    <w:rsid w:val="5CC631D5"/>
    <w:rsid w:val="5CDB667B"/>
    <w:rsid w:val="5CEE6EC6"/>
    <w:rsid w:val="5D01E540"/>
    <w:rsid w:val="5D0F6B32"/>
    <w:rsid w:val="5D162053"/>
    <w:rsid w:val="5D203C36"/>
    <w:rsid w:val="5D3137E3"/>
    <w:rsid w:val="5D4596EA"/>
    <w:rsid w:val="5D46253C"/>
    <w:rsid w:val="5D84B8AE"/>
    <w:rsid w:val="5D851558"/>
    <w:rsid w:val="5D9219F2"/>
    <w:rsid w:val="5D975AE9"/>
    <w:rsid w:val="5D9D1D9E"/>
    <w:rsid w:val="5DA70074"/>
    <w:rsid w:val="5DAD758B"/>
    <w:rsid w:val="5DAE6665"/>
    <w:rsid w:val="5DAF2102"/>
    <w:rsid w:val="5DB7C33C"/>
    <w:rsid w:val="5DBBA811"/>
    <w:rsid w:val="5DC134C9"/>
    <w:rsid w:val="5DC69513"/>
    <w:rsid w:val="5DD62BDC"/>
    <w:rsid w:val="5DD906E8"/>
    <w:rsid w:val="5DE27947"/>
    <w:rsid w:val="5DF2864F"/>
    <w:rsid w:val="5E29B6DF"/>
    <w:rsid w:val="5E37C4C5"/>
    <w:rsid w:val="5E3932A5"/>
    <w:rsid w:val="5E3D2F4F"/>
    <w:rsid w:val="5E3DD4A9"/>
    <w:rsid w:val="5E5A908C"/>
    <w:rsid w:val="5E71CCD4"/>
    <w:rsid w:val="5E788541"/>
    <w:rsid w:val="5E915A4B"/>
    <w:rsid w:val="5EC417C4"/>
    <w:rsid w:val="5ED4ED5D"/>
    <w:rsid w:val="5EE53B2D"/>
    <w:rsid w:val="5EEB5BEA"/>
    <w:rsid w:val="5EEBE095"/>
    <w:rsid w:val="5EF11C28"/>
    <w:rsid w:val="5EFBF9C9"/>
    <w:rsid w:val="5EFD6AE8"/>
    <w:rsid w:val="5EFE0F02"/>
    <w:rsid w:val="5F215778"/>
    <w:rsid w:val="5F26D60D"/>
    <w:rsid w:val="5F26DD60"/>
    <w:rsid w:val="5F2D9808"/>
    <w:rsid w:val="5F2EFF7F"/>
    <w:rsid w:val="5F367B90"/>
    <w:rsid w:val="5F4AF450"/>
    <w:rsid w:val="5F519EA0"/>
    <w:rsid w:val="5F594EDD"/>
    <w:rsid w:val="5F5957B6"/>
    <w:rsid w:val="5F5BDBF4"/>
    <w:rsid w:val="5F8732E6"/>
    <w:rsid w:val="5F94B696"/>
    <w:rsid w:val="5FAB671D"/>
    <w:rsid w:val="5FB816FD"/>
    <w:rsid w:val="5FBDCBB1"/>
    <w:rsid w:val="5FC1E1F2"/>
    <w:rsid w:val="5FC7EBDC"/>
    <w:rsid w:val="5FCD7F21"/>
    <w:rsid w:val="5FD030F5"/>
    <w:rsid w:val="5FE8E41F"/>
    <w:rsid w:val="5FEC9BAE"/>
    <w:rsid w:val="5FEE42E7"/>
    <w:rsid w:val="5FFBCB83"/>
    <w:rsid w:val="60018656"/>
    <w:rsid w:val="6003F137"/>
    <w:rsid w:val="6003FD72"/>
    <w:rsid w:val="60059930"/>
    <w:rsid w:val="602D8D60"/>
    <w:rsid w:val="603EFFCA"/>
    <w:rsid w:val="604B8682"/>
    <w:rsid w:val="60599546"/>
    <w:rsid w:val="606F3DB0"/>
    <w:rsid w:val="6083C8A0"/>
    <w:rsid w:val="6084E829"/>
    <w:rsid w:val="6093E60E"/>
    <w:rsid w:val="60B2E784"/>
    <w:rsid w:val="60B40B24"/>
    <w:rsid w:val="60BBC07B"/>
    <w:rsid w:val="60C1E290"/>
    <w:rsid w:val="60ECF899"/>
    <w:rsid w:val="60EF0322"/>
    <w:rsid w:val="60F06A6E"/>
    <w:rsid w:val="612432E5"/>
    <w:rsid w:val="614C52E7"/>
    <w:rsid w:val="61538000"/>
    <w:rsid w:val="61538CDD"/>
    <w:rsid w:val="615FFA99"/>
    <w:rsid w:val="616525C8"/>
    <w:rsid w:val="6181E17A"/>
    <w:rsid w:val="618E54B3"/>
    <w:rsid w:val="618F2AE5"/>
    <w:rsid w:val="6195F68D"/>
    <w:rsid w:val="619ACBA1"/>
    <w:rsid w:val="61AC35F0"/>
    <w:rsid w:val="61ACDF74"/>
    <w:rsid w:val="61B535D1"/>
    <w:rsid w:val="61B62327"/>
    <w:rsid w:val="61BCB7B8"/>
    <w:rsid w:val="61D0C745"/>
    <w:rsid w:val="61DBBE7F"/>
    <w:rsid w:val="61F4F86A"/>
    <w:rsid w:val="61FA72F2"/>
    <w:rsid w:val="61FD106B"/>
    <w:rsid w:val="62022748"/>
    <w:rsid w:val="620735F7"/>
    <w:rsid w:val="6207CC73"/>
    <w:rsid w:val="62134CA0"/>
    <w:rsid w:val="6216D0BB"/>
    <w:rsid w:val="623559FC"/>
    <w:rsid w:val="624F8888"/>
    <w:rsid w:val="625BE46B"/>
    <w:rsid w:val="62667710"/>
    <w:rsid w:val="6268931C"/>
    <w:rsid w:val="626F3C9D"/>
    <w:rsid w:val="62743157"/>
    <w:rsid w:val="627F9DA4"/>
    <w:rsid w:val="62814836"/>
    <w:rsid w:val="628534EE"/>
    <w:rsid w:val="6285B6B6"/>
    <w:rsid w:val="6289F7AE"/>
    <w:rsid w:val="628DF9A9"/>
    <w:rsid w:val="629952D8"/>
    <w:rsid w:val="62A47B9D"/>
    <w:rsid w:val="62B54238"/>
    <w:rsid w:val="62B701ED"/>
    <w:rsid w:val="62C0BC5B"/>
    <w:rsid w:val="62E38AB0"/>
    <w:rsid w:val="6305AE26"/>
    <w:rsid w:val="63227272"/>
    <w:rsid w:val="6326D833"/>
    <w:rsid w:val="632B8D45"/>
    <w:rsid w:val="63345E30"/>
    <w:rsid w:val="6346831C"/>
    <w:rsid w:val="6346F994"/>
    <w:rsid w:val="63499D87"/>
    <w:rsid w:val="634FD767"/>
    <w:rsid w:val="635C535D"/>
    <w:rsid w:val="63625776"/>
    <w:rsid w:val="63637EEC"/>
    <w:rsid w:val="637FA288"/>
    <w:rsid w:val="63842E60"/>
    <w:rsid w:val="6390B4B6"/>
    <w:rsid w:val="6394C639"/>
    <w:rsid w:val="63991C4D"/>
    <w:rsid w:val="63A1BEF3"/>
    <w:rsid w:val="63B3C227"/>
    <w:rsid w:val="63B6922B"/>
    <w:rsid w:val="63B8999A"/>
    <w:rsid w:val="63F2495B"/>
    <w:rsid w:val="63FA7565"/>
    <w:rsid w:val="63FC0776"/>
    <w:rsid w:val="63FF693E"/>
    <w:rsid w:val="6410222F"/>
    <w:rsid w:val="6417B9D7"/>
    <w:rsid w:val="641D2D97"/>
    <w:rsid w:val="64251C45"/>
    <w:rsid w:val="6426B1F2"/>
    <w:rsid w:val="643ED3A6"/>
    <w:rsid w:val="644E78F1"/>
    <w:rsid w:val="6459CBC7"/>
    <w:rsid w:val="646F39FC"/>
    <w:rsid w:val="647581E0"/>
    <w:rsid w:val="64BED934"/>
    <w:rsid w:val="64C4F88A"/>
    <w:rsid w:val="64D0B0F7"/>
    <w:rsid w:val="64D76742"/>
    <w:rsid w:val="64F621C5"/>
    <w:rsid w:val="6506777F"/>
    <w:rsid w:val="6513AA1A"/>
    <w:rsid w:val="65229D2B"/>
    <w:rsid w:val="652865AE"/>
    <w:rsid w:val="6536269E"/>
    <w:rsid w:val="653756EC"/>
    <w:rsid w:val="65428099"/>
    <w:rsid w:val="65438C5B"/>
    <w:rsid w:val="65494788"/>
    <w:rsid w:val="65560950"/>
    <w:rsid w:val="655DCEB0"/>
    <w:rsid w:val="6566FC2B"/>
    <w:rsid w:val="656B9815"/>
    <w:rsid w:val="6570CF10"/>
    <w:rsid w:val="6596C973"/>
    <w:rsid w:val="65A21016"/>
    <w:rsid w:val="65B27636"/>
    <w:rsid w:val="65B8979D"/>
    <w:rsid w:val="65BEB10D"/>
    <w:rsid w:val="65BEF728"/>
    <w:rsid w:val="65CC2E92"/>
    <w:rsid w:val="65DFA526"/>
    <w:rsid w:val="65E0F7A3"/>
    <w:rsid w:val="65E1E879"/>
    <w:rsid w:val="65E53624"/>
    <w:rsid w:val="65EBA63E"/>
    <w:rsid w:val="65EC7BFD"/>
    <w:rsid w:val="65EDEB57"/>
    <w:rsid w:val="65EEF9DE"/>
    <w:rsid w:val="660C7613"/>
    <w:rsid w:val="660E8904"/>
    <w:rsid w:val="66136D95"/>
    <w:rsid w:val="662399F3"/>
    <w:rsid w:val="66274194"/>
    <w:rsid w:val="662D1229"/>
    <w:rsid w:val="6654B8E0"/>
    <w:rsid w:val="665E322F"/>
    <w:rsid w:val="66676D33"/>
    <w:rsid w:val="6673159F"/>
    <w:rsid w:val="66753EC3"/>
    <w:rsid w:val="667A62EF"/>
    <w:rsid w:val="6681AEC7"/>
    <w:rsid w:val="6687118F"/>
    <w:rsid w:val="6695D6C1"/>
    <w:rsid w:val="669F0F18"/>
    <w:rsid w:val="66B68F0F"/>
    <w:rsid w:val="66B72F34"/>
    <w:rsid w:val="66CBCB29"/>
    <w:rsid w:val="66CECFEE"/>
    <w:rsid w:val="66D70300"/>
    <w:rsid w:val="66EFBFC8"/>
    <w:rsid w:val="66F93D71"/>
    <w:rsid w:val="6712629B"/>
    <w:rsid w:val="67184A6B"/>
    <w:rsid w:val="6738E428"/>
    <w:rsid w:val="67399BBA"/>
    <w:rsid w:val="674EA408"/>
    <w:rsid w:val="6759F27C"/>
    <w:rsid w:val="67627FC3"/>
    <w:rsid w:val="67666749"/>
    <w:rsid w:val="677D83F0"/>
    <w:rsid w:val="67963EB2"/>
    <w:rsid w:val="679C0C02"/>
    <w:rsid w:val="67AF4BDB"/>
    <w:rsid w:val="67BFAF91"/>
    <w:rsid w:val="67D5B6DE"/>
    <w:rsid w:val="67EA854C"/>
    <w:rsid w:val="67F4EB71"/>
    <w:rsid w:val="67FF3313"/>
    <w:rsid w:val="6823BACF"/>
    <w:rsid w:val="682579DE"/>
    <w:rsid w:val="682CA681"/>
    <w:rsid w:val="6849F1DB"/>
    <w:rsid w:val="685A338B"/>
    <w:rsid w:val="6860D3E3"/>
    <w:rsid w:val="6871351D"/>
    <w:rsid w:val="687D50D9"/>
    <w:rsid w:val="688474F9"/>
    <w:rsid w:val="68901D41"/>
    <w:rsid w:val="68956301"/>
    <w:rsid w:val="689CF256"/>
    <w:rsid w:val="68AA4475"/>
    <w:rsid w:val="68ABBAB5"/>
    <w:rsid w:val="68B89408"/>
    <w:rsid w:val="68CD61B2"/>
    <w:rsid w:val="68D0E7C2"/>
    <w:rsid w:val="68E473B4"/>
    <w:rsid w:val="68E73CEE"/>
    <w:rsid w:val="68FFFB68"/>
    <w:rsid w:val="691AD7EC"/>
    <w:rsid w:val="691C2949"/>
    <w:rsid w:val="69210568"/>
    <w:rsid w:val="69305238"/>
    <w:rsid w:val="694181A3"/>
    <w:rsid w:val="69544A5F"/>
    <w:rsid w:val="6967A05E"/>
    <w:rsid w:val="697DD607"/>
    <w:rsid w:val="69A5DD2C"/>
    <w:rsid w:val="69AB0BEB"/>
    <w:rsid w:val="69BDEF7B"/>
    <w:rsid w:val="69D4BB7E"/>
    <w:rsid w:val="69E6460C"/>
    <w:rsid w:val="69EE8E7B"/>
    <w:rsid w:val="69F3A3EB"/>
    <w:rsid w:val="69FAE389"/>
    <w:rsid w:val="6A188F7F"/>
    <w:rsid w:val="6A2A4A03"/>
    <w:rsid w:val="6A2D9290"/>
    <w:rsid w:val="6A2E0484"/>
    <w:rsid w:val="6A2E3035"/>
    <w:rsid w:val="6A2F20AB"/>
    <w:rsid w:val="6A562F21"/>
    <w:rsid w:val="6A6358AB"/>
    <w:rsid w:val="6A6A9BC6"/>
    <w:rsid w:val="6A737283"/>
    <w:rsid w:val="6A84C724"/>
    <w:rsid w:val="6A8A1C2C"/>
    <w:rsid w:val="6A933F68"/>
    <w:rsid w:val="6AA37D75"/>
    <w:rsid w:val="6AABBD71"/>
    <w:rsid w:val="6AD853BC"/>
    <w:rsid w:val="6ADE1A98"/>
    <w:rsid w:val="6ADE6D46"/>
    <w:rsid w:val="6AE1BC57"/>
    <w:rsid w:val="6AF3AD1D"/>
    <w:rsid w:val="6AFD7A2E"/>
    <w:rsid w:val="6B0739C7"/>
    <w:rsid w:val="6B0D053A"/>
    <w:rsid w:val="6B104977"/>
    <w:rsid w:val="6B1AA250"/>
    <w:rsid w:val="6B1C3C08"/>
    <w:rsid w:val="6B1CF4BB"/>
    <w:rsid w:val="6B281FF0"/>
    <w:rsid w:val="6B37A9E0"/>
    <w:rsid w:val="6B3A2DCB"/>
    <w:rsid w:val="6B5082B6"/>
    <w:rsid w:val="6B5646C8"/>
    <w:rsid w:val="6B6722FA"/>
    <w:rsid w:val="6B8E3A3E"/>
    <w:rsid w:val="6B9CCE91"/>
    <w:rsid w:val="6B9DBFA7"/>
    <w:rsid w:val="6BA717F8"/>
    <w:rsid w:val="6BB34549"/>
    <w:rsid w:val="6BB88566"/>
    <w:rsid w:val="6BBFF7D8"/>
    <w:rsid w:val="6BC72380"/>
    <w:rsid w:val="6BC9CBA9"/>
    <w:rsid w:val="6BD611DF"/>
    <w:rsid w:val="6BD72AEC"/>
    <w:rsid w:val="6BDC8AE1"/>
    <w:rsid w:val="6BDCD612"/>
    <w:rsid w:val="6BE6A00F"/>
    <w:rsid w:val="6BFC4420"/>
    <w:rsid w:val="6BFC512C"/>
    <w:rsid w:val="6C01B9AB"/>
    <w:rsid w:val="6C0EC9D4"/>
    <w:rsid w:val="6C18C09B"/>
    <w:rsid w:val="6C1A7EED"/>
    <w:rsid w:val="6C1E1A30"/>
    <w:rsid w:val="6C1F4AF3"/>
    <w:rsid w:val="6C2F99E8"/>
    <w:rsid w:val="6C333E40"/>
    <w:rsid w:val="6C3CEDF8"/>
    <w:rsid w:val="6C61F090"/>
    <w:rsid w:val="6C63D89F"/>
    <w:rsid w:val="6C7ADD04"/>
    <w:rsid w:val="6C7F6234"/>
    <w:rsid w:val="6C938353"/>
    <w:rsid w:val="6CA60579"/>
    <w:rsid w:val="6CA8E3C2"/>
    <w:rsid w:val="6CAD28F2"/>
    <w:rsid w:val="6CC56549"/>
    <w:rsid w:val="6CD50606"/>
    <w:rsid w:val="6CD5484E"/>
    <w:rsid w:val="6CDDD407"/>
    <w:rsid w:val="6CDDF2F3"/>
    <w:rsid w:val="6CE66167"/>
    <w:rsid w:val="6D01B60D"/>
    <w:rsid w:val="6D0C1489"/>
    <w:rsid w:val="6D0FE7A5"/>
    <w:rsid w:val="6D182765"/>
    <w:rsid w:val="6D259404"/>
    <w:rsid w:val="6D42AFE6"/>
    <w:rsid w:val="6D43E2DA"/>
    <w:rsid w:val="6D551D2A"/>
    <w:rsid w:val="6D6E4A5A"/>
    <w:rsid w:val="6D745E3B"/>
    <w:rsid w:val="6D7AF5D2"/>
    <w:rsid w:val="6DA89161"/>
    <w:rsid w:val="6DB12D3C"/>
    <w:rsid w:val="6DD23D3F"/>
    <w:rsid w:val="6DDA5C81"/>
    <w:rsid w:val="6DEA77F1"/>
    <w:rsid w:val="6DED59A3"/>
    <w:rsid w:val="6DF0EB8B"/>
    <w:rsid w:val="6DF23D69"/>
    <w:rsid w:val="6DF7BA8D"/>
    <w:rsid w:val="6DF7C1B0"/>
    <w:rsid w:val="6E0B7E2B"/>
    <w:rsid w:val="6E0FCE48"/>
    <w:rsid w:val="6E168DE6"/>
    <w:rsid w:val="6E1C04A1"/>
    <w:rsid w:val="6E3005EA"/>
    <w:rsid w:val="6E3D4586"/>
    <w:rsid w:val="6E4800D6"/>
    <w:rsid w:val="6E66AA04"/>
    <w:rsid w:val="6E6DD4AB"/>
    <w:rsid w:val="6E70E3FC"/>
    <w:rsid w:val="6E70F98D"/>
    <w:rsid w:val="6E73D269"/>
    <w:rsid w:val="6E9BA60C"/>
    <w:rsid w:val="6EA667D8"/>
    <w:rsid w:val="6EC03AD5"/>
    <w:rsid w:val="6EC085F0"/>
    <w:rsid w:val="6EC18D50"/>
    <w:rsid w:val="6EC2B6C8"/>
    <w:rsid w:val="6EC4951B"/>
    <w:rsid w:val="6ED0A1EC"/>
    <w:rsid w:val="6ED947F8"/>
    <w:rsid w:val="6EDA0284"/>
    <w:rsid w:val="6EE24573"/>
    <w:rsid w:val="6EE99AC8"/>
    <w:rsid w:val="6EEC6FD0"/>
    <w:rsid w:val="6EEE620C"/>
    <w:rsid w:val="6EF91C2D"/>
    <w:rsid w:val="6F0E359E"/>
    <w:rsid w:val="6F13C676"/>
    <w:rsid w:val="6F286C16"/>
    <w:rsid w:val="6F2C3844"/>
    <w:rsid w:val="6F2CB630"/>
    <w:rsid w:val="6F30C673"/>
    <w:rsid w:val="6F4236BE"/>
    <w:rsid w:val="6F43CCB5"/>
    <w:rsid w:val="6F4535E0"/>
    <w:rsid w:val="6F5C5005"/>
    <w:rsid w:val="6F614A52"/>
    <w:rsid w:val="6F9601F3"/>
    <w:rsid w:val="6FA5A1DB"/>
    <w:rsid w:val="6FAD2B2C"/>
    <w:rsid w:val="6FF6BECC"/>
    <w:rsid w:val="6FFFB507"/>
    <w:rsid w:val="7002886A"/>
    <w:rsid w:val="70132A29"/>
    <w:rsid w:val="70231527"/>
    <w:rsid w:val="703BA37A"/>
    <w:rsid w:val="704087A0"/>
    <w:rsid w:val="7054729A"/>
    <w:rsid w:val="70696606"/>
    <w:rsid w:val="7073BD65"/>
    <w:rsid w:val="707ACBA0"/>
    <w:rsid w:val="708D8C98"/>
    <w:rsid w:val="708E4FD9"/>
    <w:rsid w:val="7092E47D"/>
    <w:rsid w:val="70A1933D"/>
    <w:rsid w:val="70A1D5F8"/>
    <w:rsid w:val="70A41E0D"/>
    <w:rsid w:val="70B15767"/>
    <w:rsid w:val="70EDDDE6"/>
    <w:rsid w:val="70EEA774"/>
    <w:rsid w:val="70F3A5DB"/>
    <w:rsid w:val="711200A2"/>
    <w:rsid w:val="71388AA9"/>
    <w:rsid w:val="713F2880"/>
    <w:rsid w:val="71481CB1"/>
    <w:rsid w:val="7168F7E0"/>
    <w:rsid w:val="7170308B"/>
    <w:rsid w:val="7177BD52"/>
    <w:rsid w:val="71792926"/>
    <w:rsid w:val="7179AE0E"/>
    <w:rsid w:val="7182A3D7"/>
    <w:rsid w:val="7182EF67"/>
    <w:rsid w:val="71981040"/>
    <w:rsid w:val="719F0B34"/>
    <w:rsid w:val="71BAC4AB"/>
    <w:rsid w:val="71C620BB"/>
    <w:rsid w:val="71C9706B"/>
    <w:rsid w:val="71D1657F"/>
    <w:rsid w:val="71E50F99"/>
    <w:rsid w:val="71FA6DD4"/>
    <w:rsid w:val="720A9A9A"/>
    <w:rsid w:val="720CB237"/>
    <w:rsid w:val="7213F6A0"/>
    <w:rsid w:val="7223F4CD"/>
    <w:rsid w:val="722FD69A"/>
    <w:rsid w:val="724129DA"/>
    <w:rsid w:val="72493935"/>
    <w:rsid w:val="724DCE9A"/>
    <w:rsid w:val="724E4B29"/>
    <w:rsid w:val="725F4281"/>
    <w:rsid w:val="7273F530"/>
    <w:rsid w:val="7285AED7"/>
    <w:rsid w:val="729EED30"/>
    <w:rsid w:val="72A0D758"/>
    <w:rsid w:val="72AF4B70"/>
    <w:rsid w:val="72B15051"/>
    <w:rsid w:val="72B9327A"/>
    <w:rsid w:val="72B9D083"/>
    <w:rsid w:val="72C2A661"/>
    <w:rsid w:val="72E059B8"/>
    <w:rsid w:val="72EA46AC"/>
    <w:rsid w:val="72FB6569"/>
    <w:rsid w:val="72FBEFE0"/>
    <w:rsid w:val="730292F4"/>
    <w:rsid w:val="730F505A"/>
    <w:rsid w:val="7312B937"/>
    <w:rsid w:val="7313DE94"/>
    <w:rsid w:val="731F61D0"/>
    <w:rsid w:val="7332AF0F"/>
    <w:rsid w:val="7333C4C2"/>
    <w:rsid w:val="7338D891"/>
    <w:rsid w:val="73455D82"/>
    <w:rsid w:val="735A61F8"/>
    <w:rsid w:val="736AC91D"/>
    <w:rsid w:val="737905DF"/>
    <w:rsid w:val="73921E81"/>
    <w:rsid w:val="739324E9"/>
    <w:rsid w:val="7396D605"/>
    <w:rsid w:val="73C845CC"/>
    <w:rsid w:val="73DF7910"/>
    <w:rsid w:val="73E1F580"/>
    <w:rsid w:val="73E1FA10"/>
    <w:rsid w:val="73E7BC65"/>
    <w:rsid w:val="73EC693D"/>
    <w:rsid w:val="73EE66F3"/>
    <w:rsid w:val="7402CA83"/>
    <w:rsid w:val="74031C8A"/>
    <w:rsid w:val="74081FB1"/>
    <w:rsid w:val="740B96D3"/>
    <w:rsid w:val="740CF0ED"/>
    <w:rsid w:val="740EF741"/>
    <w:rsid w:val="74169CDD"/>
    <w:rsid w:val="741C61A3"/>
    <w:rsid w:val="741C6261"/>
    <w:rsid w:val="7427C41F"/>
    <w:rsid w:val="742AA44C"/>
    <w:rsid w:val="74346A7D"/>
    <w:rsid w:val="7448DD96"/>
    <w:rsid w:val="744E2854"/>
    <w:rsid w:val="74529B49"/>
    <w:rsid w:val="7456F3DA"/>
    <w:rsid w:val="74619316"/>
    <w:rsid w:val="746C2AA0"/>
    <w:rsid w:val="746D9CB5"/>
    <w:rsid w:val="748789E9"/>
    <w:rsid w:val="74898F6E"/>
    <w:rsid w:val="748CFD78"/>
    <w:rsid w:val="74969278"/>
    <w:rsid w:val="74A54BA6"/>
    <w:rsid w:val="74B3EFAF"/>
    <w:rsid w:val="74B5FF5E"/>
    <w:rsid w:val="74C619F9"/>
    <w:rsid w:val="74CC2F7B"/>
    <w:rsid w:val="74D7FCD9"/>
    <w:rsid w:val="74D8A1D6"/>
    <w:rsid w:val="74E8432F"/>
    <w:rsid w:val="74EF432E"/>
    <w:rsid w:val="74F694A5"/>
    <w:rsid w:val="7515D085"/>
    <w:rsid w:val="7518D111"/>
    <w:rsid w:val="751B366C"/>
    <w:rsid w:val="751ED44A"/>
    <w:rsid w:val="75282ED3"/>
    <w:rsid w:val="7530BCFF"/>
    <w:rsid w:val="75349638"/>
    <w:rsid w:val="7536EBA2"/>
    <w:rsid w:val="753C6D02"/>
    <w:rsid w:val="753D0F20"/>
    <w:rsid w:val="75428D44"/>
    <w:rsid w:val="755DD874"/>
    <w:rsid w:val="756595CB"/>
    <w:rsid w:val="7578B078"/>
    <w:rsid w:val="7586CF0B"/>
    <w:rsid w:val="758E2B37"/>
    <w:rsid w:val="7592ADFE"/>
    <w:rsid w:val="7597FEF8"/>
    <w:rsid w:val="75A3219C"/>
    <w:rsid w:val="75A68FCB"/>
    <w:rsid w:val="75B80E4A"/>
    <w:rsid w:val="75C176F1"/>
    <w:rsid w:val="75C9A233"/>
    <w:rsid w:val="75D9BA8E"/>
    <w:rsid w:val="75D9BFD7"/>
    <w:rsid w:val="75E06E3D"/>
    <w:rsid w:val="75E46370"/>
    <w:rsid w:val="75E67294"/>
    <w:rsid w:val="76065B9C"/>
    <w:rsid w:val="76172F6D"/>
    <w:rsid w:val="761FDAD5"/>
    <w:rsid w:val="76298F6F"/>
    <w:rsid w:val="762EE578"/>
    <w:rsid w:val="762F2906"/>
    <w:rsid w:val="7635CC18"/>
    <w:rsid w:val="7649F698"/>
    <w:rsid w:val="764C8C41"/>
    <w:rsid w:val="7650FA76"/>
    <w:rsid w:val="765BB27D"/>
    <w:rsid w:val="76652D11"/>
    <w:rsid w:val="766E94A6"/>
    <w:rsid w:val="768F95FD"/>
    <w:rsid w:val="769A2BCB"/>
    <w:rsid w:val="76A29A3B"/>
    <w:rsid w:val="76A562AC"/>
    <w:rsid w:val="76BB2552"/>
    <w:rsid w:val="76C03773"/>
    <w:rsid w:val="76E2A282"/>
    <w:rsid w:val="76EDD353"/>
    <w:rsid w:val="76F25EF8"/>
    <w:rsid w:val="76F7845D"/>
    <w:rsid w:val="772A7C85"/>
    <w:rsid w:val="773BA26E"/>
    <w:rsid w:val="774B168D"/>
    <w:rsid w:val="774E98DD"/>
    <w:rsid w:val="77634925"/>
    <w:rsid w:val="777BFCF0"/>
    <w:rsid w:val="7786D3B9"/>
    <w:rsid w:val="779069B2"/>
    <w:rsid w:val="77960BE1"/>
    <w:rsid w:val="7799FBAF"/>
    <w:rsid w:val="779ABCA8"/>
    <w:rsid w:val="779F3BFD"/>
    <w:rsid w:val="77A9ED92"/>
    <w:rsid w:val="77A9FF38"/>
    <w:rsid w:val="77AF03A5"/>
    <w:rsid w:val="77C43C1F"/>
    <w:rsid w:val="77E8A4CA"/>
    <w:rsid w:val="77EB6D0B"/>
    <w:rsid w:val="77FCC403"/>
    <w:rsid w:val="7808A6D7"/>
    <w:rsid w:val="780C678C"/>
    <w:rsid w:val="781A3B08"/>
    <w:rsid w:val="782380E7"/>
    <w:rsid w:val="7825C3BC"/>
    <w:rsid w:val="784EE28A"/>
    <w:rsid w:val="7857E5E5"/>
    <w:rsid w:val="785C69EB"/>
    <w:rsid w:val="785D96E0"/>
    <w:rsid w:val="7873B0C0"/>
    <w:rsid w:val="787C449B"/>
    <w:rsid w:val="78976AA2"/>
    <w:rsid w:val="789ED41B"/>
    <w:rsid w:val="78A5AFBF"/>
    <w:rsid w:val="78A95769"/>
    <w:rsid w:val="78AF31A8"/>
    <w:rsid w:val="78CE194D"/>
    <w:rsid w:val="78D1026E"/>
    <w:rsid w:val="78E58DC8"/>
    <w:rsid w:val="78F8F6BB"/>
    <w:rsid w:val="78FBA98A"/>
    <w:rsid w:val="79116580"/>
    <w:rsid w:val="79276B7E"/>
    <w:rsid w:val="793864A7"/>
    <w:rsid w:val="7938E56C"/>
    <w:rsid w:val="794378B2"/>
    <w:rsid w:val="7948B5E5"/>
    <w:rsid w:val="794B9E9D"/>
    <w:rsid w:val="7963D5DA"/>
    <w:rsid w:val="79754457"/>
    <w:rsid w:val="79AA70B0"/>
    <w:rsid w:val="79AD97EC"/>
    <w:rsid w:val="79B46B80"/>
    <w:rsid w:val="79B818CC"/>
    <w:rsid w:val="79C06C30"/>
    <w:rsid w:val="79C10AA6"/>
    <w:rsid w:val="79C8BBD4"/>
    <w:rsid w:val="79DDD26D"/>
    <w:rsid w:val="7A094F00"/>
    <w:rsid w:val="7A234A34"/>
    <w:rsid w:val="7A236D49"/>
    <w:rsid w:val="7A27A76E"/>
    <w:rsid w:val="7A2A7118"/>
    <w:rsid w:val="7A308B4A"/>
    <w:rsid w:val="7A487345"/>
    <w:rsid w:val="7A4CF4CB"/>
    <w:rsid w:val="7A55CAD9"/>
    <w:rsid w:val="7A57F281"/>
    <w:rsid w:val="7A63E2EB"/>
    <w:rsid w:val="7A6572D8"/>
    <w:rsid w:val="7A691CE5"/>
    <w:rsid w:val="7A6CE691"/>
    <w:rsid w:val="7A7DAC9C"/>
    <w:rsid w:val="7A826EBB"/>
    <w:rsid w:val="7A83C5A4"/>
    <w:rsid w:val="7A98A9F5"/>
    <w:rsid w:val="7AA611AA"/>
    <w:rsid w:val="7AA82B9F"/>
    <w:rsid w:val="7AAAD101"/>
    <w:rsid w:val="7AC06ECA"/>
    <w:rsid w:val="7AD502A9"/>
    <w:rsid w:val="7ADE3F72"/>
    <w:rsid w:val="7AF74C94"/>
    <w:rsid w:val="7B095616"/>
    <w:rsid w:val="7B0CCDB8"/>
    <w:rsid w:val="7B25638B"/>
    <w:rsid w:val="7B376569"/>
    <w:rsid w:val="7B551EA7"/>
    <w:rsid w:val="7B71EFC6"/>
    <w:rsid w:val="7B742035"/>
    <w:rsid w:val="7B77CDD2"/>
    <w:rsid w:val="7B8CD513"/>
    <w:rsid w:val="7B9B9EF4"/>
    <w:rsid w:val="7B9ED218"/>
    <w:rsid w:val="7BA8F5C0"/>
    <w:rsid w:val="7BB4A45D"/>
    <w:rsid w:val="7BC93A5E"/>
    <w:rsid w:val="7BCC83D5"/>
    <w:rsid w:val="7BD85675"/>
    <w:rsid w:val="7BE34CB1"/>
    <w:rsid w:val="7BF53F69"/>
    <w:rsid w:val="7BFB0413"/>
    <w:rsid w:val="7C0B11D3"/>
    <w:rsid w:val="7C289444"/>
    <w:rsid w:val="7C31581F"/>
    <w:rsid w:val="7C32566B"/>
    <w:rsid w:val="7C50643B"/>
    <w:rsid w:val="7C5839AF"/>
    <w:rsid w:val="7C5FE5D8"/>
    <w:rsid w:val="7C65C7FE"/>
    <w:rsid w:val="7C70FB70"/>
    <w:rsid w:val="7C9AE8AB"/>
    <w:rsid w:val="7C9B7E7B"/>
    <w:rsid w:val="7C9BB113"/>
    <w:rsid w:val="7C9FB2D3"/>
    <w:rsid w:val="7CC025E1"/>
    <w:rsid w:val="7CDB1DDF"/>
    <w:rsid w:val="7CE03FCF"/>
    <w:rsid w:val="7CE3E99C"/>
    <w:rsid w:val="7CE5AB14"/>
    <w:rsid w:val="7CED94B0"/>
    <w:rsid w:val="7CF4080F"/>
    <w:rsid w:val="7CF8BA81"/>
    <w:rsid w:val="7D13051E"/>
    <w:rsid w:val="7D13EB92"/>
    <w:rsid w:val="7D2580B4"/>
    <w:rsid w:val="7D50E9BB"/>
    <w:rsid w:val="7D651AE1"/>
    <w:rsid w:val="7D6B2451"/>
    <w:rsid w:val="7D7839AA"/>
    <w:rsid w:val="7D7EA66A"/>
    <w:rsid w:val="7D88AF4F"/>
    <w:rsid w:val="7D8A202E"/>
    <w:rsid w:val="7DC3AFFB"/>
    <w:rsid w:val="7DDB1226"/>
    <w:rsid w:val="7DE33A9C"/>
    <w:rsid w:val="7DE4E012"/>
    <w:rsid w:val="7E015830"/>
    <w:rsid w:val="7E27ED6F"/>
    <w:rsid w:val="7E2DE814"/>
    <w:rsid w:val="7E457908"/>
    <w:rsid w:val="7E4686C4"/>
    <w:rsid w:val="7E48F14E"/>
    <w:rsid w:val="7E55C71F"/>
    <w:rsid w:val="7E5C953C"/>
    <w:rsid w:val="7E77A815"/>
    <w:rsid w:val="7E85F1E6"/>
    <w:rsid w:val="7E8F1250"/>
    <w:rsid w:val="7EA008BE"/>
    <w:rsid w:val="7EB62E2D"/>
    <w:rsid w:val="7EBB914A"/>
    <w:rsid w:val="7EC4990C"/>
    <w:rsid w:val="7EE12845"/>
    <w:rsid w:val="7EECA051"/>
    <w:rsid w:val="7EF1FA21"/>
    <w:rsid w:val="7EF9BA4D"/>
    <w:rsid w:val="7EFD31B5"/>
    <w:rsid w:val="7F087DB3"/>
    <w:rsid w:val="7F0B8A92"/>
    <w:rsid w:val="7F0F23EA"/>
    <w:rsid w:val="7F171F27"/>
    <w:rsid w:val="7F2BEF68"/>
    <w:rsid w:val="7F3C0E50"/>
    <w:rsid w:val="7F427DCE"/>
    <w:rsid w:val="7F497FDA"/>
    <w:rsid w:val="7F54BCC0"/>
    <w:rsid w:val="7F589673"/>
    <w:rsid w:val="7F695C27"/>
    <w:rsid w:val="7F6A6B23"/>
    <w:rsid w:val="7F6EDEB5"/>
    <w:rsid w:val="7F84F643"/>
    <w:rsid w:val="7F9EFA97"/>
    <w:rsid w:val="7FA0714C"/>
    <w:rsid w:val="7FB1202D"/>
    <w:rsid w:val="7FB407C3"/>
    <w:rsid w:val="7FB450E1"/>
    <w:rsid w:val="7FCDE7DF"/>
    <w:rsid w:val="7FE8E73E"/>
    <w:rsid w:val="7FEBA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786D8"/>
  <w15:docId w15:val="{EA6092E6-E478-45DB-BA0B-88AD29EF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160" w:line="259" w:lineRule="auto"/>
      <w:ind w:left="-1" w:leftChars="-1" w:hanging="1" w:hangingChars="1"/>
      <w:textDirection w:val="btLr"/>
      <w:textAlignment w:val="top"/>
      <w:outlineLvl w:val="0"/>
    </w:pPr>
    <w:rPr>
      <w:kern w:val="2"/>
      <w:position w:val="-1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character" w:styleId="CommentTextChar" w:customStyle="1">
    <w:name w:val="Comment Text Char"/>
    <w:rPr>
      <w:w w:val="100"/>
      <w:kern w:val="2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styleId="CommentSubjectChar" w:customStyle="1">
    <w:name w:val="Comment Subject Char"/>
    <w:rPr>
      <w:b/>
      <w:bCs/>
      <w:w w:val="100"/>
      <w:kern w:val="2"/>
      <w:position w:val="-1"/>
      <w:effect w:val="none"/>
      <w:vertAlign w:val="baseline"/>
      <w:cs w:val="0"/>
      <w:em w:val="none"/>
      <w:lang w:val="en-US"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72AA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E372AA"/>
    <w:rPr>
      <w:kern w:val="2"/>
      <w:position w:val="-1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372AA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E372AA"/>
    <w:rPr>
      <w:kern w:val="2"/>
      <w:position w:val="-1"/>
      <w:sz w:val="22"/>
      <w:szCs w:val="22"/>
      <w:lang w:val="en-US" w:eastAsia="en-US"/>
    </w:rPr>
  </w:style>
  <w:style w:type="character" w:styleId="Heading1Char" w:customStyle="1">
    <w:name w:val="Heading 1 Char"/>
    <w:link w:val="Heading1"/>
    <w:uiPriority w:val="9"/>
    <w:rsid w:val="00113B0C"/>
    <w:rPr>
      <w:b/>
      <w:kern w:val="2"/>
      <w:position w:val="-1"/>
      <w:sz w:val="48"/>
      <w:szCs w:val="48"/>
      <w:lang w:val="en-US" w:eastAsia="en-US"/>
    </w:rPr>
  </w:style>
  <w:style w:type="paragraph" w:styleId="NoSpacing">
    <w:name w:val="No Spacing"/>
    <w:uiPriority w:val="1"/>
    <w:qFormat/>
    <w:rsid w:val="00677ABF"/>
    <w:rPr>
      <w:rFonts w:ascii="Aptos" w:hAnsi="Aptos" w:eastAsia="Aptos" w:cs="Aptos"/>
      <w:sz w:val="19"/>
      <w:szCs w:val="19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9/05/relationships/documenttasks" Target="documenttasks/documenttasks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0A574063-3F5D-49F1-8072-DDD7116D040E}">
    <t:Anchor>
      <t:Comment id="57750520"/>
    </t:Anchor>
    <t:History>
      <t:Event id="{D8156F66-5273-4B05-A0BB-948E1578AA3E}" time="2026-09-28T02:57:57.631Z">
        <t:Attribution userId="S::james@swahilipothub.co.ke::9858ae54-a96d-48a0-af65-adcad032cd98" userProvider="AD" userName="James Ndung'u"/>
        <t:Anchor>
          <t:Comment id="57750520"/>
        </t:Anchor>
        <t:Create/>
      </t:Event>
      <t:Event id="{BEDB96D1-7652-4B03-B6AE-4BB415F2EA24}" time="2026-09-28T02:57:57.631Z">
        <t:Attribution userId="S::james@swahilipothub.co.ke::9858ae54-a96d-48a0-af65-adcad032cd98" userProvider="AD" userName="James Ndung'u"/>
        <t:Anchor>
          <t:Comment id="57750520"/>
        </t:Anchor>
        <t:Assign userId="S::eshamohammed@swahilipothub.co.ke::2c2e9cf8-9009-496d-b198-7ec8f48d9faa" userProvider="AD" userName="Esha Mohammed Abdallah"/>
      </t:Event>
      <t:Event id="{1EA07045-B988-4A30-952E-0C5FDC978B68}" time="2026-09-28T02:57:57.631Z">
        <t:Attribution userId="S::james@swahilipothub.co.ke::9858ae54-a96d-48a0-af65-adcad032cd98" userProvider="AD" userName="James Ndung'u"/>
        <t:Anchor>
          <t:Comment id="57750520"/>
        </t:Anchor>
        <t:SetTitle title="Fireside chat or panel?? @Esha Mohammed Abdallah"/>
      </t:Event>
    </t:History>
  </t:Task>
  <t:Task id="{6AECB7FF-C45A-4C4E-8B65-F2A417F4F37D}">
    <t:Anchor>
      <t:Comment id="925360270"/>
    </t:Anchor>
    <t:History>
      <t:Event id="{9E304213-655C-4721-AD4E-2EDF264CB465}" time="2026-10-15T03:34:19.921Z">
        <t:Attribution userId="S::james@swahilipothub.co.ke::9858ae54-a96d-48a0-af65-adcad032cd98" userProvider="AD" userName="James Ndung'u"/>
        <t:Anchor>
          <t:Comment id="925360270"/>
        </t:Anchor>
        <t:Create/>
      </t:Event>
      <t:Event id="{EDCBA5FC-0868-42FD-8941-3C6865B9782C}" time="2026-10-15T03:34:19.921Z">
        <t:Attribution userId="S::james@swahilipothub.co.ke::9858ae54-a96d-48a0-af65-adcad032cd98" userProvider="AD" userName="James Ndung'u"/>
        <t:Anchor>
          <t:Comment id="925360270"/>
        </t:Anchor>
        <t:Assign userId="S::mmbetsangome@swahilipothub.co.ke::7f687801-f851-4415-b785-2186a865ccb8" userProvider="AD" userName="M'mbetsa Ngome"/>
      </t:Event>
      <t:Event id="{10921442-3A24-4BD3-BBB4-B725325F02AE}" time="2026-10-15T03:34:19.921Z">
        <t:Attribution userId="S::james@swahilipothub.co.ke::9858ae54-a96d-48a0-af65-adcad032cd98" userProvider="AD" userName="James Ndung'u"/>
        <t:Anchor>
          <t:Comment id="925360270"/>
        </t:Anchor>
        <t:SetTitle title="@M'mbetsa Ngome Kindly conclude on this with @Mbugua Kinuthia and update accordingly"/>
      </t:Event>
    </t:History>
  </t:Task>
  <t:Task id="{41C3F1A8-8247-496C-A98E-2D107B9CD7CC}">
    <t:Anchor>
      <t:Comment id="113145564"/>
    </t:Anchor>
    <t:History>
      <t:Event id="{AE8391CA-AD21-42FF-8FC8-EED8DC1A28A7}" time="2026-10-15T03:50:03.481Z">
        <t:Attribution userId="S::james@swahilipothub.co.ke::9858ae54-a96d-48a0-af65-adcad032cd98" userProvider="AD" userName="James Ndung'u"/>
        <t:Anchor>
          <t:Comment id="113145564"/>
        </t:Anchor>
        <t:Create/>
      </t:Event>
      <t:Event id="{79A6C190-A93B-4BC4-89EF-8869723C968F}" time="2026-10-15T03:50:03.481Z">
        <t:Attribution userId="S::james@swahilipothub.co.ke::9858ae54-a96d-48a0-af65-adcad032cd98" userProvider="AD" userName="James Ndung'u"/>
        <t:Anchor>
          <t:Comment id="113145564"/>
        </t:Anchor>
        <t:Assign userId="S::wabosha@swahilipothub.co.ke::c709bad7-60b5-42d6-9427-79dd5d817327" userProvider="AD" userName="Sophia Wabosha"/>
      </t:Event>
      <t:Event id="{45C278D5-69FB-4E03-861A-2C12644A35F2}" time="2026-10-15T03:50:03.481Z">
        <t:Attribution userId="S::james@swahilipothub.co.ke::9858ae54-a96d-48a0-af65-adcad032cd98" userProvider="AD" userName="James Ndung'u"/>
        <t:Anchor>
          <t:Comment id="113145564"/>
        </t:Anchor>
        <t:SetTitle title="@Sophia Wabosha Who are these people?"/>
      </t:Event>
    </t:History>
  </t:Task>
  <t:Task id="{F1CB3E4B-6C60-4C07-BEF7-5CFEF9FD25BC}">
    <t:Anchor>
      <t:Comment id="1457327354"/>
    </t:Anchor>
    <t:History>
      <t:Event id="{54AB717C-DFC5-4BB5-94F1-CC011B6F1021}" time="2026-10-15T03:56:19.128Z">
        <t:Attribution userId="S::james@swahilipothub.co.ke::9858ae54-a96d-48a0-af65-adcad032cd98" userProvider="AD" userName="James Ndung'u"/>
        <t:Anchor>
          <t:Comment id="1457327354"/>
        </t:Anchor>
        <t:Create/>
      </t:Event>
      <t:Event id="{6FCFD620-9877-4789-A920-E7DF9E0D8EBB}" time="2026-10-15T03:56:19.128Z">
        <t:Attribution userId="S::james@swahilipothub.co.ke::9858ae54-a96d-48a0-af65-adcad032cd98" userProvider="AD" userName="James Ndung'u"/>
        <t:Anchor>
          <t:Comment id="1457327354"/>
        </t:Anchor>
        <t:Assign userId="S::s.owino@swahilipothub.co.ke::46705629-c68b-4c01-9895-625f8ae82b5b" userProvider="AD" userName="Sharon Owino"/>
      </t:Event>
      <t:Event id="{A366F426-B2DA-444C-A1DF-A3A4ECB7C24D}" time="2026-10-15T03:56:19.128Z">
        <t:Attribution userId="S::james@swahilipothub.co.ke::9858ae54-a96d-48a0-af65-adcad032cd98" userProvider="AD" userName="James Ndung'u"/>
        <t:Anchor>
          <t:Comment id="1457327354"/>
        </t:Anchor>
        <t:SetTitle title="Titles? @Sharon Owino"/>
      </t:Event>
    </t:History>
  </t:Task>
  <t:Task id="{FCCE3BC6-45B3-453F-883F-9E192DA644F6}">
    <t:Anchor>
      <t:Comment id="1438712551"/>
    </t:Anchor>
    <t:History>
      <t:Event id="{E4C2C6B9-F0AD-4300-85DD-2D3CE3CD2AA8}" time="2026-10-15T03:55:59.265Z">
        <t:Attribution userId="S::james@swahilipothub.co.ke::9858ae54-a96d-48a0-af65-adcad032cd98" userProvider="AD" userName="James Ndung'u"/>
        <t:Anchor>
          <t:Comment id="1438712551"/>
        </t:Anchor>
        <t:Create/>
      </t:Event>
      <t:Event id="{5396161F-0865-4CF6-85E4-C2451414BEA9}" time="2026-10-15T03:55:59.265Z">
        <t:Attribution userId="S::james@swahilipothub.co.ke::9858ae54-a96d-48a0-af65-adcad032cd98" userProvider="AD" userName="James Ndung'u"/>
        <t:Anchor>
          <t:Comment id="1438712551"/>
        </t:Anchor>
        <t:Assign userId="S::s.owino@swahilipothub.co.ke::46705629-c68b-4c01-9895-625f8ae82b5b" userProvider="AD" userName="Sharon Owino"/>
      </t:Event>
      <t:Event id="{54FF6388-095E-487B-BFBB-DD1AB34834CD}" time="2026-10-15T03:55:59.265Z">
        <t:Attribution userId="S::james@swahilipothub.co.ke::9858ae54-a96d-48a0-af65-adcad032cd98" userProvider="AD" userName="James Ndung'u"/>
        <t:Anchor>
          <t:Comment id="1438712551"/>
        </t:Anchor>
        <t:SetTitle title="Titles? @Sharon Owino"/>
      </t:Event>
    </t:History>
  </t:Task>
  <t:Task id="{C78D792C-6FEF-4D57-BA30-C5BE5BEF299C}">
    <t:Anchor>
      <t:Comment id="457500755"/>
    </t:Anchor>
    <t:History>
      <t:Event id="{38AE072E-619C-4D42-A2DD-84659C601F6C}" time="2026-10-18T06:34:54.678Z">
        <t:Attribution userId="S::james@swahilipothub.co.ke::9858ae54-a96d-48a0-af65-adcad032cd98" userProvider="AD" userName="James Ndung'u"/>
        <t:Anchor>
          <t:Comment id="457500755"/>
        </t:Anchor>
        <t:Create/>
      </t:Event>
      <t:Event id="{3D5115AE-730E-42E8-A382-8A74DFCBE1DF}" time="2026-10-18T06:34:54.678Z">
        <t:Attribution userId="S::james@swahilipothub.co.ke::9858ae54-a96d-48a0-af65-adcad032cd98" userProvider="AD" userName="James Ndung'u"/>
        <t:Anchor>
          <t:Comment id="457500755"/>
        </t:Anchor>
        <t:Assign userId="S::mmbetsangome@swahilipothub.co.ke::7f687801-f851-4415-b785-2186a865ccb8" userProvider="AD" userName="M'mbetsa Ngome"/>
      </t:Event>
      <t:Event id="{1A613157-A87B-4E3F-84C0-86BB263DF061}" time="2026-10-18T06:34:54.678Z">
        <t:Attribution userId="S::james@swahilipothub.co.ke::9858ae54-a96d-48a0-af65-adcad032cd98" userProvider="AD" userName="James Ndung'u"/>
        <t:Anchor>
          <t:Comment id="457500755"/>
        </t:Anchor>
        <t:SetTitle title="@M'mbetsa Ngome Whats up here?"/>
      </t:Event>
    </t:History>
  </t:Task>
  <t:Task id="{60C0B61A-77DA-4377-9B25-64181D529286}">
    <t:Anchor>
      <t:Comment id="1139490729"/>
    </t:Anchor>
    <t:History>
      <t:Event id="{25F9E80D-5E03-4420-8F74-DA3FB00C5B47}" time="2026-10-15T03:59:12.575Z">
        <t:Attribution userId="S::james@swahilipothub.co.ke::9858ae54-a96d-48a0-af65-adcad032cd98" userProvider="AD" userName="James Ndung'u"/>
        <t:Anchor>
          <t:Comment id="1139490729"/>
        </t:Anchor>
        <t:Create/>
      </t:Event>
      <t:Event id="{3A8D8564-C5FD-4EE9-AB15-61C17F184882}" time="2026-10-15T03:59:12.575Z">
        <t:Attribution userId="S::james@swahilipothub.co.ke::9858ae54-a96d-48a0-af65-adcad032cd98" userProvider="AD" userName="James Ndung'u"/>
        <t:Anchor>
          <t:Comment id="1139490729"/>
        </t:Anchor>
        <t:Assign userId="S::eshamohammed@swahilipothub.co.ke::2c2e9cf8-9009-496d-b198-7ec8f48d9faa" userProvider="AD" userName="Esha Mohammed Abdallah"/>
      </t:Event>
      <t:Event id="{00AB8C81-8EF1-4035-863C-977BB9E830CE}" time="2026-10-15T03:59:12.575Z">
        <t:Attribution userId="S::james@swahilipothub.co.ke::9858ae54-a96d-48a0-af65-adcad032cd98" userProvider="AD" userName="James Ndung'u"/>
        <t:Anchor>
          <t:Comment id="1139490729"/>
        </t:Anchor>
        <t:SetTitle title="@Esha Mohammed Abdallah Full names and titles"/>
      </t:Event>
    </t:History>
  </t:Task>
  <t:Task id="{A8764A77-C346-4794-A970-E94F500968D6}">
    <t:Anchor>
      <t:Comment id="517398699"/>
    </t:Anchor>
    <t:History>
      <t:Event id="{8170C77F-F5CD-4D84-81B1-0B6E987A2A4A}" time="2026-10-18T07:38:02.116Z">
        <t:Attribution userId="S::james@swahilipothub.co.ke::9858ae54-a96d-48a0-af65-adcad032cd98" userProvider="AD" userName="James Ndung'u"/>
        <t:Anchor>
          <t:Comment id="517398699"/>
        </t:Anchor>
        <t:Create/>
      </t:Event>
      <t:Event id="{DC3D027E-11F1-4535-B2AD-3EBAD3A7DD2F}" time="2026-10-18T07:38:02.116Z">
        <t:Attribution userId="S::james@swahilipothub.co.ke::9858ae54-a96d-48a0-af65-adcad032cd98" userProvider="AD" userName="James Ndung'u"/>
        <t:Anchor>
          <t:Comment id="517398699"/>
        </t:Anchor>
        <t:Assign userId="S::mmbetsangome@swahilipothub.co.ke::7f687801-f851-4415-b785-2186a865ccb8" userProvider="AD" userName="M'mbetsa Ngome"/>
      </t:Event>
      <t:Event id="{6BD52937-E66D-49FA-92D7-5FE4A0ED71D0}" time="2026-10-18T07:38:02.116Z">
        <t:Attribution userId="S::james@swahilipothub.co.ke::9858ae54-a96d-48a0-af65-adcad032cd98" userProvider="AD" userName="James Ndung'u"/>
        <t:Anchor>
          <t:Comment id="517398699"/>
        </t:Anchor>
        <t:SetTitle title="@M'mbetsa Ngome Please include their titles"/>
      </t:Event>
    </t:History>
  </t:Task>
  <t:Task id="{440FC413-1371-40FD-8F20-E548D3F9F733}">
    <t:Anchor>
      <t:Comment id="1812377683"/>
    </t:Anchor>
    <t:History>
      <t:Event id="{49651020-D686-4021-9850-0A3770EB8B75}" time="2026-10-18T08:25:15.25Z">
        <t:Attribution userId="S::james@swahilipothub.co.ke::9858ae54-a96d-48a0-af65-adcad032cd98" userProvider="AD" userName="James Ndung'u"/>
        <t:Anchor>
          <t:Comment id="1812377683"/>
        </t:Anchor>
        <t:Create/>
      </t:Event>
      <t:Event id="{9E5D6620-23EC-4C72-B66B-B58E313883E7}" time="2026-10-18T08:25:15.25Z">
        <t:Attribution userId="S::james@swahilipothub.co.ke::9858ae54-a96d-48a0-af65-adcad032cd98" userProvider="AD" userName="James Ndung'u"/>
        <t:Anchor>
          <t:Comment id="1812377683"/>
        </t:Anchor>
        <t:Assign userId="S::jackie@swahilipothub.co.ke::48940666-8154-4097-8e6b-614025dc4e86" userProvider="AD" userName="Jacqueline Jepkoech Kiplagat"/>
      </t:Event>
      <t:Event id="{D5CEA653-E947-4EAD-BF48-570BE7EB6808}" time="2026-10-18T08:25:15.25Z">
        <t:Attribution userId="S::james@swahilipothub.co.ke::9858ae54-a96d-48a0-af65-adcad032cd98" userProvider="AD" userName="James Ndung'u"/>
        <t:Anchor>
          <t:Comment id="1812377683"/>
        </t:Anchor>
        <t:SetTitle title="@Jacqueline Jepkoech Kiplagat Please add the titles"/>
      </t:Event>
    </t:History>
  </t:Task>
  <t:Task id="{4AC71423-B3EB-49D4-975A-53F3FD01C0D3}">
    <t:Anchor>
      <t:Comment id="1724937170"/>
    </t:Anchor>
    <t:History>
      <t:Event id="{E73095C2-23CE-4A52-9E74-ABD7905BE864}" time="2026-10-18T13:14:55.51Z">
        <t:Attribution userId="S::james@swahilipothub.co.ke::9858ae54-a96d-48a0-af65-adcad032cd98" userProvider="AD" userName="James Ndung'u"/>
        <t:Anchor>
          <t:Comment id="1724937170"/>
        </t:Anchor>
        <t:Create/>
      </t:Event>
      <t:Event id="{3810BD5A-08B8-44A8-B6CE-597BFE33476A}" time="2026-10-18T13:14:55.51Z">
        <t:Attribution userId="S::james@swahilipothub.co.ke::9858ae54-a96d-48a0-af65-adcad032cd98" userProvider="AD" userName="James Ndung'u"/>
        <t:Anchor>
          <t:Comment id="1724937170"/>
        </t:Anchor>
        <t:Assign userId="S::wabosha@swahilipothub.co.ke::c709bad7-60b5-42d6-9427-79dd5d817327" userProvider="AD" userName="Sophia Wabosha"/>
      </t:Event>
      <t:Event id="{98B53C86-0574-4870-9F8B-AB4E1ADC5CEF}" time="2026-10-18T13:14:55.51Z">
        <t:Attribution userId="S::james@swahilipothub.co.ke::9858ae54-a96d-48a0-af65-adcad032cd98" userProvider="AD" userName="James Ndung'u"/>
        <t:Anchor>
          <t:Comment id="1724937170"/>
        </t:Anchor>
        <t:SetTitle title="@Sophia Wabosha Any progress here?"/>
      </t:Event>
    </t:History>
  </t:Task>
  <t:Task id="{F62AAC03-1055-4FD0-9003-9AEE04EB2CBB}">
    <t:Anchor>
      <t:Comment id="874013956"/>
    </t:Anchor>
    <t:History>
      <t:Event id="{0065B9AC-EB4A-4978-A51C-27D6D7504C06}" time="2026-10-19T06:57:41.338Z">
        <t:Attribution userId="S::james@swahilipothub.co.ke::9858ae54-a96d-48a0-af65-adcad032cd98" userProvider="AD" userName="James Ndung'u"/>
        <t:Anchor>
          <t:Comment id="941323837"/>
        </t:Anchor>
        <t:Create/>
      </t:Event>
      <t:Event id="{79C3EC07-1CA9-47BA-AB31-2076985BE07B}" time="2026-10-19T06:57:41.338Z">
        <t:Attribution userId="S::james@swahilipothub.co.ke::9858ae54-a96d-48a0-af65-adcad032cd98" userProvider="AD" userName="James Ndung'u"/>
        <t:Anchor>
          <t:Comment id="941323837"/>
        </t:Anchor>
        <t:Assign userId="S::wabosha@swahilipothub.co.ke::c709bad7-60b5-42d6-9427-79dd5d817327" userProvider="AD" userName="Sophia Wabosha"/>
      </t:Event>
      <t:Event id="{0795B625-4707-4913-8900-85CD905F0F9B}" time="2026-10-19T06:57:41.338Z">
        <t:Attribution userId="S::james@swahilipothub.co.ke::9858ae54-a96d-48a0-af65-adcad032cd98" userProvider="AD" userName="James Ndung'u"/>
        <t:Anchor>
          <t:Comment id="941323837"/>
        </t:Anchor>
        <t:SetTitle title="@Sophia Wabosha"/>
      </t:Event>
    </t:History>
  </t:Task>
  <t:Task id="{A0E81F0E-75DC-44EA-B7CC-B0D9E27534B3}">
    <t:Anchor>
      <t:Comment id="654029203"/>
    </t:Anchor>
    <t:History>
      <t:Event id="{4EF626ED-B137-4B35-B8C7-D4C2BE9B7798}" time="2026-10-21T11:39:24.814Z">
        <t:Attribution userId="S::james@swahilipothub.co.ke::9858ae54-a96d-48a0-af65-adcad032cd98" userProvider="AD" userName="James Ndung'u"/>
        <t:Anchor>
          <t:Comment id="654029203"/>
        </t:Anchor>
        <t:Create/>
      </t:Event>
      <t:Event id="{952B9FEF-44A7-44AB-B13A-36C9A314B323}" time="2026-10-21T11:39:24.814Z">
        <t:Attribution userId="S::james@swahilipothub.co.ke::9858ae54-a96d-48a0-af65-adcad032cd98" userProvider="AD" userName="James Ndung'u"/>
        <t:Anchor>
          <t:Comment id="654029203"/>
        </t:Anchor>
        <t:Assign userId="S::jackie@swahilipothub.co.ke::48940666-8154-4097-8e6b-614025dc4e86" userProvider="AD" userName="Jacqueline Jepkoech Kiplagat"/>
      </t:Event>
      <t:Event id="{B4841C14-655E-42BF-BDA9-17FEEE78EA25}" time="2026-10-21T11:39:24.814Z">
        <t:Attribution userId="S::james@swahilipothub.co.ke::9858ae54-a96d-48a0-af65-adcad032cd98" userProvider="AD" userName="James Ndung'u"/>
        <t:Anchor>
          <t:Comment id="654029203"/>
        </t:Anchor>
        <t:SetTitle title="@Jacqueline Jepkoech Kiplagat Kindly share details here"/>
      </t:Event>
    </t:History>
  </t:Task>
  <t:Task id="{45A0A2F4-C18A-4114-A12E-78BC42EF3BD7}">
    <t:Anchor>
      <t:Comment id="900438663"/>
    </t:Anchor>
    <t:History>
      <t:Event id="{339B9C3D-445A-48C3-AF26-A1D3A0550EBA}" time="2026-10-22T10:47:08.41Z">
        <t:Attribution userId="S::james@swahilipothub.co.ke::9858ae54-a96d-48a0-af65-adcad032cd98" userProvider="AD" userName="James Ndung'u"/>
        <t:Anchor>
          <t:Comment id="900438663"/>
        </t:Anchor>
        <t:Create/>
      </t:Event>
      <t:Event id="{7C5FCB4C-747D-4E09-8620-6B7450C4A827}" time="2026-10-22T10:47:08.41Z">
        <t:Attribution userId="S::james@swahilipothub.co.ke::9858ae54-a96d-48a0-af65-adcad032cd98" userProvider="AD" userName="James Ndung'u"/>
        <t:Anchor>
          <t:Comment id="900438663"/>
        </t:Anchor>
        <t:Assign userId="S::wabosha@swahilipothub.co.ke::c709bad7-60b5-42d6-9427-79dd5d817327" userProvider="AD" userName="Sophia Wabosha"/>
      </t:Event>
      <t:Event id="{C1360872-B013-424D-A39C-DF91C7D62F9E}" time="2026-10-22T10:47:08.41Z">
        <t:Attribution userId="S::james@swahilipothub.co.ke::9858ae54-a96d-48a0-af65-adcad032cd98" userProvider="AD" userName="James Ndung'u"/>
        <t:Anchor>
          <t:Comment id="900438663"/>
        </t:Anchor>
        <t:SetTitle title="Titles? @Sophia Wabosha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rsPCguuyXcArUwwo4r6R4KByw==">CgMxLjAyCGguZ2pkZ3hzOAByITExTXlONUYzX28xaDlSbFlxQjdrZnp3Wkp5eWJfcmVXbg==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Ndungu</dc:creator>
  <keywords/>
  <lastModifiedBy>Sophia Wabosha</lastModifiedBy>
  <revision>53</revision>
  <lastPrinted>2023-09-14T12:53:00.0000000Z</lastPrinted>
  <dcterms:created xsi:type="dcterms:W3CDTF">2026-09-11T00:09:00.0000000Z</dcterms:created>
  <dcterms:modified xsi:type="dcterms:W3CDTF">2026-10-23T10:16:13.0564004Z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0a3d6881-c4fd-4de2-be5d-c5482e4c3904</vt:lpwstr>
  </property>
</Properties>
</file>